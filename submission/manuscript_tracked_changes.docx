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0" w:after="120"/>
        <w:rPr>
          <w:del w:id="9002" w:author="نویسنده" w:date="2026-10-18T12:19:01Z"/>
        </w:rPr>
      </w:pPr>
      <w:del w:id="9001" w:author="نویسنده" w:date="2026-10-18T12:19:01Z">
        <w:r>
          <w:rPr>
            <w:i/>
            <w:iCs/>
            <w:sz w:val="22"/>
            <w:szCs w:val="22"/>
          </w:rPr>
          <w:delText>Scoping review</w:delText>
        </w:r>
      </w:del>
    </w:p>
    <w:p>
      <w:pPr>
        <w:spacing w:after="480"/>
      </w:pPr>
      <w:del w:id="9003" w:author="نویسنده" w:date="2026-10-18T12:19:01Z">
        <w:r>
          <w:rPr>
            <w:b/>
            <w:bCs/>
            <w:sz w:val="32"/>
            <w:szCs w:val="32"/>
          </w:rPr>
          <w:delText xml:space="preserve">Randomized</w:delText>
        </w:r>
      </w:del>
      <w:ins w:id="9004" w:author="نویسنده" w:date="2026-10-18T12:19:01Z">
        <w:r>
          <w:rPr>
            <w:rFonts w:ascii="Times New Roman" w:cs="Times New Roman" w:eastAsia="Times New Roman" w:hAnsi="Times New Roman"/>
            <w:b/>
            <w:bCs/>
            <w:sz w:val="32"/>
            <w:szCs w:val="32"/>
          </w:rPr>
          <w:t xml:space="preserve">Randomised</w:t>
        </w:r>
      </w:ins>
      <w:r>
        <w:rPr>
          <w:b/>
          <w:bCs/>
          <w:sz w:val="32"/>
          <w:szCs w:val="32"/>
        </w:rPr>
        <w:t xml:space="preserve"> Trials of Digital Interventions Reporting Occupational Burnout Outcomes: A Scoping Review and Evidence Map</w:t>
      </w:r>
    </w:p>
    <w:p>
      <w:pPr>
        <w:spacing w:after="160" w:line="400" w:lineRule="auto"/>
        <w:jc w:val="both"/>
        <w:rPr>
          <w:del w:id="9009" w:author="نویسنده" w:date="2026-10-18T12:19:01Z"/>
        </w:rPr>
      </w:pPr>
      <w:del w:id="9005" w:author="نویسنده" w:date="2026-10-18T12:19:01Z">
        <w:r>
          <w:rPr>
            <w:b/>
            <w:bCs/>
          </w:rPr>
          <w:delText>Author:</w:delText>
        </w:r>
      </w:del>
      <w:del w:id="9006" w:author="نویسنده" w:date="2026-10-18T12:19:01Z">
        <w:r>
          <w:delText xml:space="preserve"> [Name], [affiliation]. </w:delText>
        </w:r>
      </w:del>
      <w:del w:id="9007" w:author="نویسنده" w:date="2026-10-18T12:19:01Z">
        <w:r>
          <w:rPr>
            <w:b/>
            <w:bCs/>
          </w:rPr>
          <w:delText>Corresponding author:</w:delText>
        </w:r>
      </w:del>
      <w:del w:id="9008" w:author="نویسنده" w:date="2026-10-18T12:19:01Z">
        <w:r>
          <w:delText xml:space="preserve"> [Name], [postal address]; email: </w:delText>
        </w:r>
      </w:del>
    </w:p>
    <w:p>
      <w:pPr>
        <w:spacing w:after="160" w:line="400" w:lineRule="auto"/>
        <w:jc w:val="both"/>
        <w:rPr>
          <w:del w:id="9012" w:author="نویسنده" w:date="2026-10-18T12:19:01Z"/>
        </w:rPr>
      </w:pPr>
      <w:del w:id="9010" w:author="نویسنده" w:date="2026-10-18T12:19:01Z">
        <w:r>
          <w:rPr>
            <w:b/>
            <w:bCs/>
          </w:rPr>
          <w:delText>Running title:</w:delText>
        </w:r>
      </w:del>
      <w:del w:id="9011" w:author="نویسنده" w:date="2026-10-18T12:19:01Z">
        <w:r>
          <w:delText xml:space="preserve"> Digital interventions and occupational burnout: an evidence map</w:delText>
        </w:r>
      </w:del>
    </w:p>
    <w:p>
      <w:pPr>
        <w:rPr>
          <w:del w:id="9014" w:author="نویسنده" w:date="2026-10-18T12:19:01Z"/>
        </w:rPr>
      </w:pPr>
      <w:del w:id="9013" w:author="نویسنده" w:date="2026-10-18T12:19:01Z">
        <w:r>
          <w:br w:type="page"/>
        </w:r>
      </w:del>
    </w:p>
    <w:p w14:paraId="07BAAADC" w14:textId="77777777" w:rsidR="001D2698" w:rsidRDefault="00000000">
      <w:pPr>
        <w:pStyle w:val="Heading1"/>
        <w:spacing w:before="360" w:after="180"/>
      </w:pPr>
      <w:r>
        <w:rPr>
          <w:b/>
          <w:bCs/>
          <w:sz w:val="28"/>
          <w:szCs w:val="28"/>
        </w:rPr>
        <w:lastRenderedPageBreak/>
        <w:t>Abstract</w:t>
      </w:r>
    </w:p>
    <w:p>
      <w:pPr>
        <w:spacing w:after="160" w:line="400" w:lineRule="auto"/>
        <w:jc w:val="both"/>
        <w:rPr>
          <w:del w:id="9017" w:author="نویسنده" w:date="2026-10-18T12:19:01Z"/>
        </w:rPr>
      </w:pPr>
      <w:del w:id="9015" w:author="نویسنده" w:date="2026-10-18T12:19:01Z">
        <w:r>
          <w:rPr>
            <w:b/>
            <w:bCs/>
          </w:rPr>
          <w:delText>Background:</w:delText>
        </w:r>
      </w:del>
      <w:del w:id="9016" w:author="نویسنده" w:date="2026-10-18T12:19:01Z">
        <w:r>
          <w:delText xml:space="preserve"> Digital programs are widely used against occupational burnout, but randomized evidence has been reviewed only within single professions or broader mental-health outcomes.</w:delText>
        </w:r>
      </w:del>
    </w:p>
    <w:p>
      <w:pPr>
        <w:spacing w:after="160" w:line="400" w:lineRule="auto"/>
        <w:jc w:val="both"/>
      </w:pPr>
      <w:del w:id="9018" w:author="نویسنده" w:date="2026-10-18T12:19:01Z">
        <w:r>
          <w:rPr>
            <w:b/>
            <w:bCs/>
          </w:rPr>
          <w:delText xml:space="preserve">Objective:</w:delText>
        </w:r>
        <w:r>
          <w:delText xml:space="preserve"> To map randomized trials of any digitally delivered intervention</w:delText>
        </w:r>
      </w:del>
      <w:ins w:id="9019" w:author="نویسنده" w:date="2026-10-18T12:19:01Z">
        <w:r>
          <w:rPr>
            <w:rFonts w:ascii="Times New Roman" w:cs="Times New Roman" w:eastAsia="Times New Roman" w:hAnsi="Times New Roman"/>
            <w:b/>
            <w:bCs/>
            <w:sz w:val="24"/>
            <w:szCs w:val="24"/>
          </w:rPr>
          <w:t xml:space="preserve">Objectives:</w:t>
        </w:r>
        <w:r>
          <w:rPr>
            <w:rFonts w:ascii="Times New Roman" w:cs="Times New Roman" w:eastAsia="Times New Roman" w:hAnsi="Times New Roman"/>
            <w:sz w:val="24"/>
            <w:szCs w:val="24"/>
          </w:rPr>
          <w:t xml:space="preserve"> To map randomised trials of digitally delivered interventions</w:t>
        </w:r>
      </w:ins>
      <w:r>
        <w:t xml:space="preserve"> in working populations that reported </w:t>
      </w:r>
      <w:ins w:id="9020" w:author="نویسنده" w:date="2026-10-18T12:19:01Z">
        <w:r>
          <w:rPr>
            <w:rFonts w:ascii="Times New Roman" w:cs="Times New Roman" w:eastAsia="Times New Roman" w:hAnsi="Times New Roman"/>
            <w:sz w:val="24"/>
            <w:szCs w:val="24"/>
          </w:rPr>
          <w:t xml:space="preserve">occupational </w:t>
        </w:r>
      </w:ins>
      <w:r>
        <w:t xml:space="preserve">burnout as an outcome.</w:t>
      </w:r>
    </w:p>
    <w:p>
      <w:pPr>
        <w:spacing w:after="160" w:line="400"/>
        <w:jc w:val="both"/>
        <w:rPr>
          <w:ins w:id="9023" w:author="نویسنده" w:date="2026-10-18T12:19:01Z"/>
        </w:rPr>
      </w:pPr>
      <w:ins w:id="9021" w:author="نویسنده" w:date="2026-10-18T12:19:01Z">
        <w:r>
          <w:rPr>
            <w:rFonts w:ascii="Times New Roman" w:cs="Times New Roman" w:eastAsia="Times New Roman" w:hAnsi="Times New Roman"/>
            <w:b/>
            <w:bCs/>
            <w:sz w:val="24"/>
            <w:szCs w:val="24"/>
          </w:rPr>
          <w:t xml:space="preserve">Study design:</w:t>
        </w:r>
      </w:ins>
      <w:ins w:id="9022" w:author="نویسنده" w:date="2026-10-18T12:19:01Z">
        <w:r>
          <w:rPr>
            <w:rFonts w:ascii="Times New Roman" w:cs="Times New Roman" w:eastAsia="Times New Roman" w:hAnsi="Times New Roman"/>
            <w:sz w:val="24"/>
            <w:szCs w:val="24"/>
          </w:rPr>
          <w:t xml:space="preserve"> Scoping review and evidence map, reported according to PRISMA-ScR.</w:t>
        </w:r>
      </w:ins>
    </w:p>
    <w:p>
      <w:pPr>
        <w:spacing w:after="160" w:line="400"/>
        <w:jc w:val="both"/>
        <w:rPr>
          <w:ins w:id="9026" w:author="نویسنده" w:date="2026-10-18T12:19:01Z"/>
        </w:rPr>
      </w:pPr>
      <w:ins w:id="9024" w:author="نویسنده" w:date="2026-10-18T12:19:01Z">
        <w:r>
          <w:rPr>
            <w:rFonts w:ascii="Times New Roman" w:cs="Times New Roman" w:eastAsia="Times New Roman" w:hAnsi="Times New Roman"/>
            <w:b/>
            <w:bCs/>
            <w:sz w:val="24"/>
            <w:szCs w:val="24"/>
          </w:rPr>
          <w:t xml:space="preserve">Methods:</w:t>
        </w:r>
      </w:ins>
      <w:ins w:id="9025" w:author="نویسنده" w:date="2026-10-18T12:19:01Z">
        <w:r>
          <w:rPr>
            <w:rFonts w:ascii="Times New Roman" w:cs="Times New Roman" w:eastAsia="Times New Roman" w:hAnsi="Times New Roman"/>
            <w:sz w:val="24"/>
            <w:szCs w:val="24"/>
          </w:rPr>
          <w:t xml:space="preserve"> We searched Europe PMC, OpenAlex, ERIC, Web of Science, Scopus and PubMed (17 September to 18 October 2026) and ClinicalTrials.gov. A first strategy that required a psychological-intervention term was followed by strategies without it, because the eligibility criteria admitted any mechanism. Reports were assessed against five ordered criteria, mostly from abstracts, and trials were charted by occupation, delivery mode, approach, comparator and burnout instrument. A human reviewer checked samples of the AI-assisted eligibility decisions and of the abstract-level coding.</w:t>
        </w:r>
      </w:ins>
    </w:p>
    <w:p>
      <w:pPr>
        <w:spacing w:after="160" w:line="400" w:lineRule="auto"/>
        <w:jc w:val="both"/>
        <w:rPr>
          <w:del w:id="9029" w:author="نویسنده" w:date="2026-10-18T12:19:01Z"/>
        </w:rPr>
      </w:pPr>
      <w:del w:id="9027" w:author="نویسنده" w:date="2026-10-18T12:19:01Z">
        <w:r>
          <w:rPr>
            <w:b/>
            <w:bCs/>
          </w:rPr>
          <w:delText>Methods:</w:delText>
        </w:r>
      </w:del>
      <w:del w:id="9028" w:author="نویسنده" w:date="2026-10-18T12:19:01Z">
        <w:r>
          <w:delText xml:space="preserve"> Scoping review reported according to PRISMA-ScR. We searched Europe PMC, OpenAlex, ERIC, Web of Science and Scopus (17-26 September 2026), repeated them without the intervention-type block so that interventions of any mechanism could be found, added a PubMed MeSH search and delivery-term searches after a vocabulary gap appeared (28-29 September 2026), and linked ClinicalTrials.gov registrations to their publications. Reports were assessed against five ordered criteria and charted at trial level.</w:delText>
        </w:r>
      </w:del>
    </w:p>
    <w:p>
      <w:pPr>
        <w:spacing w:after="160" w:line="400" w:lineRule="auto"/>
        <w:jc w:val="both"/>
      </w:pPr>
      <w:r>
        <w:rPr>
          <w:b/>
          <w:bCs/>
        </w:rPr>
        <w:t xml:space="preserve">Results:</w:t>
      </w:r>
      <w:r>
        <w:t xml:space="preserve"> Of </w:t>
      </w:r>
      <w:del w:id="9030" w:author="نویسنده" w:date="2026-10-18T12:19:01Z">
        <w:r>
          <w:delText xml:space="preserve">4,406 records, 2,397</w:delText>
        </w:r>
      </w:del>
      <w:ins w:id="9031" w:author="نویسنده" w:date="2026-10-18T12:19:01Z">
        <w:r>
          <w:rPr>
            <w:rFonts w:ascii="Times New Roman" w:cs="Times New Roman" w:eastAsia="Times New Roman" w:hAnsi="Times New Roman"/>
            <w:sz w:val="24"/>
            <w:szCs w:val="24"/>
          </w:rPr>
          <w:t xml:space="preserve">4,991 records, 2,481</w:t>
        </w:r>
      </w:ins>
      <w:r>
        <w:t xml:space="preserve"> were screened and </w:t>
      </w:r>
      <w:del w:id="9032" w:author="نویسنده" w:date="2026-10-18T12:19:01Z">
        <w:r>
          <w:delText xml:space="preserve">288 reports were</w:delText>
        </w:r>
      </w:del>
      <w:ins w:id="9033" w:author="نویسنده" w:date="2026-10-18T12:19:01Z">
        <w:r>
          <w:rPr>
            <w:rFonts w:ascii="Times New Roman" w:cs="Times New Roman" w:eastAsia="Times New Roman" w:hAnsi="Times New Roman"/>
            <w:sz w:val="24"/>
            <w:szCs w:val="24"/>
          </w:rPr>
          <w:t xml:space="preserve">301 reports</w:t>
        </w:r>
      </w:ins>
      <w:r>
        <w:t xml:space="preserve"> assessed. We included </w:t>
      </w:r>
      <w:del w:id="9034" w:author="نویسنده" w:date="2026-10-18T12:19:01Z">
        <w:r>
          <w:delText xml:space="preserve">116 reports of 113 trials (26,752 participants; median 114.5 per trial). The supplementary searches alone found 27 trials, 10 of them with non-psychological mechanisms. Of all trials, 64.6%</w:delText>
        </w:r>
      </w:del>
      <w:ins w:id="9035" w:author="نویسنده" w:date="2026-10-18T12:19:01Z">
        <w:r>
          <w:rPr>
            <w:rFonts w:ascii="Times New Roman" w:cs="Times New Roman" w:eastAsia="Times New Roman" w:hAnsi="Times New Roman"/>
            <w:sz w:val="24"/>
            <w:szCs w:val="24"/>
          </w:rPr>
          <w:t xml:space="preserve">121 reports of 118 trials (27,088 participants in 109 trials reporting numbers). Most trials (64.4%)</w:t>
        </w:r>
      </w:ins>
      <w:r>
        <w:t xml:space="preserve"> were first reported from 2023 </w:t>
      </w:r>
      <w:del w:id="9036" w:author="نویسنده" w:date="2026-10-18T12:19:01Z">
        <w:r>
          <w:delText xml:space="preserve">onwards. Healthcare workers were studied in 70 trials and teachers or employees of other sectors in 36. Web programs (49 trials)</w:delText>
        </w:r>
      </w:del>
      <w:ins w:id="9037" w:author="نویسنده" w:date="2026-10-18T12:19:01Z">
        <w:r>
          <w:rPr>
            <w:rFonts w:ascii="Times New Roman" w:cs="Times New Roman" w:eastAsia="Times New Roman" w:hAnsi="Times New Roman"/>
            <w:sz w:val="24"/>
            <w:szCs w:val="24"/>
          </w:rPr>
          <w:t xml:space="preserve">onwards, and 73 studied healthcare workers. Web programmes (50)</w:t>
        </w:r>
      </w:ins>
      <w:r>
        <w:t xml:space="preserve"> and smartphone apps (21) </w:t>
      </w:r>
      <w:del w:id="9038" w:author="نویسنده" w:date="2026-10-18T12:19:01Z">
        <w:r>
          <w:delText xml:space="preserve">predominated, and live online group sessions rose from 2 trials before 2023 to 21 afterwards. Mindfulness was the most frequent psychological approach (23 trials); 19 trials used</w:delText>
        </w:r>
      </w:del>
      <w:ins w:id="9039" w:author="نویسنده" w:date="2026-10-18T12:19:01Z">
        <w:r>
          <w:rPr>
            <w:rFonts w:ascii="Times New Roman" w:cs="Times New Roman" w:eastAsia="Times New Roman" w:hAnsi="Times New Roman"/>
            <w:sz w:val="24"/>
            <w:szCs w:val="24"/>
          </w:rPr>
          <w:t xml:space="preserve">predominated; 21 trials tested</w:t>
        </w:r>
      </w:ins>
      <w:r>
        <w:t xml:space="preserve"> non-psychological mechanisms. Waitlist controls were used in </w:t>
      </w:r>
      <w:del w:id="9040" w:author="نویسنده" w:date="2026-10-18T12:19:01Z">
        <w:r>
          <w:delText xml:space="preserve">37 trials overall and in 40% of those reported from 2023 onwards. Only 56 abstracts</w:delText>
        </w:r>
      </w:del>
      <w:ins w:id="9041" w:author="نویسنده" w:date="2026-10-18T12:19:01Z">
        <w:r>
          <w:rPr>
            <w:rFonts w:ascii="Times New Roman" w:cs="Times New Roman" w:eastAsia="Times New Roman" w:hAnsi="Times New Roman"/>
            <w:sz w:val="24"/>
            <w:szCs w:val="24"/>
          </w:rPr>
          <w:t xml:space="preserve">40.8% of trials from 2023. About half of the abstracts (58)</w:t>
        </w:r>
      </w:ins>
      <w:r>
        <w:t xml:space="preserve"> named the burnout </w:t>
      </w:r>
      <w:del w:id="9042" w:author="نویسنده" w:date="2026-10-18T12:19:01Z">
        <w:r>
          <w:delText xml:space="preserve">instrument. Of 15 randomized</w:delText>
        </w:r>
      </w:del>
      <w:ins w:id="9043" w:author="نویسنده" w:date="2026-10-18T12:19:01Z">
        <w:r>
          <w:rPr>
            <w:rFonts w:ascii="Times New Roman" w:cs="Times New Roman" w:eastAsia="Times New Roman" w:hAnsi="Times New Roman"/>
            <w:sz w:val="24"/>
            <w:szCs w:val="24"/>
          </w:rPr>
          <w:t xml:space="preserve">instrument, and 31 gave a registration number. Of 15 randomised</w:t>
        </w:r>
      </w:ins>
      <w:r>
        <w:t xml:space="preserve"> registrations completed by 2023, </w:t>
      </w:r>
      <w:del w:id="9044" w:author="نویسنده" w:date="2026-10-18T12:19:01Z">
        <w:r>
          <w:delText xml:space="preserve">6 had no locatable</w:delText>
        </w:r>
      </w:del>
      <w:ins w:id="9045" w:author="نویسنده" w:date="2026-10-18T12:19:01Z">
        <w:r>
          <w:rPr>
            <w:rFonts w:ascii="Times New Roman" w:cs="Times New Roman" w:eastAsia="Times New Roman" w:hAnsi="Times New Roman"/>
            <w:sz w:val="24"/>
            <w:szCs w:val="24"/>
          </w:rPr>
          <w:t xml:space="preserve">4 had no located</w:t>
        </w:r>
      </w:ins>
      <w:r>
        <w:t xml:space="preserve"> results.</w:t>
      </w:r>
    </w:p>
    <w:p>
      <w:pPr>
        <w:spacing w:after="160" w:line="400" w:lineRule="auto"/>
        <w:jc w:val="both"/>
      </w:pPr>
      <w:r>
        <w:rPr>
          <w:b/>
          <w:bCs/>
        </w:rPr>
        <w:t xml:space="preserve">Conclusions:</w:t>
      </w:r>
      <w:r>
        <w:t xml:space="preserve"> The evidence has grown quickly but is concentrated in healthcare, increasingly waitlist-controlled and inconsistently </w:t>
      </w:r>
      <w:del w:id="9046" w:author="نویسنده" w:date="2026-10-18T12:19:01Z">
        <w:r>
          <w:delText xml:space="preserve">reported.</w:delText>
        </w:r>
      </w:del>
      <w:ins w:id="9047" w:author="نویسنده" w:date="2026-10-18T12:19:01Z">
        <w:r>
          <w:rPr>
            <w:rFonts w:ascii="Times New Roman" w:cs="Times New Roman" w:eastAsia="Times New Roman" w:hAnsi="Times New Roman"/>
            <w:sz w:val="24"/>
            <w:szCs w:val="24"/>
          </w:rPr>
          <w:t xml:space="preserve">reported in abstracts.</w:t>
        </w:r>
      </w:ins>
      <w:r>
        <w:t xml:space="preserve"> Actively controlled trials outside healthcare, trials of work-system technologies, explicit reporting of burnout instruments and publication of completed trials are priorities.</w:t>
      </w:r>
    </w:p>
    <w:p>
      <w:pPr>
        <w:spacing w:after="160" w:line="400" w:lineRule="auto"/>
        <w:jc w:val="both"/>
      </w:pPr>
      <w:r>
        <w:rPr>
          <w:b/>
          <w:bCs/>
        </w:rPr>
        <w:t xml:space="preserve">Keywords:</w:t>
      </w:r>
      <w:r>
        <w:t xml:space="preserve"> occupational burnout; digital health; </w:t>
      </w:r>
      <w:del w:id="9048" w:author="نویسنده" w:date="2026-10-18T12:19:01Z">
        <w:r>
          <w:delText xml:space="preserve">randomized</w:delText>
        </w:r>
      </w:del>
      <w:ins w:id="9049" w:author="نویسنده" w:date="2026-10-18T12:19:01Z">
        <w:r>
          <w:rPr>
            <w:rFonts w:ascii="Times New Roman" w:cs="Times New Roman" w:eastAsia="Times New Roman" w:hAnsi="Times New Roman"/>
            <w:sz w:val="24"/>
            <w:szCs w:val="24"/>
          </w:rPr>
          <w:t xml:space="preserve">randomised</w:t>
        </w:r>
      </w:ins>
      <w:r>
        <w:t xml:space="preserve"> controlled trial; scoping review; evidence map; occupational health</w:t>
      </w:r>
    </w:p>
    <w:p w14:paraId="0CE0772B" w14:textId="77777777" w:rsidR="001D2698" w:rsidRDefault="00000000">
      <w:r>
        <w:br w:type="page"/>
      </w:r>
    </w:p>
    <w:p w14:paraId="1A485E4D" w14:textId="77777777" w:rsidR="001D2698" w:rsidRDefault="00000000">
      <w:pPr>
        <w:pStyle w:val="Heading1"/>
        <w:spacing w:before="360" w:after="180"/>
      </w:pPr>
      <w:r>
        <w:rPr>
          <w:b/>
          <w:bCs/>
          <w:sz w:val="28"/>
          <w:szCs w:val="28"/>
        </w:rPr>
        <w:lastRenderedPageBreak/>
        <w:t>1. Introduction</w:t>
      </w:r>
    </w:p>
    <w:p>
      <w:pPr>
        <w:spacing w:after="160" w:line="400" w:lineRule="auto"/>
        <w:jc w:val="both"/>
      </w:pPr>
      <w:r>
        <w:t xml:space="preserve">Burnout is a syndrome that results from chronic workplace stress that has not been successfully managed. It is </w:t>
      </w:r>
      <w:del w:id="9050" w:author="نویسنده" w:date="2026-10-18T12:19:01Z">
        <w:r>
          <w:delText xml:space="preserve">characterized</w:delText>
        </w:r>
      </w:del>
      <w:ins w:id="9051" w:author="نویسنده" w:date="2026-10-18T12:19:01Z">
        <w:r>
          <w:rPr>
            <w:rFonts w:ascii="Times New Roman" w:cs="Times New Roman" w:eastAsia="Times New Roman" w:hAnsi="Times New Roman"/>
            <w:sz w:val="24"/>
            <w:szCs w:val="24"/>
          </w:rPr>
          <w:t xml:space="preserve">characterised</w:t>
        </w:r>
      </w:ins>
      <w:r>
        <w:t xml:space="preserve"> by exhaustion, mental distance from or cynicism about one's job, and reduced professional efficacy, and the World Health Organization classifies it in </w:t>
      </w:r>
      <w:del w:id="9052" w:author="نویسنده" w:date="2026-10-18T12:19:01Z">
        <w:r>
          <w:delText xml:space="preserve">ICD-11</w:delText>
        </w:r>
      </w:del>
      <w:ins w:id="9053" w:author="نویسنده" w:date="2026-10-18T12:19:01Z">
        <w:r>
          <w:rPr>
            <w:rFonts w:ascii="Times New Roman" w:cs="Times New Roman" w:eastAsia="Times New Roman" w:hAnsi="Times New Roman"/>
            <w:sz w:val="24"/>
            <w:szCs w:val="24"/>
          </w:rPr>
          <w:t xml:space="preserve">the International Classification of Diseases (ICD-11)</w:t>
        </w:r>
      </w:ins>
      <w:r>
        <w:t xml:space="preserve"> as an occupational </w:t>
      </w:r>
      <w:del w:id="9054" w:author="نویسنده" w:date="2026-10-18T12:19:01Z">
        <w:r>
          <w:delText xml:space="preserve">phenomenon rather than a medical condition [1,2].</w:delText>
        </w:r>
      </w:del>
      <w:ins w:id="9055" w:author="نویسنده" w:date="2026-10-18T12:19:01Z">
        <w:r>
          <w:rPr>
            <w:rFonts w:ascii="Times New Roman" w:cs="Times New Roman" w:eastAsia="Times New Roman" w:hAnsi="Times New Roman"/>
            <w:sz w:val="24"/>
            <w:szCs w:val="24"/>
          </w:rPr>
          <w:t xml:space="preserve">phenomenon.</w:t>
        </w:r>
        <w:r>
          <w:rPr>
            <w:rFonts w:ascii="Times New Roman" w:cs="Times New Roman" w:eastAsia="Times New Roman" w:hAnsi="Times New Roman"/>
            <w:sz w:val="24"/>
            <w:szCs w:val="24"/>
            <w:vertAlign w:val="superscript"/>
          </w:rPr>
          <w:t xml:space="preserve">1,2</w:t>
        </w:r>
      </w:ins>
      <w:r>
        <w:t xml:space="preserve"> Prevalence estimates vary</w:t>
      </w:r>
      <w:del w:id="9056" w:author="نویسنده" w:date="2026-10-18T12:19:01Z">
        <w:r>
          <w:delText xml:space="preserve"> widely</w:delText>
        </w:r>
      </w:del>
      <w:r>
        <w:t xml:space="preserve"> with the instrument and </w:t>
      </w:r>
      <w:del w:id="9057" w:author="نویسنده" w:date="2026-10-18T12:19:01Z">
        <w:r>
          <w:delText xml:space="preserve">cut-off used,</w:delText>
        </w:r>
      </w:del>
      <w:ins w:id="9058" w:author="نویسنده" w:date="2026-10-18T12:19:01Z">
        <w:r>
          <w:rPr>
            <w:rFonts w:ascii="Times New Roman" w:cs="Times New Roman" w:eastAsia="Times New Roman" w:hAnsi="Times New Roman"/>
            <w:sz w:val="24"/>
            <w:szCs w:val="24"/>
          </w:rPr>
          <w:t xml:space="preserve">cut-off,</w:t>
        </w:r>
      </w:ins>
      <w:r>
        <w:t xml:space="preserve"> but in health care they are high enough to </w:t>
      </w:r>
      <w:del w:id="9059" w:author="نویسنده" w:date="2026-10-18T12:19:01Z">
        <w:r>
          <w:delText xml:space="preserve">be a concern for</w:delText>
        </w:r>
      </w:del>
      <w:ins w:id="9060" w:author="نویسنده" w:date="2026-10-18T12:19:01Z">
        <w:r>
          <w:rPr>
            <w:rFonts w:ascii="Times New Roman" w:cs="Times New Roman" w:eastAsia="Times New Roman" w:hAnsi="Times New Roman"/>
            <w:sz w:val="24"/>
            <w:szCs w:val="24"/>
          </w:rPr>
          <w:t xml:space="preserve">threaten</w:t>
        </w:r>
      </w:ins>
      <w:r>
        <w:t xml:space="preserve"> workforce retention and quality of </w:t>
      </w:r>
      <w:del w:id="9061" w:author="نویسنده" w:date="2026-10-18T12:19:01Z">
        <w:r>
          <w:delText xml:space="preserve">care [3,4]. Similar</w:delText>
        </w:r>
      </w:del>
      <w:ins w:id="9062" w:author="نویسنده" w:date="2026-10-18T12:19:01Z">
        <w:r>
          <w:rPr>
            <w:rFonts w:ascii="Times New Roman" w:cs="Times New Roman" w:eastAsia="Times New Roman" w:hAnsi="Times New Roman"/>
            <w:sz w:val="24"/>
            <w:szCs w:val="24"/>
          </w:rPr>
          <w:t xml:space="preserve">care,</w:t>
        </w:r>
        <w:r>
          <w:rPr>
            <w:rFonts w:ascii="Times New Roman" w:cs="Times New Roman" w:eastAsia="Times New Roman" w:hAnsi="Times New Roman"/>
            <w:sz w:val="24"/>
            <w:szCs w:val="24"/>
            <w:vertAlign w:val="superscript"/>
          </w:rPr>
          <w:t xml:space="preserve">3,4</w:t>
        </w:r>
        <w:r>
          <w:rPr>
            <w:rFonts w:ascii="Times New Roman" w:cs="Times New Roman" w:eastAsia="Times New Roman" w:hAnsi="Times New Roman"/>
            <w:sz w:val="24"/>
            <w:szCs w:val="24"/>
          </w:rPr>
          <w:t xml:space="preserve"> and similar</w:t>
        </w:r>
      </w:ins>
      <w:r>
        <w:t xml:space="preserve"> concerns have been raised for teachers, social-care staff and employees in </w:t>
      </w:r>
      <w:del w:id="9063" w:author="نویسنده" w:date="2026-10-18T12:19:01Z">
        <w:r>
          <w:delText xml:space="preserve">many </w:delText>
        </w:r>
      </w:del>
      <w:r>
        <w:t xml:space="preserve">other sectors.</w:t>
      </w:r>
    </w:p>
    <w:p>
      <w:pPr>
        <w:spacing w:after="160" w:line="400"/>
        <w:jc w:val="both"/>
        <w:rPr>
          <w:ins w:id="9075" w:author="نویسنده" w:date="2026-10-18T12:19:01Z"/>
        </w:rPr>
      </w:pPr>
      <w:ins w:id="9064" w:author="نویسنده" w:date="2026-10-18T12:19:01Z">
        <w:r>
          <w:rPr>
            <w:rFonts w:ascii="Times New Roman" w:cs="Times New Roman" w:eastAsia="Times New Roman" w:hAnsi="Times New Roman"/>
            <w:sz w:val="24"/>
            <w:szCs w:val="24"/>
          </w:rPr>
          <w:t xml:space="preserve">Digital delivery through web programmes, smartphone apps, live online sessions, messaging or wearable devices promises to reach workers at scale. Evidence on interventions against burnout comes mainly from reviews restricted to physicians</w:t>
        </w:r>
      </w:ins>
      <w:ins w:id="9065" w:author="نویسنده" w:date="2026-10-18T12:19:01Z">
        <w:r>
          <w:rPr>
            <w:rFonts w:ascii="Times New Roman" w:cs="Times New Roman" w:eastAsia="Times New Roman" w:hAnsi="Times New Roman"/>
            <w:sz w:val="24"/>
            <w:szCs w:val="24"/>
            <w:vertAlign w:val="superscript"/>
          </w:rPr>
          <w:t xml:space="preserve">5,6</w:t>
        </w:r>
      </w:ins>
      <w:ins w:id="9066" w:author="نویسنده" w:date="2026-10-18T12:19:01Z">
        <w:r>
          <w:rPr>
            <w:rFonts w:ascii="Times New Roman" w:cs="Times New Roman" w:eastAsia="Times New Roman" w:hAnsi="Times New Roman"/>
            <w:sz w:val="24"/>
            <w:szCs w:val="24"/>
          </w:rPr>
          <w:t xml:space="preserve"> or nurses,</w:t>
        </w:r>
      </w:ins>
      <w:ins w:id="9067" w:author="نویسنده" w:date="2026-10-18T12:19:01Z">
        <w:r>
          <w:rPr>
            <w:rFonts w:ascii="Times New Roman" w:cs="Times New Roman" w:eastAsia="Times New Roman" w:hAnsi="Times New Roman"/>
            <w:sz w:val="24"/>
            <w:szCs w:val="24"/>
            <w:vertAlign w:val="superscript"/>
          </w:rPr>
          <w:t xml:space="preserve">7,8</w:t>
        </w:r>
      </w:ins>
      <w:ins w:id="9068" w:author="نویسنده" w:date="2026-10-18T12:19:01Z">
        <w:r>
          <w:rPr>
            <w:rFonts w:ascii="Times New Roman" w:cs="Times New Roman" w:eastAsia="Times New Roman" w:hAnsi="Times New Roman"/>
            <w:sz w:val="24"/>
            <w:szCs w:val="24"/>
          </w:rPr>
          <w:t xml:space="preserve"> to one therapeutic approach,</w:t>
        </w:r>
      </w:ins>
      <w:ins w:id="9069" w:author="نویسنده" w:date="2026-10-18T12:19:01Z">
        <w:r>
          <w:rPr>
            <w:rFonts w:ascii="Times New Roman" w:cs="Times New Roman" w:eastAsia="Times New Roman" w:hAnsi="Times New Roman"/>
            <w:sz w:val="24"/>
            <w:szCs w:val="24"/>
            <w:vertAlign w:val="superscript"/>
          </w:rPr>
          <w:t xml:space="preserve">9</w:t>
        </w:r>
      </w:ins>
      <w:ins w:id="9070" w:author="نویسنده" w:date="2026-10-18T12:19:01Z">
        <w:r>
          <w:rPr>
            <w:rFonts w:ascii="Times New Roman" w:cs="Times New Roman" w:eastAsia="Times New Roman" w:hAnsi="Times New Roman"/>
            <w:sz w:val="24"/>
            <w:szCs w:val="24"/>
          </w:rPr>
          <w:t xml:space="preserve"> or to broader mental-health outcomes.</w:t>
        </w:r>
      </w:ins>
      <w:ins w:id="9071" w:author="نویسنده" w:date="2026-10-18T12:19:01Z">
        <w:r>
          <w:rPr>
            <w:rFonts w:ascii="Times New Roman" w:cs="Times New Roman" w:eastAsia="Times New Roman" w:hAnsi="Times New Roman"/>
            <w:sz w:val="24"/>
            <w:szCs w:val="24"/>
            <w:vertAlign w:val="superscript"/>
          </w:rPr>
          <w:t xml:space="preserve">10</w:t>
        </w:r>
      </w:ins>
      <w:ins w:id="9072" w:author="نویسنده" w:date="2026-10-18T12:19:01Z">
        <w:r>
          <w:rPr>
            <w:rFonts w:ascii="Times New Roman" w:cs="Times New Roman" w:eastAsia="Times New Roman" w:hAnsi="Times New Roman"/>
            <w:sz w:val="24"/>
            <w:szCs w:val="24"/>
          </w:rPr>
          <w:t xml:space="preserve"> A scoping review of digital applications covered healthcare professionals only and did not restrict study design.</w:t>
        </w:r>
      </w:ins>
      <w:ins w:id="9073" w:author="نویسنده" w:date="2026-10-18T12:19:01Z">
        <w:r>
          <w:rPr>
            <w:rFonts w:ascii="Times New Roman" w:cs="Times New Roman" w:eastAsia="Times New Roman" w:hAnsi="Times New Roman"/>
            <w:sz w:val="24"/>
            <w:szCs w:val="24"/>
            <w:vertAlign w:val="superscript"/>
          </w:rPr>
          <w:t xml:space="preserve">11</w:t>
        </w:r>
      </w:ins>
      <w:ins w:id="9074" w:author="نویسنده" w:date="2026-10-18T12:19:01Z">
        <w:r>
          <w:rPr>
            <w:rFonts w:ascii="Times New Roman" w:cs="Times New Roman" w:eastAsia="Times New Roman" w:hAnsi="Times New Roman"/>
            <w:sz w:val="24"/>
            <w:szCs w:val="24"/>
          </w:rPr>
          <w:t xml:space="preserve"> No review has mapped, across occupations and intervention mechanisms, where randomised trials of digital interventions reporting burnout have been done, how they were designed and reported, and whether registered trials were published.</w:t>
        </w:r>
      </w:ins>
    </w:p>
    <w:p>
      <w:pPr>
        <w:spacing w:after="160" w:line="400" w:lineRule="auto"/>
        <w:jc w:val="both"/>
        <w:rPr>
          <w:del w:id="9077" w:author="نویسنده" w:date="2026-10-18T12:19:01Z"/>
        </w:rPr>
      </w:pPr>
      <w:del w:id="9076" w:author="نویسنده" w:date="2026-10-18T12:19:01Z">
        <w:r>
          <w:delText xml:space="preserve">Interventions against burnout act at the level of the individual, the team or the organization. Meta-analyses in physicians suggest that both individual-focused and organization-directed interventions can reduce burnout, with somewhat larger effects for the latter [5,6]. Digital delivery has become common for both kinds of intervention. Web programs, smartphone apps, videoconference groups, text messages and, more recently, conversational agents and workflow technologies can reach many workers at low marginal cost and fit around shift work. The COVID-19 pandemic accelerated this shift, particularly in hospitals.</w:delText>
        </w:r>
      </w:del>
    </w:p>
    <w:p>
      <w:pPr>
        <w:spacing w:after="160" w:line="400" w:lineRule="auto"/>
        <w:jc w:val="both"/>
        <w:rPr>
          <w:del w:id="9079" w:author="نویسنده" w:date="2026-10-18T12:19:01Z"/>
        </w:rPr>
      </w:pPr>
      <w:del w:id="9078" w:author="نویسنده" w:date="2026-10-18T12:19:01Z">
        <w:r>
          <w:delText>Several reviews have examined parts of this field. A Cochrane review covered psychological resilience interventions in healthcare professionals regardless of delivery mode [7]. Recent reviews have focused on digital interventions for burnout in nurses [8], on e-health interventions for burnout and mental health in nurses [9], on digitally supported stress and burnout interventions in nurses and physicians [10], and on online acceptance and commitment therapy in occupational settings [11]. Each is limited to one or two professions, to one therapeutic approach, or to stress rather than burnout as the target outcome. As a result, it is not known how randomized evidence on digital interventions with burnout outcomes is distributed across occupations, delivery modes and intervention mechanisms, or how the design of these trials has changed.</w:delText>
        </w:r>
      </w:del>
    </w:p>
    <w:p>
      <w:pPr>
        <w:spacing w:after="160" w:line="400" w:lineRule="auto"/>
        <w:jc w:val="both"/>
      </w:pPr>
      <w:del w:id="9080" w:author="نویسنده" w:date="2026-10-18T12:19:01Z">
        <w:r>
          <w:delText xml:space="preserve">A scoping review is the appropriate method for this kind of mapping question [12-14]. We aimed to identify and characterize the randomized controlled trials, as far as the searched sources allowed, that evaluated a</w:delText>
        </w:r>
      </w:del>
      <w:ins w:id="9081" w:author="نویسنده" w:date="2026-10-18T12:19:01Z">
        <w:r>
          <w:rPr>
            <w:rFonts w:ascii="Times New Roman" w:cs="Times New Roman" w:eastAsia="Times New Roman" w:hAnsi="Times New Roman"/>
            <w:sz w:val="24"/>
            <w:szCs w:val="24"/>
          </w:rPr>
          <w:t xml:space="preserve">We therefore mapped randomised trials of any</w:t>
        </w:r>
      </w:ins>
      <w:r>
        <w:t xml:space="preserve"> digitally delivered intervention in </w:t>
      </w:r>
      <w:del w:id="9082" w:author="نویسنده" w:date="2026-10-18T12:19:01Z">
        <w:r>
          <w:delText xml:space="preserve">a working population and</w:delText>
        </w:r>
      </w:del>
      <w:ins w:id="9083" w:author="نویسنده" w:date="2026-10-18T12:19:01Z">
        <w:r>
          <w:rPr>
            <w:rFonts w:ascii="Times New Roman" w:cs="Times New Roman" w:eastAsia="Times New Roman" w:hAnsi="Times New Roman"/>
            <w:sz w:val="24"/>
            <w:szCs w:val="24"/>
          </w:rPr>
          <w:t xml:space="preserve">working populations that</w:t>
        </w:r>
      </w:ins>
      <w:r>
        <w:t xml:space="preserve"> reported burnout as an outcome. We </w:t>
      </w:r>
      <w:del w:id="9084" w:author="نویسنده" w:date="2026-10-18T12:19:01Z">
        <w:r>
          <w:delText xml:space="preserve">asked four questions: (1)</w:delText>
        </w:r>
      </w:del>
      <w:ins w:id="9085" w:author="نویسنده" w:date="2026-10-18T12:19:01Z">
        <w:r>
          <w:rPr>
            <w:rFonts w:ascii="Times New Roman" w:cs="Times New Roman" w:eastAsia="Times New Roman" w:hAnsi="Times New Roman"/>
            <w:sz w:val="24"/>
            <w:szCs w:val="24"/>
          </w:rPr>
          <w:t xml:space="preserve">asked:</w:t>
        </w:r>
      </w:ins>
      <w:r>
        <w:t xml:space="preserve"> in which occupational groups and over what period have </w:t>
      </w:r>
      <w:del w:id="9086" w:author="نویسنده" w:date="2026-10-18T12:19:01Z">
        <w:r>
          <w:delText xml:space="preserve">these trials been conducted; (2)</w:delText>
        </w:r>
      </w:del>
      <w:ins w:id="9087" w:author="نویسنده" w:date="2026-10-18T12:19:01Z">
        <w:r>
          <w:rPr>
            <w:rFonts w:ascii="Times New Roman" w:cs="Times New Roman" w:eastAsia="Times New Roman" w:hAnsi="Times New Roman"/>
            <w:sz w:val="24"/>
            <w:szCs w:val="24"/>
          </w:rPr>
          <w:t xml:space="preserve">the trials been done;</w:t>
        </w:r>
      </w:ins>
      <w:r>
        <w:t xml:space="preserve"> which delivery modes,</w:t>
      </w:r>
      <w:del w:id="9088" w:author="نویسنده" w:date="2026-10-18T12:19:01Z">
        <w:r>
          <w:delText xml:space="preserve"> intervention</w:delText>
        </w:r>
      </w:del>
      <w:r>
        <w:t xml:space="preserve"> approaches and levels of human support </w:t>
      </w:r>
      <w:del w:id="9089" w:author="نویسنده" w:date="2026-10-18T12:19:01Z">
        <w:r>
          <w:delText xml:space="preserve">have been tested; (3) how are</w:delText>
        </w:r>
      </w:del>
      <w:ins w:id="9090" w:author="نویسنده" w:date="2026-10-18T12:19:01Z">
        <w:r>
          <w:rPr>
            <w:rFonts w:ascii="Times New Roman" w:cs="Times New Roman" w:eastAsia="Times New Roman" w:hAnsi="Times New Roman"/>
            <w:sz w:val="24"/>
            <w:szCs w:val="24"/>
          </w:rPr>
          <w:t xml:space="preserve">were tested; how were</w:t>
        </w:r>
      </w:ins>
      <w:r>
        <w:t xml:space="preserve"> the trials designed </w:t>
      </w:r>
      <w:del w:id="9091" w:author="نویسنده" w:date="2026-10-18T12:19:01Z">
        <w:r>
          <w:delText xml:space="preserve">with respect to comparators, sample size and burnout measurement; and (4) what proportion of registered and</w:delText>
        </w:r>
      </w:del>
      <w:ins w:id="9092" w:author="نویسنده" w:date="2026-10-18T12:19:01Z">
        <w:r>
          <w:rPr>
            <w:rFonts w:ascii="Times New Roman" w:cs="Times New Roman" w:eastAsia="Times New Roman" w:hAnsi="Times New Roman"/>
            <w:sz w:val="24"/>
            <w:szCs w:val="24"/>
          </w:rPr>
          <w:t xml:space="preserve">and reported; and how many registered,</w:t>
        </w:r>
      </w:ins>
      <w:r>
        <w:t xml:space="preserve"> completed trials have published </w:t>
      </w:r>
      <w:del w:id="9093" w:author="نویسنده" w:date="2026-10-18T12:19:01Z">
        <w:r>
          <w:delText xml:space="preserve">their </w:delText>
        </w:r>
      </w:del>
      <w:r>
        <w:t xml:space="preserve">results?</w:t>
      </w:r>
    </w:p>
    <w:p w14:paraId="39570278" w14:textId="77777777" w:rsidR="001D2698" w:rsidRDefault="00000000">
      <w:pPr>
        <w:pStyle w:val="Heading1"/>
        <w:spacing w:before="360" w:after="180"/>
      </w:pPr>
      <w:r>
        <w:rPr>
          <w:b/>
          <w:bCs/>
          <w:sz w:val="28"/>
          <w:szCs w:val="28"/>
        </w:rPr>
        <w:t>2. Methods</w:t>
      </w:r>
    </w:p>
    <w:p w14:paraId="5A0696ED" w14:textId="77777777" w:rsidR="001D2698" w:rsidRDefault="00000000">
      <w:pPr>
        <w:pStyle w:val="Heading2"/>
        <w:spacing w:before="240" w:after="120"/>
      </w:pPr>
      <w:r>
        <w:rPr>
          <w:b/>
          <w:bCs/>
          <w:i/>
          <w:iCs/>
          <w:sz w:val="24"/>
          <w:szCs w:val="24"/>
        </w:rPr>
        <w:t>2.1 Design and reporting</w:t>
      </w:r>
    </w:p>
    <w:p>
      <w:pPr>
        <w:spacing w:after="160" w:line="400" w:lineRule="auto"/>
        <w:jc w:val="both"/>
      </w:pPr>
      <w:del w:id="9094" w:author="نویسنده" w:date="2026-10-18T12:19:01Z">
        <w:r>
          <w:delText xml:space="preserve">The review followed the</w:delText>
        </w:r>
      </w:del>
      <w:ins w:id="9095" w:author="نویسنده" w:date="2026-10-18T12:19:01Z">
        <w:r>
          <w:rPr>
            <w:rFonts w:ascii="Times New Roman" w:cs="Times New Roman" w:eastAsia="Times New Roman" w:hAnsi="Times New Roman"/>
            <w:sz w:val="24"/>
            <w:szCs w:val="24"/>
          </w:rPr>
          <w:t xml:space="preserve">We followed the scoping-review</w:t>
        </w:r>
      </w:ins>
      <w:r>
        <w:t xml:space="preserve"> framework of Arksey and </w:t>
      </w:r>
      <w:del w:id="9096" w:author="نویسنده" w:date="2026-10-18T12:19:01Z">
        <w:r>
          <w:delText xml:space="preserve">O'Malley with the refinements of Levac and colleagues and the JBI guidance [12-14]. It is reported according to PRISMA-ScR [15]; the flow diagram follows the PRISMA 2020 template [16]. The completed PRISMA-ScR checklist is provided in Appendix E.</w:delText>
        </w:r>
      </w:del>
      <w:ins w:id="9097" w:author="نویسنده" w:date="2026-10-18T12:19:01Z">
        <w:r>
          <w:rPr>
            <w:rFonts w:ascii="Times New Roman" w:cs="Times New Roman" w:eastAsia="Times New Roman" w:hAnsi="Times New Roman"/>
            <w:sz w:val="24"/>
            <w:szCs w:val="24"/>
          </w:rPr>
          <w:t xml:space="preserve">O'Malley, Levac et al. and the Joanna Briggs Institute,</w:t>
        </w:r>
        <w:r>
          <w:rPr>
            <w:rFonts w:ascii="Times New Roman" w:cs="Times New Roman" w:eastAsia="Times New Roman" w:hAnsi="Times New Roman"/>
            <w:sz w:val="24"/>
            <w:szCs w:val="24"/>
            <w:vertAlign w:val="superscript"/>
          </w:rPr>
          <w:t xml:space="preserve">12-14</w:t>
        </w:r>
        <w:r>
          <w:rPr>
            <w:rFonts w:ascii="Times New Roman" w:cs="Times New Roman" w:eastAsia="Times New Roman" w:hAnsi="Times New Roman"/>
            <w:sz w:val="24"/>
            <w:szCs w:val="24"/>
          </w:rPr>
          <w:t xml:space="preserve"> and report the review according to PRISMA-ScR,</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with a PRISMA 2020 flow diagram</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and PRISMA-S for the search.</w:t>
        </w:r>
        <w:r>
          <w:rPr>
            <w:rFonts w:ascii="Times New Roman" w:cs="Times New Roman" w:eastAsia="Times New Roman" w:hAnsi="Times New Roman"/>
            <w:sz w:val="24"/>
            <w:szCs w:val="24"/>
            <w:vertAlign w:val="superscript"/>
          </w:rPr>
          <w:t xml:space="preserve">17</w:t>
        </w:r>
      </w:ins>
      <w:r>
        <w:t xml:space="preserve"> The protocol was not registered in </w:t>
      </w:r>
      <w:del w:id="9098" w:author="نویسنده" w:date="2026-10-18T12:19:01Z">
        <w:r>
          <w:delText xml:space="preserve">advance.</w:delText>
        </w:r>
      </w:del>
      <w:ins w:id="9099" w:author="نویسنده" w:date="2026-10-18T12:19:01Z">
        <w:r>
          <w:rPr>
            <w:rFonts w:ascii="Times New Roman" w:cs="Times New Roman" w:eastAsia="Times New Roman" w:hAnsi="Times New Roman"/>
            <w:sz w:val="24"/>
            <w:szCs w:val="24"/>
          </w:rPr>
          <w:t xml:space="preserve">advance (a retrospective protocol is supplied). Because the review maps evidence, we did not assess risk of bias or synthesise effect sizes.</w:t>
        </w:r>
      </w:ins>
    </w:p>
    <w:p w14:paraId="1F327B18" w14:textId="77777777" w:rsidR="001D2698" w:rsidRDefault="00000000">
      <w:pPr>
        <w:pStyle w:val="Heading2"/>
        <w:spacing w:before="240" w:after="120"/>
      </w:pPr>
      <w:r>
        <w:rPr>
          <w:b/>
          <w:bCs/>
          <w:i/>
          <w:iCs/>
          <w:sz w:val="24"/>
          <w:szCs w:val="24"/>
        </w:rPr>
        <w:t>2.2 Eligibility criteria</w:t>
      </w:r>
    </w:p>
    <w:p>
      <w:pPr>
        <w:spacing w:after="160" w:line="400"/>
        <w:jc w:val="both"/>
        <w:rPr>
          <w:ins w:id="9101" w:author="نویسنده" w:date="2026-10-18T12:19:01Z"/>
        </w:rPr>
      </w:pPr>
      <w:ins w:id="9100" w:author="نویسنده" w:date="2026-10-18T12:19:01Z">
        <w:r>
          <w:rPr>
            <w:rFonts w:ascii="Times New Roman" w:cs="Times New Roman" w:eastAsia="Times New Roman" w:hAnsi="Times New Roman"/>
            <w:sz w:val="24"/>
            <w:szCs w:val="24"/>
          </w:rPr>
          <w:t xml:space="preserve">We included peer-reviewed primary reports of randomised trials (individual, cluster, factorial, crossover or stepped-wedge) in working populations (employed staff and trainees in paid employment, including workers on sick leave who remained employed; not students or patients). The intervention had to have at least one core component delivered digitally (web, app, videoconference, messaging, chatbot, virtual reality, computer or wearable device), and burnout, measured with a burnout instrument or a named burnout subscale, had to be an outcome of the randomised comparison. Interventions of any mechanism, language and date were eligible. The five criteria (report type, design, population, digital delivery, outcome) were applied in this order and the first one failed was recorded (Supplementary Table S1). Reports of one trial were linked, and the trial was the unit of analysis.</w:t>
        </w:r>
      </w:ins>
    </w:p>
    <w:p>
      <w:pPr>
        <w:spacing w:after="160" w:line="400" w:lineRule="auto"/>
        <w:jc w:val="both"/>
        <w:rPr>
          <w:del w:id="9103" w:author="نویسنده" w:date="2026-10-18T12:19:01Z"/>
        </w:rPr>
      </w:pPr>
      <w:del w:id="9102" w:author="نویسنده" w:date="2026-10-18T12:19:01Z">
        <w:r>
          <w:delText xml:space="preserve">Eligibility was defined with the population-concept-context framework and operationalized as five criteria (Table 1). The criteria were applied in a fixed order, and the first criterion a report failed was recorded as the reason for exclusion. We did not restrict eligibility by the mechanism of the intervention: a digital program of professional training, physical activity, feedback or workflow support was eligible in the same way as a psychological program, provided that burnout was reported as an outcome of the randomized comparison. Mechanism was instead charted as a study characteristic. No language or date limits were applied.</w:delText>
        </w:r>
      </w:del>
    </w:p>
    <w:p>
      <w:pPr>
        <w:rPr>
          <w:del w:id="9105" w:author="نویسنده" w:date="2026-10-18T12:19:01Z"/>
        </w:rPr>
      </w:pPr>
      <w:del w:id="9104" w:author="نویسنده" w:date="2026-10-18T12:19:01Z">
        <w:r>
          <w:br w:type="page"/>
        </w:r>
      </w:del>
    </w:p>
    <w:p>
      <w:pPr>
        <w:spacing w:after="160" w:line="400" w:lineRule="auto"/>
        <w:jc w:val="both"/>
        <w:rPr>
          <w:del w:id="9106" w:author="نویسنده" w:date="2026-10-18T12:19:01Z"/>
        </w:rPr>
      </w:pPr>
    </w:p>
    <w:p>
      <w:pPr>
        <w:keepNext/>
        <w:spacing w:before="240" w:after="100"/>
        <w:rPr>
          <w:del w:id="9109" w:author="نویسنده" w:date="2026-10-18T12:19:01Z"/>
        </w:rPr>
      </w:pPr>
      <w:del w:id="9107" w:author="نویسنده" w:date="2026-10-18T12:19:01Z">
        <w:r>
          <w:rPr>
            <w:b/>
            <w:bCs/>
          </w:rPr>
          <w:delText>Table 1.</w:delText>
        </w:r>
      </w:del>
      <w:del w:id="9108" w:author="نویسنده" w:date="2026-10-18T12:19:01Z">
        <w:r>
          <w:delText xml:space="preserve"> Eligibility criteria, applied in the order shown</w:delText>
        </w:r>
      </w:del>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1D2698" w14:paraId="01A328DE" w14:textId="77777777">
        <w:trPr>
          <w:tblHeader/>
          <w:del w:id="9114" w:author="نویسنده" w:date="2026-10-18T12:19:01Z"/>
        </w:trPr>
        <w:tc>
          <w:tcPr>
            <w:tcW w:w="2621"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7B28657B" w14:textId="77777777" w:rsidR="001D2698" w:rsidRDefault="00000000">
            <w:pPr>
              <w:rPr>
                <w:del w:id="9111" w:author="نویسنده" w:date="2026-10-18T12:19:01Z"/>
              </w:rPr>
            </w:pPr>
            <w:del w:id="9110" w:author="نویسنده" w:date="2026-10-18T12:19:01Z">
              <w:r>
                <w:rPr>
                  <w:b/>
                  <w:bCs/>
                  <w:sz w:val="18"/>
                  <w:szCs w:val="18"/>
                </w:rPr>
                <w:delText>Criterion</w:delText>
              </w:r>
            </w:del>
          </w:p>
        </w:tc>
        <w:tc>
          <w:tcPr>
            <w:tcW w:w="6739"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57CA2967" w14:textId="77777777" w:rsidR="001D2698" w:rsidRDefault="00000000">
            <w:pPr>
              <w:rPr>
                <w:del w:id="9113" w:author="نویسنده" w:date="2026-10-18T12:19:01Z"/>
              </w:rPr>
            </w:pPr>
            <w:del w:id="9112" w:author="نویسنده" w:date="2026-10-18T12:19:01Z">
              <w:r>
                <w:rPr>
                  <w:b/>
                  <w:bCs/>
                  <w:sz w:val="18"/>
                  <w:szCs w:val="18"/>
                </w:rPr>
                <w:delText>Operational definition</w:delText>
              </w:r>
            </w:del>
          </w:p>
        </w:tc>
      </w:tr>
      <w:tr w:rsidR="001D2698" w14:paraId="25702FE8" w14:textId="77777777">
        <w:trPr>
          <w:del w:id="9119" w:author="نویسنده" w:date="2026-10-18T12:19:01Z"/>
        </w:trPr>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6374F5" w14:textId="77777777" w:rsidR="001D2698" w:rsidRDefault="00000000">
            <w:pPr>
              <w:rPr>
                <w:del w:id="9116" w:author="نویسنده" w:date="2026-10-18T12:19:01Z"/>
              </w:rPr>
            </w:pPr>
            <w:del w:id="9115" w:author="نویسنده" w:date="2026-10-18T12:19:01Z">
              <w:r>
                <w:rPr>
                  <w:sz w:val="18"/>
                  <w:szCs w:val="18"/>
                </w:rPr>
                <w:delText>1. Report type (REPORT)</w:delText>
              </w:r>
            </w:del>
          </w:p>
        </w:tc>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8AD091" w14:textId="77777777" w:rsidR="001D2698" w:rsidRDefault="00000000">
            <w:pPr>
              <w:rPr>
                <w:del w:id="9118" w:author="نویسنده" w:date="2026-10-18T12:19:01Z"/>
              </w:rPr>
            </w:pPr>
            <w:del w:id="9117" w:author="نویسنده" w:date="2026-10-18T12:19:01Z">
              <w:r>
                <w:rPr>
                  <w:sz w:val="18"/>
                  <w:szCs w:val="18"/>
                </w:rPr>
                <w:delText>Peer-reviewed primary report of trial results. Unpublished preprints without a peer-reviewed version, protocols, registrations, reviews, commentaries, preprints superseded by a peer-reviewed report, and secondary analyses without a randomized comparison of burnout were excluded.</w:delText>
              </w:r>
            </w:del>
          </w:p>
        </w:tc>
      </w:tr>
      <w:tr w:rsidR="001D2698" w14:paraId="6C00B0FF" w14:textId="77777777">
        <w:trPr>
          <w:del w:id="9124" w:author="نویسنده" w:date="2026-10-18T12:19:01Z"/>
        </w:trPr>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EA99F7" w14:textId="77777777" w:rsidR="001D2698" w:rsidRDefault="00000000">
            <w:pPr>
              <w:rPr>
                <w:del w:id="9121" w:author="نویسنده" w:date="2026-10-18T12:19:01Z"/>
              </w:rPr>
            </w:pPr>
            <w:del w:id="9120" w:author="نویسنده" w:date="2026-10-18T12:19:01Z">
              <w:r>
                <w:rPr>
                  <w:sz w:val="18"/>
                  <w:szCs w:val="18"/>
                </w:rPr>
                <w:delText>2. Design (DESIGN)</w:delText>
              </w:r>
            </w:del>
          </w:p>
        </w:tc>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218BE5" w14:textId="77777777" w:rsidR="001D2698" w:rsidRDefault="00000000">
            <w:pPr>
              <w:rPr>
                <w:del w:id="9123" w:author="نویسنده" w:date="2026-10-18T12:19:01Z"/>
              </w:rPr>
            </w:pPr>
            <w:del w:id="9122" w:author="نویسنده" w:date="2026-10-18T12:19:01Z">
              <w:r>
                <w:rPr>
                  <w:sz w:val="18"/>
                  <w:szCs w:val="18"/>
                </w:rPr>
                <w:delText>Randomized allocation with a between-group comparison: individual, cluster, factorial, crossover or stepped-wedge designs.</w:delText>
              </w:r>
            </w:del>
          </w:p>
        </w:tc>
      </w:tr>
      <w:tr w:rsidR="001D2698" w14:paraId="2E5AD090" w14:textId="77777777">
        <w:trPr>
          <w:del w:id="9129" w:author="نویسنده" w:date="2026-10-18T12:19:01Z"/>
        </w:trPr>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931A8C" w14:textId="77777777" w:rsidR="001D2698" w:rsidRDefault="00000000">
            <w:pPr>
              <w:rPr>
                <w:del w:id="9126" w:author="نویسنده" w:date="2026-10-18T12:19:01Z"/>
              </w:rPr>
            </w:pPr>
            <w:del w:id="9125" w:author="نویسنده" w:date="2026-10-18T12:19:01Z">
              <w:r>
                <w:rPr>
                  <w:sz w:val="18"/>
                  <w:szCs w:val="18"/>
                </w:rPr>
                <w:delText>3. Population (POP)</w:delText>
              </w:r>
            </w:del>
          </w:p>
        </w:tc>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6E6D10" w14:textId="108B51C6" w:rsidR="001D2698" w:rsidRDefault="00000000">
            <w:pPr>
              <w:rPr>
                <w:del w:id="9128" w:author="نویسنده" w:date="2026-10-18T12:19:01Z"/>
              </w:rPr>
            </w:pPr>
            <w:del w:id="9127" w:author="نویسنده" w:date="2026-10-18T12:19:01Z">
              <w:r>
                <w:rPr>
                  <w:sz w:val="18"/>
                  <w:szCs w:val="18"/>
                </w:rPr>
                <w:delText xml:space="preserve">Workers: employed staff, practicing professionals and trainees in paid employment such as resident physicians. Workers on sick leave who remain employed are included; samples of students, patients or the general public are excluded.</w:delText>
              </w:r>
            </w:del>
          </w:p>
        </w:tc>
      </w:tr>
      <w:tr w:rsidR="001D2698" w14:paraId="38A9190A" w14:textId="77777777">
        <w:trPr>
          <w:del w:id="9134" w:author="نویسنده" w:date="2026-10-18T12:19:01Z"/>
        </w:trPr>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FFDE4E" w14:textId="77777777" w:rsidR="001D2698" w:rsidRDefault="00000000">
            <w:pPr>
              <w:rPr>
                <w:del w:id="9131" w:author="نویسنده" w:date="2026-10-18T12:19:01Z"/>
              </w:rPr>
            </w:pPr>
            <w:del w:id="9130" w:author="نویسنده" w:date="2026-10-18T12:19:01Z">
              <w:r>
                <w:rPr>
                  <w:sz w:val="18"/>
                  <w:szCs w:val="18"/>
                </w:rPr>
                <w:delText>4. Concept: digital delivery (DIGITAL)</w:delText>
              </w:r>
            </w:del>
          </w:p>
        </w:tc>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0046CE" w14:textId="77777777" w:rsidR="001D2698" w:rsidRDefault="00000000">
            <w:pPr>
              <w:rPr>
                <w:del w:id="9133" w:author="نویسنده" w:date="2026-10-18T12:19:01Z"/>
              </w:rPr>
            </w:pPr>
            <w:del w:id="9132" w:author="نویسنده" w:date="2026-10-18T12:19:01Z">
              <w:r>
                <w:rPr>
                  <w:sz w:val="18"/>
                  <w:szCs w:val="18"/>
                </w:rPr>
                <w:delText>At least one core intervention component delivered through the web, an app, videoconference, text or instant messaging, a chatbot, virtual reality, a computer or a wearable device. Voice telephone alone, or digital technology used only for assessment, did not qualify.</w:delText>
              </w:r>
            </w:del>
          </w:p>
        </w:tc>
      </w:tr>
      <w:tr w:rsidR="001D2698" w14:paraId="3C082013" w14:textId="77777777">
        <w:trPr>
          <w:del w:id="9139" w:author="نویسنده" w:date="2026-10-18T12:19:01Z"/>
        </w:trPr>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32640E" w14:textId="77777777" w:rsidR="001D2698" w:rsidRDefault="00000000">
            <w:pPr>
              <w:rPr>
                <w:del w:id="9136" w:author="نویسنده" w:date="2026-10-18T12:19:01Z"/>
              </w:rPr>
            </w:pPr>
            <w:del w:id="9135" w:author="نویسنده" w:date="2026-10-18T12:19:01Z">
              <w:r>
                <w:rPr>
                  <w:sz w:val="18"/>
                  <w:szCs w:val="18"/>
                </w:rPr>
                <w:delText>5. Outcome (BURNOUT)</w:delText>
              </w:r>
            </w:del>
          </w:p>
        </w:tc>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55B9C" w14:textId="0AB3847E" w:rsidR="001D2698" w:rsidRDefault="00000000">
            <w:pPr>
              <w:rPr>
                <w:del w:id="9138" w:author="نویسنده" w:date="2026-10-18T12:19:01Z"/>
              </w:rPr>
            </w:pPr>
            <w:del w:id="9137" w:author="نویسنده" w:date="2026-10-18T12:19:01Z">
              <w:r>
                <w:rPr>
                  <w:sz w:val="18"/>
                  <w:szCs w:val="18"/>
                </w:rPr>
                <w:delText xml:space="preserve">Burnout, measured with a burnout instrument or a named burnout subscale (for example the Maslach Burnout Inventory, Copenhagen Burnout Inventory, Oldenburg Burnout Inventory, Shirom-Melamed Burnout Questionnaire, or the burnout scales of the ProQOL or Professional Fulfillment Index), reported as a primary or secondary outcome of the randomized comparison. Trials in which burnout was measured but was unrelated to the aim of the intervention (for example a weight-loss program), or was measured only with a general well-being index, were excluded.</w:delText>
              </w:r>
            </w:del>
          </w:p>
        </w:tc>
      </w:tr>
      <w:tr w:rsidR="001D2698" w14:paraId="16E4C308" w14:textId="77777777">
        <w:trPr>
          <w:del w:id="9144" w:author="نویسنده" w:date="2026-10-18T12:19:01Z"/>
        </w:trPr>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C35FC8" w14:textId="77777777" w:rsidR="001D2698" w:rsidRDefault="00000000">
            <w:pPr>
              <w:rPr>
                <w:del w:id="9141" w:author="نویسنده" w:date="2026-10-18T12:19:01Z"/>
              </w:rPr>
            </w:pPr>
            <w:del w:id="9140" w:author="نویسنده" w:date="2026-10-18T12:19:01Z">
              <w:r>
                <w:rPr>
                  <w:sz w:val="18"/>
                  <w:szCs w:val="18"/>
                </w:rPr>
                <w:delText>Context</w:delText>
              </w:r>
            </w:del>
          </w:p>
        </w:tc>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3E3E31" w14:textId="77777777" w:rsidR="001D2698" w:rsidRDefault="00000000">
            <w:pPr>
              <w:rPr>
                <w:del w:id="9143" w:author="نویسنده" w:date="2026-10-18T12:19:01Z"/>
              </w:rPr>
            </w:pPr>
            <w:del w:id="9142" w:author="نویسنده" w:date="2026-10-18T12:19:01Z">
              <w:r>
                <w:rPr>
                  <w:sz w:val="18"/>
                  <w:szCs w:val="18"/>
                </w:rPr>
                <w:delText>Any country and any work setting; no restriction on publication date.</w:delText>
              </w:r>
            </w:del>
          </w:p>
        </w:tc>
      </w:tr>
      <w:tr w:rsidR="001D2698" w14:paraId="7998909F" w14:textId="77777777">
        <w:trPr>
          <w:del w:id="9147" w:author="نویسنده" w:date="2026-10-18T12:19:01Z"/>
        </w:trPr>
        <w:tc>
          <w:tcPr>
            <w:tcW w:w="2621" w:type="dxa"/>
            <w:tcBorders>
              <w:top w:val="single" w:sz="4" w:space="0" w:color="808080"/>
              <w:left w:val="none" w:sz="0" w:space="0" w:color="FFFFFF"/>
              <w:bottom w:val="none" w:sz="0" w:space="0" w:color="FFFFFF"/>
              <w:right w:val="none" w:sz="0" w:space="0" w:color="FFFFFF"/>
            </w:tcBorders>
          </w:tcPr>
          <w:p w14:paraId="611ACC97" w14:textId="77777777" w:rsidR="001D2698" w:rsidRDefault="001D2698">
            <w:pPr>
              <w:rPr>
                <w:del w:id="9145" w:author="نویسنده" w:date="2026-10-18T12:19:01Z"/>
              </w:rPr>
            </w:pPr>
          </w:p>
        </w:tc>
        <w:tc>
          <w:tcPr>
            <w:tcW w:w="6739" w:type="dxa"/>
            <w:tcBorders>
              <w:top w:val="single" w:sz="4" w:space="0" w:color="808080"/>
              <w:left w:val="none" w:sz="0" w:space="0" w:color="FFFFFF"/>
              <w:bottom w:val="none" w:sz="0" w:space="0" w:color="FFFFFF"/>
              <w:right w:val="none" w:sz="0" w:space="0" w:color="FFFFFF"/>
            </w:tcBorders>
          </w:tcPr>
          <w:p w14:paraId="5C27B005" w14:textId="77777777" w:rsidR="001D2698" w:rsidRDefault="001D2698">
            <w:pPr>
              <w:rPr>
                <w:del w:id="9146" w:author="نویسنده" w:date="2026-10-18T12:19:01Z"/>
              </w:rPr>
            </w:pPr>
          </w:p>
        </w:tc>
      </w:tr>
    </w:tbl>
    <w:p>
      <w:pPr>
        <w:pStyle w:val="Heading2"/>
        <w:spacing w:before="240" w:after="120"/>
      </w:pPr>
      <w:r>
        <w:rPr>
          <w:b/>
          <w:bCs/>
          <w:i/>
          <w:iCs/>
          <w:sz w:val="24"/>
          <w:szCs w:val="24"/>
        </w:rPr>
        <w:t xml:space="preserve">2.3 Information sources and search</w:t>
      </w:r>
      <w:del w:id="9148" w:author="نویسنده" w:date="2026-10-18T12:19:01Z">
        <w:r>
          <w:rPr>
            <w:b/>
            <w:bCs/>
            <w:i/>
            <w:iCs/>
            <w:sz w:val="24"/>
            <w:szCs w:val="24"/>
          </w:rPr>
          <w:delText xml:space="preserve"> strategy</w:delText>
        </w:r>
      </w:del>
    </w:p>
    <w:p>
      <w:pPr>
        <w:spacing w:after="160" w:line="400"/>
        <w:jc w:val="both"/>
        <w:rPr>
          <w:ins w:id="9150" w:author="نویسنده" w:date="2026-10-18T12:19:01Z"/>
        </w:rPr>
      </w:pPr>
      <w:ins w:id="9149" w:author="نویسنده" w:date="2026-10-18T12:19:01Z">
        <w:r>
          <w:rPr>
            <w:rFonts w:ascii="Times New Roman" w:cs="Times New Roman" w:eastAsia="Times New Roman" w:hAnsi="Times New Roman"/>
            <w:sz w:val="24"/>
            <w:szCs w:val="24"/>
          </w:rPr>
          <w:t xml:space="preserve">The main search combined four concept blocks (burnout, digital delivery, a psychological or behavioural intervention term and randomised design) in Europe PMC, OpenAlex and ERIC (26 September 2026) and in Web of Science and Scopus (17 September 2026). Because the eligibility criteria admitted any mechanism, this strategy was too narrow. We therefore repeated the search without the intervention block (Europe PMC and OpenAlex, 28 September; Web of Science and Scopus, 29 September 2026), searched PubMed with the Medical Subject Heading "Burnout, Professional" and added further delivery terms (29 September 2026). Finally, on 18 October 2026, we ran one unified strategy (burnout AND any digital-delivery term AND randomised design) in Europe PMC and ERIC (all years) and, for records published from 1 September 2026, in OpenAlex and PubMed. Web of Science and Scopus were not searched again after 29 September 2026. ClinicalTrials.gov was searched on 28 September 2026 for completed interventional registrations with burnout as a condition and a digital term. We did not search PsycINFO, Embase or the Cochrane Central Register of Controlled Trials (no access). We checked the reference lists of five earlier reviews; none led to a further eligible trial (Supplementary Section S2). A unified Europe PMC search alone retrieved 81 of the 121 included reports (67%), so no single database was sufficient. Complete strings, dates and numbers of records are in Supplementary Appendix A and Table S2.</w:t>
        </w:r>
      </w:ins>
    </w:p>
    <w:p>
      <w:pPr>
        <w:pStyle w:val="Heading2"/>
        <w:spacing w:after="120" w:before="240"/>
        <w:rPr>
          <w:ins w:id="9152" w:author="نویسنده" w:date="2026-10-18T12:19:01Z"/>
        </w:rPr>
      </w:pPr>
      <w:ins w:id="9151" w:author="نویسنده" w:date="2026-10-18T12:19:01Z">
        <w:r>
          <w:rPr>
            <w:rFonts w:ascii="Times New Roman" w:cs="Times New Roman" w:eastAsia="Times New Roman" w:hAnsi="Times New Roman"/>
            <w:b/>
            <w:bCs/>
            <w:i/>
            <w:iCs/>
            <w:sz w:val="24"/>
            <w:szCs w:val="24"/>
          </w:rPr>
          <w:t xml:space="preserve">2.4 Selection and verification</w:t>
        </w:r>
      </w:ins>
    </w:p>
    <w:p>
      <w:pPr>
        <w:spacing w:after="160" w:line="400"/>
        <w:jc w:val="both"/>
        <w:rPr>
          <w:ins w:id="9156" w:author="نویسنده" w:date="2026-10-18T12:19:01Z"/>
        </w:rPr>
      </w:pPr>
      <w:ins w:id="9153" w:author="نویسنده" w:date="2026-10-18T12:19:01Z">
        <w:r>
          <w:rPr>
            <w:rFonts w:ascii="Times New Roman" w:cs="Times New Roman" w:eastAsia="Times New Roman" w:hAnsi="Times New Roman"/>
            <w:sz w:val="24"/>
            <w:szCs w:val="24"/>
          </w:rPr>
          <w:t xml:space="preserve">Records were de-duplicated and screened with a rule-based classifier that could only exclude records. The first reviewer was an AI assistant (Section 2.7), which read every remaining record and proposed decisions; the corresponding author decided borderline reports. Eligibility was assessed from titles and abstracts; the full text was consulted for 31 reports in which the abstract was ambiguous or discrepant or the human reviewer disagreed. We estimated the screening error from a random sample of 45 excluded records.</w:t>
        </w:r>
      </w:ins>
      <w:ins w:id="9154" w:author="نویسنده" w:date="2026-10-18T12:19:01Z">
        <w:r>
          <w:rPr>
            <w:rFonts w:ascii="Times New Roman" w:cs="Times New Roman" w:eastAsia="Times New Roman" w:hAnsi="Times New Roman"/>
            <w:sz w:val="24"/>
            <w:szCs w:val="24"/>
            <w:vertAlign w:val="superscript"/>
          </w:rPr>
          <w:t xml:space="preserve">18</w:t>
        </w:r>
      </w:ins>
      <w:ins w:id="9155" w:author="نویسنده" w:date="2026-10-18T12:19:01Z">
        <w:r>
          <w:rPr>
            <w:rFonts w:ascii="Times New Roman" w:cs="Times New Roman" w:eastAsia="Times New Roman" w:hAnsi="Times New Roman"/>
            <w:sz w:val="24"/>
            <w:szCs w:val="24"/>
          </w:rPr>
          <w:t xml:space="preserve"> The corresponding author, as human reviewer, independently assessed a blind sample of 30 assessed reports (15 included and 15 excluded), and agreement with the first reviewer was summarised with Cohen's kappa. Decisions with reasons are in the ledger (master_registry.csv).</w:t>
        </w:r>
      </w:ins>
    </w:p>
    <w:p>
      <w:pPr>
        <w:spacing w:after="160" w:line="400" w:lineRule="auto"/>
        <w:jc w:val="both"/>
        <w:rPr>
          <w:del w:id="9158" w:author="نویسنده" w:date="2026-10-18T12:19:01Z"/>
        </w:rPr>
      </w:pPr>
      <w:del w:id="9157" w:author="نویسنده" w:date="2026-10-18T12:19:01Z">
        <w:r>
          <w:delText xml:space="preserve">The main search combined four concept blocks with AND: burnout, digital delivery, psychological or behavioral intervention, and randomized design. Europe PMC, OpenAlex and ERIC were searched through their public interfaces on 26 September 2026. Web of Science Core Collection (Topic field) and Scopus (title, abstract and keywords) were searched on 17 September 2026 through institutional access. The exact strings are given in Appendix A. The Scopus interface did not permit a full export, so records were captured from the results pages without abstracts. Abstracts for all 284 unique Scopus records were then retrieved from OpenAlex (201), Crossref (38), ClinicalTrials.gov (1) or the publisher's page or full text (44), so that every record could be screened on title and abstract.</w:delText>
        </w:r>
      </w:del>
    </w:p>
    <w:p>
      <w:pPr>
        <w:spacing w:after="160" w:line="400" w:lineRule="auto"/>
        <w:jc w:val="both"/>
        <w:rPr>
          <w:del w:id="9160" w:author="نویسنده" w:date="2026-10-18T12:19:01Z"/>
        </w:rPr>
      </w:pPr>
      <w:del w:id="9159" w:author="نویسنده" w:date="2026-10-18T12:19:01Z">
        <w:r>
          <w:delText xml:space="preserve">The main search contained an intervention-type block, whereas the eligibility criteria admitted interventions of any mechanism. To close this gap, we ran a supplementary search without the intervention block: in Europe PMC and OpenAlex on 28 September 2026 and in Web of Science and Scopus on 29 September 2026. It combined burnout, an extended set of digital-delivery terms (adding, among others, wearable devices, text messaging, WhatsApp and WeChat, gamification, </w:delText>
          <w:lastRenderedPageBreak/>
          <w:delText>webinars and activity trackers) and randomized design. In Europe PMC and OpenAlex it excluded records already captured by the main digital and intervention blocks; in Web of Science and Scopus the results were exported in full with abstracts and de-duplicated against all earlier records.</w:delText>
        </w:r>
      </w:del>
    </w:p>
    <w:p>
      <w:pPr>
        <w:spacing w:after="160" w:line="400" w:lineRule="auto"/>
        <w:jc w:val="both"/>
        <w:rPr>
          <w:del w:id="9162" w:author="نویسنده" w:date="2026-10-18T12:19:01Z"/>
        </w:rPr>
      </w:pPr>
      <w:del w:id="9161" w:author="نویسنده" w:date="2026-10-18T12:19:01Z">
        <w:r>
          <w:delText xml:space="preserve">Reading the trials retrieved by these searches and comparing them with a check of the literature exposed a further gap: the digital-delivery vocabulary of the earlier strings contained "virtual reality" but not "virtual", "remote", "video" or "audio", and none of the searches used the controlled vocabulary of the database that indexes most trials. On 29 September 2026 we therefore ran three further searches. The first searched PubMed for the Medical Subject Heading "Burnout, Professional" combined with randomized-design terms. The second and third searched titles and abstracts in Europe PMC for burnout, randomized-design terms and two lists of additional delivery terms (among them virtual, remote, video, audio, podcast, email, social media, asynchronous, hybrid, blended and self-paced). These searches were de-duplicated against every earlier record, screened with the same rules and assessed against the same criteria. They were not repeated in OpenAlex, ERIC, Web of Science or Scopus. The exact strings are in Appendix A and the retrieved records in raw_third_search.json.</w:delText>
        </w:r>
      </w:del>
    </w:p>
    <w:p>
      <w:pPr>
        <w:spacing w:after="160" w:line="400" w:lineRule="auto"/>
        <w:jc w:val="both"/>
        <w:rPr>
          <w:del w:id="9164" w:author="نویسنده" w:date="2026-10-18T12:19:01Z"/>
        </w:rPr>
      </w:pPr>
      <w:del w:id="9163" w:author="نویسنده" w:date="2026-10-18T12:19:01Z">
        <w:r>
          <w:delText xml:space="preserve">ClinicalTrials.gov was searched through its version 2 API on 28 September 2026 for completed interventional registrations with burnout as a condition and at least one digital term in the title or intervention description. Registrations whose titles named students, patients, caregivers, parents or children were set aside. Table 2 summaries the sources and the flow of records from each.</w:delText>
        </w:r>
      </w:del>
    </w:p>
    <w:p>
      <w:pPr>
        <w:keepNext/>
        <w:spacing w:before="240" w:after="100"/>
        <w:rPr>
          <w:del w:id="9167" w:author="نویسنده" w:date="2026-10-18T12:19:01Z"/>
        </w:rPr>
      </w:pPr>
      <w:del w:id="9165" w:author="نویسنده" w:date="2026-10-18T12:19:01Z">
        <w:r>
          <w:rPr>
            <w:b/>
            <w:bCs/>
          </w:rPr>
          <w:delText>Table 2.</w:delText>
        </w:r>
      </w:del>
      <w:del w:id="9166" w:author="نویسنده" w:date="2026-10-18T12:19:01Z">
        <w:r>
          <w:delText xml:space="preserve"> Information sources, search dates and flow of records by source</w:delText>
        </w:r>
      </w:del>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3"/>
        <w:gridCol w:w="1310"/>
        <w:gridCol w:w="1217"/>
        <w:gridCol w:w="1310"/>
        <w:gridCol w:w="1123"/>
        <w:gridCol w:w="1217"/>
      </w:tblGrid>
      <w:tr w:rsidR="001D2698" w14:paraId="2538B75F" w14:textId="77777777">
        <w:trPr>
          <w:tblHeader/>
          <w:del w:id="9180" w:author="نویسنده" w:date="2026-10-18T12:19:01Z"/>
        </w:trPr>
        <w:tc>
          <w:tcPr>
            <w:tcW w:w="3182"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38F38C97" w14:textId="77777777" w:rsidR="001D2698" w:rsidRDefault="00000000">
            <w:pPr>
              <w:rPr>
                <w:del w:id="9169" w:author="نویسنده" w:date="2026-10-18T12:19:01Z"/>
              </w:rPr>
            </w:pPr>
            <w:del w:id="9168" w:author="نویسنده" w:date="2026-10-18T12:19:01Z">
              <w:r>
                <w:rPr>
                  <w:b/>
                  <w:bCs/>
                  <w:sz w:val="18"/>
                  <w:szCs w:val="18"/>
                </w:rPr>
                <w:delText>Source</w:delText>
              </w:r>
            </w:del>
          </w:p>
        </w:tc>
        <w:tc>
          <w:tcPr>
            <w:tcW w:w="1310"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72654C94" w14:textId="77777777" w:rsidR="001D2698" w:rsidRDefault="00000000">
            <w:pPr>
              <w:jc w:val="center"/>
              <w:rPr>
                <w:del w:id="9171" w:author="نویسنده" w:date="2026-10-18T12:19:01Z"/>
              </w:rPr>
            </w:pPr>
            <w:del w:id="9170" w:author="نویسنده" w:date="2026-10-18T12:19:01Z">
              <w:r>
                <w:rPr>
                  <w:b/>
                  <w:bCs/>
                  <w:sz w:val="18"/>
                  <w:szCs w:val="18"/>
                </w:rPr>
                <w:delText>Search date</w:delText>
              </w:r>
            </w:del>
          </w:p>
        </w:tc>
        <w:tc>
          <w:tcPr>
            <w:tcW w:w="1217"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3337ADCC" w14:textId="77777777" w:rsidR="001D2698" w:rsidRDefault="00000000">
            <w:pPr>
              <w:jc w:val="center"/>
              <w:rPr>
                <w:del w:id="9173" w:author="نویسنده" w:date="2026-10-18T12:19:01Z"/>
              </w:rPr>
            </w:pPr>
            <w:del w:id="9172" w:author="نویسنده" w:date="2026-10-18T12:19:01Z">
              <w:r>
                <w:rPr>
                  <w:b/>
                  <w:bCs/>
                  <w:sz w:val="18"/>
                  <w:szCs w:val="18"/>
                </w:rPr>
                <w:delText>Records identified</w:delText>
              </w:r>
            </w:del>
          </w:p>
        </w:tc>
        <w:tc>
          <w:tcPr>
            <w:tcW w:w="1310"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7A133177" w14:textId="77777777" w:rsidR="001D2698" w:rsidRDefault="00000000">
            <w:pPr>
              <w:jc w:val="center"/>
              <w:rPr>
                <w:del w:id="9175" w:author="نویسنده" w:date="2026-10-18T12:19:01Z"/>
              </w:rPr>
            </w:pPr>
            <w:del w:id="9174" w:author="نویسنده" w:date="2026-10-18T12:19:01Z">
              <w:r>
                <w:rPr>
                  <w:b/>
                  <w:bCs/>
                  <w:sz w:val="18"/>
                  <w:szCs w:val="18"/>
                </w:rPr>
                <w:delText>Unique records screened</w:delText>
              </w:r>
            </w:del>
          </w:p>
        </w:tc>
        <w:tc>
          <w:tcPr>
            <w:tcW w:w="1123"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4D5D9193" w14:textId="77777777" w:rsidR="001D2698" w:rsidRDefault="00000000">
            <w:pPr>
              <w:jc w:val="center"/>
              <w:rPr>
                <w:del w:id="9177" w:author="نویسنده" w:date="2026-10-18T12:19:01Z"/>
              </w:rPr>
            </w:pPr>
            <w:del w:id="9176" w:author="نویسنده" w:date="2026-10-18T12:19:01Z">
              <w:r>
                <w:rPr>
                  <w:b/>
                  <w:bCs/>
                  <w:sz w:val="18"/>
                  <w:szCs w:val="18"/>
                </w:rPr>
                <w:delText>Reports assessed</w:delText>
              </w:r>
            </w:del>
          </w:p>
        </w:tc>
        <w:tc>
          <w:tcPr>
            <w:tcW w:w="1217"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19A68B3F" w14:textId="77777777" w:rsidR="001D2698" w:rsidRDefault="00000000">
            <w:pPr>
              <w:jc w:val="center"/>
              <w:rPr>
                <w:del w:id="9179" w:author="نویسنده" w:date="2026-10-18T12:19:01Z"/>
              </w:rPr>
            </w:pPr>
            <w:del w:id="9178" w:author="نویسنده" w:date="2026-10-18T12:19:01Z">
              <w:r>
                <w:rPr>
                  <w:b/>
                  <w:bCs/>
                  <w:sz w:val="18"/>
                  <w:szCs w:val="18"/>
                </w:rPr>
                <w:delText>Reports included</w:delText>
              </w:r>
            </w:del>
          </w:p>
        </w:tc>
      </w:tr>
      <w:tr w:rsidR="001D2698" w14:paraId="3ED8A181" w14:textId="77777777">
        <w:trPr>
          <w:del w:id="9188"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DF75EE" w14:textId="77777777" w:rsidR="001D2698" w:rsidRDefault="00000000">
            <w:pPr>
              <w:rPr>
                <w:del w:id="9182" w:author="نویسنده" w:date="2026-10-18T12:19:01Z"/>
              </w:rPr>
            </w:pPr>
            <w:del w:id="9181" w:author="نویسنده" w:date="2026-10-18T12:19:01Z">
              <w:r>
                <w:rPr>
                  <w:b/>
                  <w:bCs/>
                  <w:sz w:val="18"/>
                  <w:szCs w:val="18"/>
                </w:rPr>
                <w:delText>Main search</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BBEAB4" w14:textId="77777777" w:rsidR="001D2698" w:rsidRDefault="001D2698">
            <w:pPr>
              <w:jc w:val="center"/>
              <w:rPr>
                <w:del w:id="9183" w:author="نویسنده" w:date="2026-10-18T12:19:01Z"/>
              </w:rPr>
            </w:pPr>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27BA8E" w14:textId="77777777" w:rsidR="001D2698" w:rsidRDefault="001D2698">
            <w:pPr>
              <w:jc w:val="center"/>
              <w:rPr>
                <w:del w:id="9184" w:author="نویسنده" w:date="2026-10-18T12:19:01Z"/>
              </w:rPr>
            </w:pP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2CB826" w14:textId="77777777" w:rsidR="001D2698" w:rsidRDefault="001D2698">
            <w:pPr>
              <w:jc w:val="center"/>
              <w:rPr>
                <w:del w:id="9185" w:author="نویسنده" w:date="2026-10-18T12:19:01Z"/>
              </w:rPr>
            </w:pPr>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A14620" w14:textId="77777777" w:rsidR="001D2698" w:rsidRDefault="001D2698">
            <w:pPr>
              <w:jc w:val="center"/>
              <w:rPr>
                <w:del w:id="9186" w:author="نویسنده" w:date="2026-10-18T12:19:01Z"/>
              </w:rPr>
            </w:pPr>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0BF592" w14:textId="77777777" w:rsidR="001D2698" w:rsidRDefault="001D2698">
            <w:pPr>
              <w:jc w:val="center"/>
              <w:rPr>
                <w:del w:id="9187" w:author="نویسنده" w:date="2026-10-18T12:19:01Z"/>
              </w:rPr>
            </w:pPr>
          </w:p>
        </w:tc>
      </w:tr>
      <w:tr w:rsidR="001D2698" w14:paraId="27A44102" w14:textId="77777777">
        <w:trPr>
          <w:del w:id="9201"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B8A5F0" w14:textId="77777777" w:rsidR="001D2698" w:rsidRDefault="00000000">
            <w:pPr>
              <w:rPr>
                <w:del w:id="9190" w:author="نویسنده" w:date="2026-10-18T12:19:01Z"/>
              </w:rPr>
            </w:pPr>
            <w:del w:id="9189" w:author="نویسنده" w:date="2026-10-18T12:19:01Z">
              <w:r>
                <w:rPr>
                  <w:sz w:val="18"/>
                  <w:szCs w:val="18"/>
                </w:rPr>
                <w:delText xml:space="preserve">    Europe PMC</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C29406" w14:textId="77777777" w:rsidR="001D2698" w:rsidRDefault="00000000">
            <w:pPr>
              <w:jc w:val="center"/>
              <w:rPr>
                <w:del w:id="9192" w:author="نویسنده" w:date="2026-10-18T12:19:01Z"/>
              </w:rPr>
            </w:pPr>
            <w:del w:id="9191" w:author="نویسنده" w:date="2026-10-18T12:19:01Z">
              <w:r>
                <w:rPr>
                  <w:sz w:val="18"/>
                  <w:szCs w:val="18"/>
                </w:rPr>
                <w:delText>26 Sep 2026</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B5679F" w14:textId="77777777" w:rsidR="001D2698" w:rsidRDefault="00000000">
            <w:pPr>
              <w:jc w:val="center"/>
              <w:rPr>
                <w:del w:id="9194" w:author="نویسنده" w:date="2026-10-18T12:19:01Z"/>
              </w:rPr>
            </w:pPr>
            <w:del w:id="9193" w:author="نویسنده" w:date="2026-10-18T12:19:01Z">
              <w:r>
                <w:rPr>
                  <w:sz w:val="18"/>
                  <w:szCs w:val="18"/>
                </w:rPr>
                <w:delText>227</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551682" w14:textId="77777777" w:rsidR="001D2698" w:rsidRDefault="00000000">
            <w:pPr>
              <w:jc w:val="center"/>
              <w:rPr>
                <w:del w:id="9196" w:author="نویسنده" w:date="2026-10-18T12:19:01Z"/>
              </w:rPr>
            </w:pPr>
            <w:del w:id="9195" w:author="نویسنده" w:date="2026-10-18T12:19:01Z">
              <w:r>
                <w:rPr>
                  <w:sz w:val="18"/>
                  <w:szCs w:val="18"/>
                </w:rPr>
                <w:delText>213</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4D213C" w14:textId="77777777" w:rsidR="001D2698" w:rsidRDefault="00000000">
            <w:pPr>
              <w:jc w:val="center"/>
              <w:rPr>
                <w:del w:id="9198" w:author="نویسنده" w:date="2026-10-18T12:19:01Z"/>
              </w:rPr>
            </w:pPr>
            <w:del w:id="9197" w:author="نویسنده" w:date="2026-10-18T12:19:01Z">
              <w:r>
                <w:rPr>
                  <w:sz w:val="18"/>
                  <w:szCs w:val="18"/>
                </w:rPr>
                <w:delText>85</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00FADA" w14:textId="77777777" w:rsidR="001D2698" w:rsidRDefault="00000000">
            <w:pPr>
              <w:jc w:val="center"/>
              <w:rPr>
                <w:del w:id="9200" w:author="نویسنده" w:date="2026-10-18T12:19:01Z"/>
              </w:rPr>
            </w:pPr>
            <w:del w:id="9199" w:author="نویسنده" w:date="2026-10-18T12:19:01Z">
              <w:r>
                <w:rPr>
                  <w:sz w:val="18"/>
                  <w:szCs w:val="18"/>
                </w:rPr>
                <w:delText>50</w:delText>
              </w:r>
            </w:del>
          </w:p>
        </w:tc>
      </w:tr>
      <w:tr w:rsidR="001D2698" w14:paraId="12C680C1" w14:textId="77777777">
        <w:trPr>
          <w:del w:id="9214"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5EABF6" w14:textId="77777777" w:rsidR="001D2698" w:rsidRDefault="00000000">
            <w:pPr>
              <w:rPr>
                <w:del w:id="9203" w:author="نویسنده" w:date="2026-10-18T12:19:01Z"/>
              </w:rPr>
            </w:pPr>
            <w:del w:id="9202" w:author="نویسنده" w:date="2026-10-18T12:19:01Z">
              <w:r>
                <w:rPr>
                  <w:sz w:val="18"/>
                  <w:szCs w:val="18"/>
                </w:rPr>
                <w:delText xml:space="preserve">    OpenAlex</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F7EC16" w14:textId="77777777" w:rsidR="001D2698" w:rsidRDefault="00000000">
            <w:pPr>
              <w:jc w:val="center"/>
              <w:rPr>
                <w:del w:id="9205" w:author="نویسنده" w:date="2026-10-18T12:19:01Z"/>
              </w:rPr>
            </w:pPr>
            <w:del w:id="9204" w:author="نویسنده" w:date="2026-10-18T12:19:01Z">
              <w:r>
                <w:rPr>
                  <w:sz w:val="18"/>
                  <w:szCs w:val="18"/>
                </w:rPr>
                <w:delText>26 Sep 2026</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28DB29" w14:textId="77777777" w:rsidR="001D2698" w:rsidRDefault="00000000">
            <w:pPr>
              <w:jc w:val="center"/>
              <w:rPr>
                <w:del w:id="9207" w:author="نویسنده" w:date="2026-10-18T12:19:01Z"/>
              </w:rPr>
            </w:pPr>
            <w:del w:id="9206" w:author="نویسنده" w:date="2026-10-18T12:19:01Z">
              <w:r>
                <w:rPr>
                  <w:sz w:val="18"/>
                  <w:szCs w:val="18"/>
                </w:rPr>
                <w:delText>716</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6CA590" w14:textId="77777777" w:rsidR="001D2698" w:rsidRDefault="00000000">
            <w:pPr>
              <w:jc w:val="center"/>
              <w:rPr>
                <w:del w:id="9209" w:author="نویسنده" w:date="2026-10-18T12:19:01Z"/>
              </w:rPr>
            </w:pPr>
            <w:del w:id="9208" w:author="نویسنده" w:date="2026-10-18T12:19:01Z">
              <w:r>
                <w:rPr>
                  <w:sz w:val="18"/>
                  <w:szCs w:val="18"/>
                </w:rPr>
                <w:delText>315</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184DD9" w14:textId="77777777" w:rsidR="001D2698" w:rsidRDefault="00000000">
            <w:pPr>
              <w:jc w:val="center"/>
              <w:rPr>
                <w:del w:id="9211" w:author="نویسنده" w:date="2026-10-18T12:19:01Z"/>
              </w:rPr>
            </w:pPr>
            <w:del w:id="9210" w:author="نویسنده" w:date="2026-10-18T12:19:01Z">
              <w:r>
                <w:rPr>
                  <w:sz w:val="18"/>
                  <w:szCs w:val="18"/>
                </w:rPr>
                <w:delText>30</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6F2AB7" w14:textId="77777777" w:rsidR="001D2698" w:rsidRDefault="00000000">
            <w:pPr>
              <w:jc w:val="center"/>
              <w:rPr>
                <w:del w:id="9213" w:author="نویسنده" w:date="2026-10-18T12:19:01Z"/>
              </w:rPr>
            </w:pPr>
            <w:del w:id="9212" w:author="نویسنده" w:date="2026-10-18T12:19:01Z">
              <w:r>
                <w:rPr>
                  <w:sz w:val="18"/>
                  <w:szCs w:val="18"/>
                </w:rPr>
                <w:delText>13</w:delText>
              </w:r>
            </w:del>
          </w:p>
        </w:tc>
      </w:tr>
      <w:tr w:rsidR="001D2698" w14:paraId="5967C12D" w14:textId="77777777">
        <w:trPr>
          <w:del w:id="9227"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463085" w14:textId="77777777" w:rsidR="001D2698" w:rsidRDefault="00000000">
            <w:pPr>
              <w:rPr>
                <w:del w:id="9216" w:author="نویسنده" w:date="2026-10-18T12:19:01Z"/>
              </w:rPr>
            </w:pPr>
            <w:del w:id="9215" w:author="نویسنده" w:date="2026-10-18T12:19:01Z">
              <w:r>
                <w:rPr>
                  <w:sz w:val="18"/>
                  <w:szCs w:val="18"/>
                </w:rPr>
                <w:delText xml:space="preserve">    ERIC</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C0584C" w14:textId="77777777" w:rsidR="001D2698" w:rsidRDefault="00000000">
            <w:pPr>
              <w:jc w:val="center"/>
              <w:rPr>
                <w:del w:id="9218" w:author="نویسنده" w:date="2026-10-18T12:19:01Z"/>
              </w:rPr>
            </w:pPr>
            <w:del w:id="9217" w:author="نویسنده" w:date="2026-10-18T12:19:01Z">
              <w:r>
                <w:rPr>
                  <w:sz w:val="18"/>
                  <w:szCs w:val="18"/>
                </w:rPr>
                <w:delText>26 Sep 2026</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0850B9" w14:textId="77777777" w:rsidR="001D2698" w:rsidRDefault="00000000">
            <w:pPr>
              <w:jc w:val="center"/>
              <w:rPr>
                <w:del w:id="9220" w:author="نویسنده" w:date="2026-10-18T12:19:01Z"/>
              </w:rPr>
            </w:pPr>
            <w:del w:id="9219" w:author="نویسنده" w:date="2026-10-18T12:19:01Z">
              <w:r>
                <w:rPr>
                  <w:sz w:val="18"/>
                  <w:szCs w:val="18"/>
                </w:rPr>
                <w:delText>8</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0D9F74" w14:textId="77777777" w:rsidR="001D2698" w:rsidRDefault="00000000">
            <w:pPr>
              <w:jc w:val="center"/>
              <w:rPr>
                <w:del w:id="9222" w:author="نویسنده" w:date="2026-10-18T12:19:01Z"/>
              </w:rPr>
            </w:pPr>
            <w:del w:id="9221" w:author="نویسنده" w:date="2026-10-18T12:19:01Z">
              <w:r>
                <w:rPr>
                  <w:sz w:val="18"/>
                  <w:szCs w:val="18"/>
                </w:rPr>
                <w:delText>8</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AADB3C" w14:textId="77777777" w:rsidR="001D2698" w:rsidRDefault="00000000">
            <w:pPr>
              <w:jc w:val="center"/>
              <w:rPr>
                <w:del w:id="9224" w:author="نویسنده" w:date="2026-10-18T12:19:01Z"/>
              </w:rPr>
            </w:pPr>
            <w:del w:id="9223" w:author="نویسنده" w:date="2026-10-18T12:19:01Z">
              <w:r>
                <w:rPr>
                  <w:sz w:val="18"/>
                  <w:szCs w:val="18"/>
                </w:rPr>
                <w:delText>1</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A9928B" w14:textId="77777777" w:rsidR="001D2698" w:rsidRDefault="00000000">
            <w:pPr>
              <w:jc w:val="center"/>
              <w:rPr>
                <w:del w:id="9226" w:author="نویسنده" w:date="2026-10-18T12:19:01Z"/>
              </w:rPr>
            </w:pPr>
            <w:del w:id="9225" w:author="نویسنده" w:date="2026-10-18T12:19:01Z">
              <w:r>
                <w:rPr>
                  <w:sz w:val="18"/>
                  <w:szCs w:val="18"/>
                </w:rPr>
                <w:delText>1</w:delText>
              </w:r>
            </w:del>
          </w:p>
        </w:tc>
      </w:tr>
      <w:tr w:rsidR="001D2698" w14:paraId="422F62C2" w14:textId="77777777">
        <w:trPr>
          <w:del w:id="9240"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6ABDA6" w14:textId="77777777" w:rsidR="001D2698" w:rsidRDefault="00000000">
            <w:pPr>
              <w:rPr>
                <w:del w:id="9229" w:author="نویسنده" w:date="2026-10-18T12:19:01Z"/>
              </w:rPr>
            </w:pPr>
            <w:del w:id="9228" w:author="نویسنده" w:date="2026-10-18T12:19:01Z">
              <w:r>
                <w:rPr>
                  <w:sz w:val="18"/>
                  <w:szCs w:val="18"/>
                </w:rPr>
                <w:delText xml:space="preserve">    Web of Science</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FA957F" w14:textId="77777777" w:rsidR="001D2698" w:rsidRDefault="00000000">
            <w:pPr>
              <w:jc w:val="center"/>
              <w:rPr>
                <w:del w:id="9231" w:author="نویسنده" w:date="2026-10-18T12:19:01Z"/>
              </w:rPr>
            </w:pPr>
            <w:del w:id="9230" w:author="نویسنده" w:date="2026-10-18T12:19:01Z">
              <w:r>
                <w:rPr>
                  <w:sz w:val="18"/>
                  <w:szCs w:val="18"/>
                </w:rPr>
                <w:delText>17 Sep 2026</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45FD49" w14:textId="77777777" w:rsidR="001D2698" w:rsidRDefault="00000000">
            <w:pPr>
              <w:jc w:val="center"/>
              <w:rPr>
                <w:del w:id="9233" w:author="نویسنده" w:date="2026-10-18T12:19:01Z"/>
              </w:rPr>
            </w:pPr>
            <w:del w:id="9232" w:author="نویسنده" w:date="2026-10-18T12:19:01Z">
              <w:r>
                <w:rPr>
                  <w:sz w:val="18"/>
                  <w:szCs w:val="18"/>
                </w:rPr>
                <w:delText>352</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128C53" w14:textId="77777777" w:rsidR="001D2698" w:rsidRDefault="00000000">
            <w:pPr>
              <w:jc w:val="center"/>
              <w:rPr>
                <w:del w:id="9235" w:author="نویسنده" w:date="2026-10-18T12:19:01Z"/>
              </w:rPr>
            </w:pPr>
            <w:del w:id="9234" w:author="نویسنده" w:date="2026-10-18T12:19:01Z">
              <w:r>
                <w:rPr>
                  <w:sz w:val="18"/>
                  <w:szCs w:val="18"/>
                </w:rPr>
                <w:delText>274</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9E0579" w14:textId="77777777" w:rsidR="001D2698" w:rsidRDefault="00000000">
            <w:pPr>
              <w:jc w:val="center"/>
              <w:rPr>
                <w:del w:id="9237" w:author="نویسنده" w:date="2026-10-18T12:19:01Z"/>
              </w:rPr>
            </w:pPr>
            <w:del w:id="9236" w:author="نویسنده" w:date="2026-10-18T12:19:01Z">
              <w:r>
                <w:rPr>
                  <w:sz w:val="18"/>
                  <w:szCs w:val="18"/>
                </w:rPr>
                <w:delText>18</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44CB13" w14:textId="77777777" w:rsidR="001D2698" w:rsidRDefault="00000000">
            <w:pPr>
              <w:jc w:val="center"/>
              <w:rPr>
                <w:del w:id="9239" w:author="نویسنده" w:date="2026-10-18T12:19:01Z"/>
              </w:rPr>
            </w:pPr>
            <w:del w:id="9238" w:author="نویسنده" w:date="2026-10-18T12:19:01Z">
              <w:r>
                <w:rPr>
                  <w:sz w:val="18"/>
                  <w:szCs w:val="18"/>
                </w:rPr>
                <w:delText>13</w:delText>
              </w:r>
            </w:del>
          </w:p>
        </w:tc>
      </w:tr>
      <w:tr w:rsidR="001D2698" w14:paraId="14B4CB31" w14:textId="77777777">
        <w:trPr>
          <w:del w:id="9253"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EC7190" w14:textId="77777777" w:rsidR="001D2698" w:rsidRDefault="00000000">
            <w:pPr>
              <w:rPr>
                <w:del w:id="9242" w:author="نویسنده" w:date="2026-10-18T12:19:01Z"/>
              </w:rPr>
            </w:pPr>
            <w:del w:id="9241" w:author="نویسنده" w:date="2026-10-18T12:19:01Z">
              <w:r>
                <w:rPr>
                  <w:sz w:val="18"/>
                  <w:szCs w:val="18"/>
                </w:rPr>
                <w:delText xml:space="preserve">    Scopus</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CD66EC" w14:textId="77777777" w:rsidR="001D2698" w:rsidRDefault="00000000">
            <w:pPr>
              <w:jc w:val="center"/>
              <w:rPr>
                <w:del w:id="9244" w:author="نویسنده" w:date="2026-10-18T12:19:01Z"/>
              </w:rPr>
            </w:pPr>
            <w:del w:id="9243" w:author="نویسنده" w:date="2026-10-18T12:19:01Z">
              <w:r>
                <w:rPr>
                  <w:sz w:val="18"/>
                  <w:szCs w:val="18"/>
                </w:rPr>
                <w:delText>17 Sep 2026</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F23BC2" w14:textId="77777777" w:rsidR="001D2698" w:rsidRDefault="00000000">
            <w:pPr>
              <w:jc w:val="center"/>
              <w:rPr>
                <w:del w:id="9246" w:author="نویسنده" w:date="2026-10-18T12:19:01Z"/>
              </w:rPr>
            </w:pPr>
            <w:del w:id="9245" w:author="نویسنده" w:date="2026-10-18T12:19:01Z">
              <w:r>
                <w:rPr>
                  <w:sz w:val="18"/>
                  <w:szCs w:val="18"/>
                </w:rPr>
                <w:delText>382</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EB5B03" w14:textId="77777777" w:rsidR="001D2698" w:rsidRDefault="00000000">
            <w:pPr>
              <w:jc w:val="center"/>
              <w:rPr>
                <w:del w:id="9248" w:author="نویسنده" w:date="2026-10-18T12:19:01Z"/>
              </w:rPr>
            </w:pPr>
            <w:del w:id="9247" w:author="نویسنده" w:date="2026-10-18T12:19:01Z">
              <w:r>
                <w:rPr>
                  <w:sz w:val="18"/>
                  <w:szCs w:val="18"/>
                </w:rPr>
                <w:delText>284</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0F849D" w14:textId="77777777" w:rsidR="001D2698" w:rsidRDefault="00000000">
            <w:pPr>
              <w:jc w:val="center"/>
              <w:rPr>
                <w:del w:id="9250" w:author="نویسنده" w:date="2026-10-18T12:19:01Z"/>
              </w:rPr>
            </w:pPr>
            <w:del w:id="9249" w:author="نویسنده" w:date="2026-10-18T12:19:01Z">
              <w:r>
                <w:rPr>
                  <w:sz w:val="18"/>
                  <w:szCs w:val="18"/>
                </w:rPr>
                <w:delText>13</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5F6510" w14:textId="77777777" w:rsidR="001D2698" w:rsidRDefault="00000000">
            <w:pPr>
              <w:jc w:val="center"/>
              <w:rPr>
                <w:del w:id="9252" w:author="نویسنده" w:date="2026-10-18T12:19:01Z"/>
              </w:rPr>
            </w:pPr>
            <w:del w:id="9251" w:author="نویسنده" w:date="2026-10-18T12:19:01Z">
              <w:r>
                <w:rPr>
                  <w:sz w:val="18"/>
                  <w:szCs w:val="18"/>
                </w:rPr>
                <w:delText>11</w:delText>
              </w:r>
            </w:del>
          </w:p>
        </w:tc>
      </w:tr>
      <w:tr w:rsidR="001D2698" w14:paraId="61916DCB" w14:textId="77777777">
        <w:trPr>
          <w:del w:id="9261"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E3C900" w14:textId="77777777" w:rsidR="001D2698" w:rsidRDefault="00000000">
            <w:pPr>
              <w:rPr>
                <w:del w:id="9255" w:author="نویسنده" w:date="2026-10-18T12:19:01Z"/>
              </w:rPr>
            </w:pPr>
            <w:del w:id="9254" w:author="نویسنده" w:date="2026-10-18T12:19:01Z">
              <w:r>
                <w:rPr>
                  <w:b/>
                  <w:bCs/>
                  <w:sz w:val="18"/>
                  <w:szCs w:val="18"/>
                </w:rPr>
                <w:delText>Supplementary search (no intervention block)</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A2F9AA" w14:textId="77777777" w:rsidR="001D2698" w:rsidRDefault="001D2698">
            <w:pPr>
              <w:jc w:val="center"/>
              <w:rPr>
                <w:del w:id="9256" w:author="نویسنده" w:date="2026-10-18T12:19:01Z"/>
              </w:rPr>
            </w:pPr>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50C18D" w14:textId="77777777" w:rsidR="001D2698" w:rsidRDefault="001D2698">
            <w:pPr>
              <w:jc w:val="center"/>
              <w:rPr>
                <w:del w:id="9257" w:author="نویسنده" w:date="2026-10-18T12:19:01Z"/>
              </w:rPr>
            </w:pP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1E3368" w14:textId="77777777" w:rsidR="001D2698" w:rsidRDefault="001D2698">
            <w:pPr>
              <w:jc w:val="center"/>
              <w:rPr>
                <w:del w:id="9258" w:author="نویسنده" w:date="2026-10-18T12:19:01Z"/>
              </w:rPr>
            </w:pPr>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A72047" w14:textId="77777777" w:rsidR="001D2698" w:rsidRDefault="001D2698">
            <w:pPr>
              <w:jc w:val="center"/>
              <w:rPr>
                <w:del w:id="9259" w:author="نویسنده" w:date="2026-10-18T12:19:01Z"/>
              </w:rPr>
            </w:pPr>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8E3B9A" w14:textId="77777777" w:rsidR="001D2698" w:rsidRDefault="001D2698">
            <w:pPr>
              <w:jc w:val="center"/>
              <w:rPr>
                <w:del w:id="9260" w:author="نویسنده" w:date="2026-10-18T12:19:01Z"/>
              </w:rPr>
            </w:pPr>
          </w:p>
        </w:tc>
      </w:tr>
      <w:tr w:rsidR="001D2698" w14:paraId="510EB236" w14:textId="77777777">
        <w:trPr>
          <w:del w:id="9274"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2DDF7D" w14:textId="77777777" w:rsidR="001D2698" w:rsidRDefault="00000000">
            <w:pPr>
              <w:rPr>
                <w:del w:id="9263" w:author="نویسنده" w:date="2026-10-18T12:19:01Z"/>
              </w:rPr>
            </w:pPr>
            <w:del w:id="9262" w:author="نویسنده" w:date="2026-10-18T12:19:01Z">
              <w:r>
                <w:rPr>
                  <w:sz w:val="18"/>
                  <w:szCs w:val="18"/>
                </w:rPr>
                <w:delText xml:space="preserve">    Europe PMC</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E3709D" w14:textId="77777777" w:rsidR="001D2698" w:rsidRDefault="00000000">
            <w:pPr>
              <w:jc w:val="center"/>
              <w:rPr>
                <w:del w:id="9265" w:author="نویسنده" w:date="2026-10-18T12:19:01Z"/>
              </w:rPr>
            </w:pPr>
            <w:del w:id="9264" w:author="نویسنده" w:date="2026-10-18T12:19:01Z">
              <w:r>
                <w:rPr>
                  <w:sz w:val="18"/>
                  <w:szCs w:val="18"/>
                </w:rPr>
                <w:delText>28 Sep 2026</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640555" w14:textId="77777777" w:rsidR="001D2698" w:rsidRDefault="00000000">
            <w:pPr>
              <w:jc w:val="center"/>
              <w:rPr>
                <w:del w:id="9267" w:author="نویسنده" w:date="2026-10-18T12:19:01Z"/>
              </w:rPr>
            </w:pPr>
            <w:del w:id="9266" w:author="نویسنده" w:date="2026-10-18T12:19:01Z">
              <w:r>
                <w:rPr>
                  <w:sz w:val="18"/>
                  <w:szCs w:val="18"/>
                </w:rPr>
                <w:delText>125</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2D86F8" w14:textId="77777777" w:rsidR="001D2698" w:rsidRDefault="00000000">
            <w:pPr>
              <w:jc w:val="center"/>
              <w:rPr>
                <w:del w:id="9269" w:author="نویسنده" w:date="2026-10-18T12:19:01Z"/>
              </w:rPr>
            </w:pPr>
            <w:del w:id="9268" w:author="نویسنده" w:date="2026-10-18T12:19:01Z">
              <w:r>
                <w:rPr>
                  <w:sz w:val="18"/>
                  <w:szCs w:val="18"/>
                </w:rPr>
                <w:delText>104</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9F7996" w14:textId="77777777" w:rsidR="001D2698" w:rsidRDefault="00000000">
            <w:pPr>
              <w:jc w:val="center"/>
              <w:rPr>
                <w:del w:id="9271" w:author="نویسنده" w:date="2026-10-18T12:19:01Z"/>
              </w:rPr>
            </w:pPr>
            <w:del w:id="9270" w:author="نویسنده" w:date="2026-10-18T12:19:01Z">
              <w:r>
                <w:rPr>
                  <w:sz w:val="18"/>
                  <w:szCs w:val="18"/>
                </w:rPr>
                <w:delText>25</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0850C0" w14:textId="77777777" w:rsidR="001D2698" w:rsidRDefault="00000000">
            <w:pPr>
              <w:jc w:val="center"/>
              <w:rPr>
                <w:del w:id="9273" w:author="نویسنده" w:date="2026-10-18T12:19:01Z"/>
              </w:rPr>
            </w:pPr>
            <w:del w:id="9272" w:author="نویسنده" w:date="2026-10-18T12:19:01Z">
              <w:r>
                <w:rPr>
                  <w:sz w:val="18"/>
                  <w:szCs w:val="18"/>
                </w:rPr>
                <w:delText>8</w:delText>
              </w:r>
            </w:del>
          </w:p>
        </w:tc>
      </w:tr>
      <w:tr w:rsidR="001D2698" w14:paraId="45F8D21A" w14:textId="77777777">
        <w:trPr>
          <w:del w:id="9287"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D7A100" w14:textId="77777777" w:rsidR="001D2698" w:rsidRDefault="00000000">
            <w:pPr>
              <w:rPr>
                <w:del w:id="9276" w:author="نویسنده" w:date="2026-10-18T12:19:01Z"/>
              </w:rPr>
            </w:pPr>
            <w:del w:id="9275" w:author="نویسنده" w:date="2026-10-18T12:19:01Z">
              <w:r>
                <w:rPr>
                  <w:sz w:val="18"/>
                  <w:szCs w:val="18"/>
                </w:rPr>
                <w:delText xml:space="preserve">    OpenAlex</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485F9B" w14:textId="77777777" w:rsidR="001D2698" w:rsidRDefault="00000000">
            <w:pPr>
              <w:jc w:val="center"/>
              <w:rPr>
                <w:del w:id="9278" w:author="نویسنده" w:date="2026-10-18T12:19:01Z"/>
              </w:rPr>
            </w:pPr>
            <w:del w:id="9277" w:author="نویسنده" w:date="2026-10-18T12:19:01Z">
              <w:r>
                <w:rPr>
                  <w:sz w:val="18"/>
                  <w:szCs w:val="18"/>
                </w:rPr>
                <w:delText>28 Sep 2026</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8898A6" w14:textId="77777777" w:rsidR="001D2698" w:rsidRDefault="00000000">
            <w:pPr>
              <w:jc w:val="center"/>
              <w:rPr>
                <w:del w:id="9280" w:author="نویسنده" w:date="2026-10-18T12:19:01Z"/>
              </w:rPr>
            </w:pPr>
            <w:del w:id="9279" w:author="نویسنده" w:date="2026-10-18T12:19:01Z">
              <w:r>
                <w:rPr>
                  <w:sz w:val="18"/>
                  <w:szCs w:val="18"/>
                </w:rPr>
                <w:delText>583</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54DBE5" w14:textId="77777777" w:rsidR="001D2698" w:rsidRDefault="00000000">
            <w:pPr>
              <w:jc w:val="center"/>
              <w:rPr>
                <w:del w:id="9282" w:author="نویسنده" w:date="2026-10-18T12:19:01Z"/>
              </w:rPr>
            </w:pPr>
            <w:del w:id="9281" w:author="نویسنده" w:date="2026-10-18T12:19:01Z">
              <w:r>
                <w:rPr>
                  <w:sz w:val="18"/>
                  <w:szCs w:val="18"/>
                </w:rPr>
                <w:delText>424</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848D86" w14:textId="77777777" w:rsidR="001D2698" w:rsidRDefault="00000000">
            <w:pPr>
              <w:jc w:val="center"/>
              <w:rPr>
                <w:del w:id="9284" w:author="نویسنده" w:date="2026-10-18T12:19:01Z"/>
              </w:rPr>
            </w:pPr>
            <w:del w:id="9283" w:author="نویسنده" w:date="2026-10-18T12:19:01Z">
              <w:r>
                <w:rPr>
                  <w:sz w:val="18"/>
                  <w:szCs w:val="18"/>
                </w:rPr>
                <w:delText>20</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362365" w14:textId="77777777" w:rsidR="001D2698" w:rsidRDefault="00000000">
            <w:pPr>
              <w:jc w:val="center"/>
              <w:rPr>
                <w:del w:id="9286" w:author="نویسنده" w:date="2026-10-18T12:19:01Z"/>
              </w:rPr>
            </w:pPr>
            <w:del w:id="9285" w:author="نویسنده" w:date="2026-10-18T12:19:01Z">
              <w:r>
                <w:rPr>
                  <w:sz w:val="18"/>
                  <w:szCs w:val="18"/>
                </w:rPr>
                <w:delText>7</w:delText>
              </w:r>
            </w:del>
          </w:p>
        </w:tc>
      </w:tr>
      <w:tr w:rsidR="001D2698" w14:paraId="0A5A4F90" w14:textId="77777777">
        <w:trPr>
          <w:del w:id="9300"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1054F" w14:textId="77777777" w:rsidR="001D2698" w:rsidRDefault="00000000">
            <w:pPr>
              <w:rPr>
                <w:del w:id="9289" w:author="نویسنده" w:date="2026-10-18T12:19:01Z"/>
              </w:rPr>
            </w:pPr>
            <w:del w:id="9288" w:author="نویسنده" w:date="2026-10-18T12:19:01Z">
              <w:r>
                <w:rPr>
                  <w:sz w:val="18"/>
                  <w:szCs w:val="18"/>
                </w:rPr>
                <w:delText xml:space="preserve">    Web of Science</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55AE0C" w14:textId="77777777" w:rsidR="001D2698" w:rsidRDefault="00000000">
            <w:pPr>
              <w:jc w:val="center"/>
              <w:rPr>
                <w:del w:id="9291" w:author="نویسنده" w:date="2026-10-18T12:19:01Z"/>
              </w:rPr>
            </w:pPr>
            <w:del w:id="9290" w:author="نویسنده" w:date="2026-10-18T12:19:01Z">
              <w:r>
                <w:rPr>
                  <w:sz w:val="18"/>
                  <w:szCs w:val="18"/>
                </w:rPr>
                <w:delText>29 Sep 2026</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02D010" w14:textId="77777777" w:rsidR="001D2698" w:rsidRDefault="00000000">
            <w:pPr>
              <w:jc w:val="center"/>
              <w:rPr>
                <w:del w:id="9293" w:author="نویسنده" w:date="2026-10-18T12:19:01Z"/>
              </w:rPr>
            </w:pPr>
            <w:del w:id="9292" w:author="نویسنده" w:date="2026-10-18T12:19:01Z">
              <w:r>
                <w:rPr>
                  <w:sz w:val="18"/>
                  <w:szCs w:val="18"/>
                </w:rPr>
                <w:delText>442</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F4B726" w14:textId="77777777" w:rsidR="001D2698" w:rsidRDefault="00000000">
            <w:pPr>
              <w:jc w:val="center"/>
              <w:rPr>
                <w:del w:id="9295" w:author="نویسنده" w:date="2026-10-18T12:19:01Z"/>
              </w:rPr>
            </w:pPr>
            <w:del w:id="9294" w:author="نویسنده" w:date="2026-10-18T12:19:01Z">
              <w:r>
                <w:rPr>
                  <w:sz w:val="18"/>
                  <w:szCs w:val="18"/>
                </w:rPr>
                <w:delText>54</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2315A2" w14:textId="77777777" w:rsidR="001D2698" w:rsidRDefault="00000000">
            <w:pPr>
              <w:jc w:val="center"/>
              <w:rPr>
                <w:del w:id="9297" w:author="نویسنده" w:date="2026-10-18T12:19:01Z"/>
              </w:rPr>
            </w:pPr>
            <w:del w:id="9296" w:author="نویسنده" w:date="2026-10-18T12:19:01Z">
              <w:r>
                <w:rPr>
                  <w:sz w:val="18"/>
                  <w:szCs w:val="18"/>
                </w:rPr>
                <w:delText>2</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019FBF" w14:textId="77777777" w:rsidR="001D2698" w:rsidRDefault="00000000">
            <w:pPr>
              <w:jc w:val="center"/>
              <w:rPr>
                <w:del w:id="9299" w:author="نویسنده" w:date="2026-10-18T12:19:01Z"/>
              </w:rPr>
            </w:pPr>
            <w:del w:id="9298" w:author="نویسنده" w:date="2026-10-18T12:19:01Z">
              <w:r>
                <w:rPr>
                  <w:sz w:val="18"/>
                  <w:szCs w:val="18"/>
                </w:rPr>
                <w:delText>0</w:delText>
              </w:r>
            </w:del>
          </w:p>
        </w:tc>
      </w:tr>
      <w:tr w:rsidR="001D2698" w14:paraId="18B94A54" w14:textId="77777777">
        <w:trPr>
          <w:del w:id="9313"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AAED60" w14:textId="77777777" w:rsidR="001D2698" w:rsidRDefault="00000000">
            <w:pPr>
              <w:rPr>
                <w:del w:id="9302" w:author="نویسنده" w:date="2026-10-18T12:19:01Z"/>
              </w:rPr>
            </w:pPr>
            <w:del w:id="9301" w:author="نویسنده" w:date="2026-10-18T12:19:01Z">
              <w:r>
                <w:rPr>
                  <w:sz w:val="18"/>
                  <w:szCs w:val="18"/>
                </w:rPr>
                <w:delText xml:space="preserve">    Scopus</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616034" w14:textId="77777777" w:rsidR="001D2698" w:rsidRDefault="00000000">
            <w:pPr>
              <w:jc w:val="center"/>
              <w:rPr>
                <w:del w:id="9304" w:author="نویسنده" w:date="2026-10-18T12:19:01Z"/>
              </w:rPr>
            </w:pPr>
            <w:del w:id="9303" w:author="نویسنده" w:date="2026-10-18T12:19:01Z">
              <w:r>
                <w:rPr>
                  <w:sz w:val="18"/>
                  <w:szCs w:val="18"/>
                </w:rPr>
                <w:delText>29 Sep 2026</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B48D0C" w14:textId="77777777" w:rsidR="001D2698" w:rsidRDefault="00000000">
            <w:pPr>
              <w:jc w:val="center"/>
              <w:rPr>
                <w:del w:id="9306" w:author="نویسنده" w:date="2026-10-18T12:19:01Z"/>
              </w:rPr>
            </w:pPr>
            <w:del w:id="9305" w:author="نویسنده" w:date="2026-10-18T12:19:01Z">
              <w:r>
                <w:rPr>
                  <w:sz w:val="18"/>
                  <w:szCs w:val="18"/>
                </w:rPr>
                <w:delText>653</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93DD41" w14:textId="77777777" w:rsidR="001D2698" w:rsidRDefault="00000000">
            <w:pPr>
              <w:jc w:val="center"/>
              <w:rPr>
                <w:del w:id="9308" w:author="نویسنده" w:date="2026-10-18T12:19:01Z"/>
              </w:rPr>
            </w:pPr>
            <w:del w:id="9307" w:author="نویسنده" w:date="2026-10-18T12:19:01Z">
              <w:r>
                <w:rPr>
                  <w:sz w:val="18"/>
                  <w:szCs w:val="18"/>
                </w:rPr>
                <w:delText>215</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9BBC8F" w14:textId="77777777" w:rsidR="001D2698" w:rsidRDefault="00000000">
            <w:pPr>
              <w:jc w:val="center"/>
              <w:rPr>
                <w:del w:id="9310" w:author="نویسنده" w:date="2026-10-18T12:19:01Z"/>
              </w:rPr>
            </w:pPr>
            <w:del w:id="9309" w:author="نویسنده" w:date="2026-10-18T12:19:01Z">
              <w:r>
                <w:rPr>
                  <w:sz w:val="18"/>
                  <w:szCs w:val="18"/>
                </w:rPr>
                <w:delText>21</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9DB1C3" w14:textId="77777777" w:rsidR="001D2698" w:rsidRDefault="00000000">
            <w:pPr>
              <w:jc w:val="center"/>
              <w:rPr>
                <w:del w:id="9312" w:author="نویسنده" w:date="2026-10-18T12:19:01Z"/>
              </w:rPr>
            </w:pPr>
            <w:del w:id="9311" w:author="نویسنده" w:date="2026-10-18T12:19:01Z">
              <w:r>
                <w:rPr>
                  <w:sz w:val="18"/>
                  <w:szCs w:val="18"/>
                </w:rPr>
                <w:delText>4</w:delText>
              </w:r>
            </w:del>
          </w:p>
        </w:tc>
      </w:tr>
      <w:tr w:rsidR="001D2698" w14:paraId="16C50987" w14:textId="77777777">
        <w:trPr>
          <w:del w:id="9321"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652CBE" w14:textId="77777777" w:rsidR="001D2698" w:rsidRDefault="00000000">
            <w:pPr>
              <w:rPr>
                <w:del w:id="9315" w:author="نویسنده" w:date="2026-10-18T12:19:01Z"/>
              </w:rPr>
            </w:pPr>
            <w:del w:id="9314" w:author="نویسنده" w:date="2026-10-18T12:19:01Z">
              <w:r>
                <w:rPr>
                  <w:b/>
                  <w:bCs/>
                  <w:sz w:val="18"/>
                  <w:szCs w:val="18"/>
                </w:rPr>
                <w:lastRenderedPageBreak/>
                <w:delText xml:space="preserve">Supplementary search 3 (MeSH and delivery terms)</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723FA8" w14:textId="77777777" w:rsidR="001D2698" w:rsidRDefault="001D2698">
            <w:pPr>
              <w:jc w:val="center"/>
              <w:rPr>
                <w:del w:id="9316" w:author="نویسنده" w:date="2026-10-18T12:19:01Z"/>
              </w:rPr>
            </w:pPr>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00C035" w14:textId="77777777" w:rsidR="001D2698" w:rsidRDefault="001D2698">
            <w:pPr>
              <w:jc w:val="center"/>
              <w:rPr>
                <w:del w:id="9317" w:author="نویسنده" w:date="2026-10-18T12:19:01Z"/>
              </w:rPr>
            </w:pP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DAA997" w14:textId="77777777" w:rsidR="001D2698" w:rsidRDefault="001D2698">
            <w:pPr>
              <w:jc w:val="center"/>
              <w:rPr>
                <w:del w:id="9318" w:author="نویسنده" w:date="2026-10-18T12:19:01Z"/>
              </w:rPr>
            </w:pPr>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A8D4E7" w14:textId="77777777" w:rsidR="001D2698" w:rsidRDefault="001D2698">
            <w:pPr>
              <w:jc w:val="center"/>
              <w:rPr>
                <w:del w:id="9319" w:author="نویسنده" w:date="2026-10-18T12:19:01Z"/>
              </w:rPr>
            </w:pPr>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FC93F6" w14:textId="77777777" w:rsidR="001D2698" w:rsidRDefault="001D2698">
            <w:pPr>
              <w:jc w:val="center"/>
              <w:rPr>
                <w:del w:id="9320" w:author="نویسنده" w:date="2026-10-18T12:19:01Z"/>
              </w:rPr>
            </w:pPr>
          </w:p>
        </w:tc>
      </w:tr>
      <w:tr w:rsidR="001D2698" w14:paraId="370793FA" w14:textId="77777777">
        <w:trPr>
          <w:del w:id="9334"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0B4C9F" w14:textId="77777777" w:rsidR="001D2698" w:rsidRDefault="00000000">
            <w:pPr>
              <w:rPr>
                <w:del w:id="9323" w:author="نویسنده" w:date="2026-10-18T12:19:01Z"/>
              </w:rPr>
            </w:pPr>
            <w:del w:id="9322" w:author="نویسنده" w:date="2026-10-18T12:19:01Z">
              <w:r>
                <w:rPr>
                  <w:sz w:val="18"/>
                  <w:szCs w:val="18"/>
                </w:rPr>
                <w:delText xml:space="preserve">    PubMed (MeSH)</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873BA9" w14:textId="77777777" w:rsidR="001D2698" w:rsidRDefault="00000000">
            <w:pPr>
              <w:jc w:val="center"/>
              <w:rPr>
                <w:del w:id="9325" w:author="نویسنده" w:date="2026-10-18T12:19:01Z"/>
              </w:rPr>
            </w:pPr>
            <w:del w:id="9324" w:author="نویسنده" w:date="2026-10-18T12:19:01Z">
              <w:r>
                <w:rPr>
                  <w:sz w:val="18"/>
                  <w:szCs w:val="18"/>
                </w:rPr>
                <w:delText>29 Sep 2026</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08C2AD" w14:textId="77777777" w:rsidR="001D2698" w:rsidRDefault="00000000">
            <w:pPr>
              <w:jc w:val="center"/>
              <w:rPr>
                <w:del w:id="9327" w:author="نویسنده" w:date="2026-10-18T12:19:01Z"/>
              </w:rPr>
            </w:pPr>
            <w:del w:id="9326" w:author="نویسنده" w:date="2026-10-18T12:19:01Z">
              <w:r>
                <w:rPr>
                  <w:sz w:val="18"/>
                  <w:szCs w:val="18"/>
                </w:rPr>
                <w:delText>595</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211920" w14:textId="77777777" w:rsidR="001D2698" w:rsidRDefault="00000000">
            <w:pPr>
              <w:jc w:val="center"/>
              <w:rPr>
                <w:del w:id="9329" w:author="نویسنده" w:date="2026-10-18T12:19:01Z"/>
              </w:rPr>
            </w:pPr>
            <w:del w:id="9328" w:author="نویسنده" w:date="2026-10-18T12:19:01Z">
              <w:r>
                <w:rPr>
                  <w:sz w:val="18"/>
                  <w:szCs w:val="18"/>
                </w:rPr>
                <w:delText>448</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CDB5E5" w14:textId="77777777" w:rsidR="001D2698" w:rsidRDefault="00000000">
            <w:pPr>
              <w:jc w:val="center"/>
              <w:rPr>
                <w:del w:id="9331" w:author="نویسنده" w:date="2026-10-18T12:19:01Z"/>
              </w:rPr>
            </w:pPr>
            <w:del w:id="9330" w:author="نویسنده" w:date="2026-10-18T12:19:01Z">
              <w:r>
                <w:rPr>
                  <w:sz w:val="18"/>
                  <w:szCs w:val="18"/>
                </w:rPr>
                <w:delText>27</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C7E0CA" w14:textId="77777777" w:rsidR="001D2698" w:rsidRDefault="00000000">
            <w:pPr>
              <w:jc w:val="center"/>
              <w:rPr>
                <w:del w:id="9333" w:author="نویسنده" w:date="2026-10-18T12:19:01Z"/>
              </w:rPr>
            </w:pPr>
            <w:del w:id="9332" w:author="نویسنده" w:date="2026-10-18T12:19:01Z">
              <w:r>
                <w:rPr>
                  <w:sz w:val="18"/>
                  <w:szCs w:val="18"/>
                </w:rPr>
                <w:delText>6</w:delText>
              </w:r>
            </w:del>
          </w:p>
        </w:tc>
      </w:tr>
      <w:tr w:rsidR="001D2698" w14:paraId="26929FFC" w14:textId="77777777">
        <w:trPr>
          <w:del w:id="9347"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C4BB8E" w14:textId="77777777" w:rsidR="001D2698" w:rsidRDefault="00000000">
            <w:pPr>
              <w:rPr>
                <w:del w:id="9336" w:author="نویسنده" w:date="2026-10-18T12:19:01Z"/>
              </w:rPr>
            </w:pPr>
            <w:del w:id="9335" w:author="نویسنده" w:date="2026-10-18T12:19:01Z">
              <w:r>
                <w:rPr>
                  <w:sz w:val="18"/>
                  <w:szCs w:val="18"/>
                </w:rPr>
                <w:delText xml:space="preserve">    Europe PMC (delivery terms)</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5C1957" w14:textId="77777777" w:rsidR="001D2698" w:rsidRDefault="00000000">
            <w:pPr>
              <w:jc w:val="center"/>
              <w:rPr>
                <w:del w:id="9338" w:author="نویسنده" w:date="2026-10-18T12:19:01Z"/>
              </w:rPr>
            </w:pPr>
            <w:del w:id="9337" w:author="نویسنده" w:date="2026-10-18T12:19:01Z">
              <w:r>
                <w:rPr>
                  <w:sz w:val="18"/>
                  <w:szCs w:val="18"/>
                </w:rPr>
                <w:delText>29 Sep 2026</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4507E1" w14:textId="77777777" w:rsidR="001D2698" w:rsidRDefault="00000000">
            <w:pPr>
              <w:jc w:val="center"/>
              <w:rPr>
                <w:del w:id="9340" w:author="نویسنده" w:date="2026-10-18T12:19:01Z"/>
              </w:rPr>
            </w:pPr>
            <w:del w:id="9339" w:author="نویسنده" w:date="2026-10-18T12:19:01Z">
              <w:r>
                <w:rPr>
                  <w:sz w:val="18"/>
                  <w:szCs w:val="18"/>
                </w:rPr>
                <w:delText>323</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4C2486" w14:textId="77777777" w:rsidR="001D2698" w:rsidRDefault="00000000">
            <w:pPr>
              <w:jc w:val="center"/>
              <w:rPr>
                <w:del w:id="9342" w:author="نویسنده" w:date="2026-10-18T12:19:01Z"/>
              </w:rPr>
            </w:pPr>
            <w:del w:id="9341" w:author="نویسنده" w:date="2026-10-18T12:19:01Z">
              <w:r>
                <w:rPr>
                  <w:sz w:val="18"/>
                  <w:szCs w:val="18"/>
                </w:rPr>
                <w:delText>58</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21DDBB" w14:textId="77777777" w:rsidR="001D2698" w:rsidRDefault="00000000">
            <w:pPr>
              <w:jc w:val="center"/>
              <w:rPr>
                <w:del w:id="9344" w:author="نویسنده" w:date="2026-10-18T12:19:01Z"/>
              </w:rPr>
            </w:pPr>
            <w:del w:id="9343" w:author="نویسنده" w:date="2026-10-18T12:19:01Z">
              <w:r>
                <w:rPr>
                  <w:sz w:val="18"/>
                  <w:szCs w:val="18"/>
                </w:rPr>
                <w:delText>25</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44197D" w14:textId="77777777" w:rsidR="001D2698" w:rsidRDefault="00000000">
            <w:pPr>
              <w:jc w:val="center"/>
              <w:rPr>
                <w:del w:id="9346" w:author="نویسنده" w:date="2026-10-18T12:19:01Z"/>
              </w:rPr>
            </w:pPr>
            <w:del w:id="9345" w:author="نویسنده" w:date="2026-10-18T12:19:01Z">
              <w:r>
                <w:rPr>
                  <w:sz w:val="18"/>
                  <w:szCs w:val="18"/>
                </w:rPr>
                <w:delText>2</w:delText>
              </w:r>
            </w:del>
          </w:p>
        </w:tc>
      </w:tr>
      <w:tr w:rsidR="001D2698" w14:paraId="7B213A0F" w14:textId="77777777">
        <w:trPr>
          <w:del w:id="9355"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105CA3" w14:textId="77777777" w:rsidR="001D2698" w:rsidRDefault="00000000">
            <w:pPr>
              <w:rPr>
                <w:del w:id="9349" w:author="نویسنده" w:date="2026-10-18T12:19:01Z"/>
              </w:rPr>
            </w:pPr>
            <w:del w:id="9348" w:author="نویسنده" w:date="2026-10-18T12:19:01Z">
              <w:r>
                <w:rPr>
                  <w:b/>
                  <w:bCs/>
                  <w:sz w:val="18"/>
                  <w:szCs w:val="18"/>
                </w:rPr>
                <w:delText>Other methods</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BECE1B" w14:textId="77777777" w:rsidR="001D2698" w:rsidRDefault="001D2698">
            <w:pPr>
              <w:jc w:val="center"/>
              <w:rPr>
                <w:del w:id="9350" w:author="نویسنده" w:date="2026-10-18T12:19:01Z"/>
              </w:rPr>
            </w:pPr>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F5A312" w14:textId="77777777" w:rsidR="001D2698" w:rsidRDefault="001D2698">
            <w:pPr>
              <w:jc w:val="center"/>
              <w:rPr>
                <w:del w:id="9351" w:author="نویسنده" w:date="2026-10-18T12:19:01Z"/>
              </w:rPr>
            </w:pP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7DCB64" w14:textId="77777777" w:rsidR="001D2698" w:rsidRDefault="001D2698">
            <w:pPr>
              <w:jc w:val="center"/>
              <w:rPr>
                <w:del w:id="9352" w:author="نویسنده" w:date="2026-10-18T12:19:01Z"/>
              </w:rPr>
            </w:pPr>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F0C414" w14:textId="77777777" w:rsidR="001D2698" w:rsidRDefault="001D2698">
            <w:pPr>
              <w:jc w:val="center"/>
              <w:rPr>
                <w:del w:id="9353" w:author="نویسنده" w:date="2026-10-18T12:19:01Z"/>
              </w:rPr>
            </w:pPr>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9ED369" w14:textId="77777777" w:rsidR="001D2698" w:rsidRDefault="001D2698">
            <w:pPr>
              <w:jc w:val="center"/>
              <w:rPr>
                <w:del w:id="9354" w:author="نویسنده" w:date="2026-10-18T12:19:01Z"/>
              </w:rPr>
            </w:pPr>
          </w:p>
        </w:tc>
      </w:tr>
      <w:tr w:rsidR="001D2698" w14:paraId="59A33625" w14:textId="77777777">
        <w:trPr>
          <w:del w:id="9368"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BD51C4" w14:textId="77777777" w:rsidR="001D2698" w:rsidRDefault="00000000">
            <w:pPr>
              <w:rPr>
                <w:del w:id="9357" w:author="نویسنده" w:date="2026-10-18T12:19:01Z"/>
              </w:rPr>
            </w:pPr>
            <w:del w:id="9356" w:author="نویسنده" w:date="2026-10-18T12:19:01Z">
              <w:r>
                <w:rPr>
                  <w:sz w:val="18"/>
                  <w:szCs w:val="18"/>
                </w:rPr>
                <w:delText xml:space="preserve">    ClinicalTrials.gov registry linkage</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F69542" w14:textId="77777777" w:rsidR="001D2698" w:rsidRDefault="00000000">
            <w:pPr>
              <w:jc w:val="center"/>
              <w:rPr>
                <w:del w:id="9359" w:author="نویسنده" w:date="2026-10-18T12:19:01Z"/>
              </w:rPr>
            </w:pPr>
            <w:del w:id="9358" w:author="نویسنده" w:date="2026-10-18T12:19:01Z">
              <w:r>
                <w:rPr>
                  <w:sz w:val="18"/>
                  <w:szCs w:val="18"/>
                </w:rPr>
                <w:delText>28 Sep 2026</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C8E2A3" w14:textId="77777777" w:rsidR="001D2698" w:rsidRDefault="00000000">
            <w:pPr>
              <w:jc w:val="center"/>
              <w:rPr>
                <w:del w:id="9361" w:author="نویسنده" w:date="2026-10-18T12:19:01Z"/>
              </w:rPr>
            </w:pPr>
            <w:del w:id="9360" w:author="نویسنده" w:date="2026-10-18T12:19:01Z">
              <w:r>
                <w:rPr>
                  <w:sz w:val="18"/>
                  <w:szCs w:val="18"/>
                </w:rPr>
                <w:delText>28 registrations</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AB6301" w14:textId="77777777" w:rsidR="001D2698" w:rsidRDefault="00000000">
            <w:pPr>
              <w:jc w:val="center"/>
              <w:rPr>
                <w:del w:id="9363" w:author="نویسنده" w:date="2026-10-18T12:19:01Z"/>
              </w:rPr>
            </w:pPr>
            <w:del w:id="9362" w:author="نویسنده" w:date="2026-10-18T12:19:01Z">
              <w:r>
                <w:rPr>
                  <w:sz w:val="18"/>
                  <w:szCs w:val="18"/>
                </w:rPr>
                <w:delText>—</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01E465" w14:textId="77777777" w:rsidR="001D2698" w:rsidRDefault="00000000">
            <w:pPr>
              <w:jc w:val="center"/>
              <w:rPr>
                <w:del w:id="9365" w:author="نویسنده" w:date="2026-10-18T12:19:01Z"/>
              </w:rPr>
            </w:pPr>
            <w:del w:id="9364" w:author="نویسنده" w:date="2026-10-18T12:19:01Z">
              <w:r>
                <w:rPr>
                  <w:sz w:val="18"/>
                  <w:szCs w:val="18"/>
                </w:rPr>
                <w:delText>21</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A3D805" w14:textId="77777777" w:rsidR="001D2698" w:rsidRDefault="00000000">
            <w:pPr>
              <w:jc w:val="center"/>
              <w:rPr>
                <w:del w:id="9367" w:author="نویسنده" w:date="2026-10-18T12:19:01Z"/>
              </w:rPr>
            </w:pPr>
            <w:del w:id="9366" w:author="نویسنده" w:date="2026-10-18T12:19:01Z">
              <w:r>
                <w:rPr>
                  <w:sz w:val="18"/>
                  <w:szCs w:val="18"/>
                </w:rPr>
                <w:delText>1</w:delText>
              </w:r>
            </w:del>
          </w:p>
        </w:tc>
      </w:tr>
      <w:tr w:rsidR="001D2698" w14:paraId="0D956DBE" w14:textId="77777777">
        <w:trPr>
          <w:del w:id="9380"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610CB8" w14:textId="77777777" w:rsidR="001D2698" w:rsidRDefault="00000000">
            <w:pPr>
              <w:rPr>
                <w:del w:id="9370" w:author="نویسنده" w:date="2026-10-18T12:19:01Z"/>
              </w:rPr>
            </w:pPr>
            <w:del w:id="9369" w:author="نویسنده" w:date="2026-10-18T12:19:01Z">
              <w:r>
                <w:rPr>
                  <w:sz w:val="18"/>
                  <w:szCs w:val="18"/>
                </w:rPr>
                <w:delText>Total</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31E288" w14:textId="77777777" w:rsidR="001D2698" w:rsidRDefault="001D2698">
            <w:pPr>
              <w:jc w:val="center"/>
              <w:rPr>
                <w:del w:id="9371" w:author="نویسنده" w:date="2026-10-18T12:19:01Z"/>
              </w:rPr>
            </w:pPr>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CC66A1" w14:textId="77777777" w:rsidR="001D2698" w:rsidRDefault="00000000">
            <w:pPr>
              <w:jc w:val="center"/>
              <w:rPr>
                <w:del w:id="9373" w:author="نویسنده" w:date="2026-10-18T12:19:01Z"/>
              </w:rPr>
            </w:pPr>
            <w:del w:id="9372" w:author="نویسنده" w:date="2026-10-18T12:19:01Z">
              <w:r>
                <w:rPr>
                  <w:sz w:val="18"/>
                  <w:szCs w:val="18"/>
                </w:rPr>
                <w:delText>4,406</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8A058E" w14:textId="77777777" w:rsidR="001D2698" w:rsidRDefault="00000000">
            <w:pPr>
              <w:jc w:val="center"/>
              <w:rPr>
                <w:del w:id="9375" w:author="نویسنده" w:date="2026-10-18T12:19:01Z"/>
              </w:rPr>
            </w:pPr>
            <w:del w:id="9374" w:author="نویسنده" w:date="2026-10-18T12:19:01Z">
              <w:r>
                <w:rPr>
                  <w:sz w:val="18"/>
                  <w:szCs w:val="18"/>
                </w:rPr>
                <w:delText>2,397</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03F4F8" w14:textId="77777777" w:rsidR="001D2698" w:rsidRDefault="00000000">
            <w:pPr>
              <w:jc w:val="center"/>
              <w:rPr>
                <w:del w:id="9377" w:author="نویسنده" w:date="2026-10-18T12:19:01Z"/>
              </w:rPr>
            </w:pPr>
            <w:del w:id="9376" w:author="نویسنده" w:date="2026-10-18T12:19:01Z">
              <w:r>
                <w:rPr>
                  <w:sz w:val="18"/>
                  <w:szCs w:val="18"/>
                </w:rPr>
                <w:delText>288</w:delText>
              </w:r>
            </w:del>
          </w:p>
        </w:tc>
        <w:tc>
          <w:tcPr>
            <w:tcW w:w="121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D9CCE0" w14:textId="77777777" w:rsidR="001D2698" w:rsidRDefault="00000000">
            <w:pPr>
              <w:jc w:val="center"/>
              <w:rPr>
                <w:del w:id="9379" w:author="نویسنده" w:date="2026-10-18T12:19:01Z"/>
              </w:rPr>
            </w:pPr>
            <w:del w:id="9378" w:author="نویسنده" w:date="2026-10-18T12:19:01Z">
              <w:r>
                <w:rPr>
                  <w:sz w:val="18"/>
                  <w:szCs w:val="18"/>
                </w:rPr>
                <w:delText>116</w:delText>
              </w:r>
            </w:del>
          </w:p>
        </w:tc>
      </w:tr>
      <w:tr w:rsidR="001D2698" w14:paraId="559C9423" w14:textId="77777777">
        <w:trPr>
          <w:del w:id="9387" w:author="نویسنده" w:date="2026-10-18T12:19:01Z"/>
        </w:trPr>
        <w:tc>
          <w:tcPr>
            <w:tcW w:w="3182" w:type="dxa"/>
            <w:tcBorders>
              <w:top w:val="single" w:sz="4" w:space="0" w:color="808080"/>
              <w:left w:val="none" w:sz="0" w:space="0" w:color="FFFFFF"/>
              <w:bottom w:val="none" w:sz="0" w:space="0" w:color="FFFFFF"/>
              <w:right w:val="none" w:sz="0" w:space="0" w:color="FFFFFF"/>
            </w:tcBorders>
          </w:tcPr>
          <w:p w14:paraId="389FC6A0" w14:textId="77777777" w:rsidR="001D2698" w:rsidRDefault="001D2698">
            <w:pPr>
              <w:rPr>
                <w:del w:id="9381" w:author="نویسنده" w:date="2026-10-18T12:19:01Z"/>
              </w:rPr>
            </w:pPr>
          </w:p>
        </w:tc>
        <w:tc>
          <w:tcPr>
            <w:tcW w:w="1310" w:type="dxa"/>
            <w:tcBorders>
              <w:top w:val="single" w:sz="4" w:space="0" w:color="808080"/>
              <w:left w:val="none" w:sz="0" w:space="0" w:color="FFFFFF"/>
              <w:bottom w:val="none" w:sz="0" w:space="0" w:color="FFFFFF"/>
              <w:right w:val="none" w:sz="0" w:space="0" w:color="FFFFFF"/>
            </w:tcBorders>
          </w:tcPr>
          <w:p w14:paraId="6493AF3B" w14:textId="77777777" w:rsidR="001D2698" w:rsidRDefault="001D2698">
            <w:pPr>
              <w:rPr>
                <w:del w:id="9382" w:author="نویسنده" w:date="2026-10-18T12:19:01Z"/>
              </w:rPr>
            </w:pPr>
          </w:p>
        </w:tc>
        <w:tc>
          <w:tcPr>
            <w:tcW w:w="1217" w:type="dxa"/>
            <w:tcBorders>
              <w:top w:val="single" w:sz="4" w:space="0" w:color="808080"/>
              <w:left w:val="none" w:sz="0" w:space="0" w:color="FFFFFF"/>
              <w:bottom w:val="none" w:sz="0" w:space="0" w:color="FFFFFF"/>
              <w:right w:val="none" w:sz="0" w:space="0" w:color="FFFFFF"/>
            </w:tcBorders>
          </w:tcPr>
          <w:p w14:paraId="10B652BD" w14:textId="77777777" w:rsidR="001D2698" w:rsidRDefault="001D2698">
            <w:pPr>
              <w:rPr>
                <w:del w:id="9383" w:author="نویسنده" w:date="2026-10-18T12:19:01Z"/>
              </w:rPr>
            </w:pPr>
          </w:p>
        </w:tc>
        <w:tc>
          <w:tcPr>
            <w:tcW w:w="1310" w:type="dxa"/>
            <w:tcBorders>
              <w:top w:val="single" w:sz="4" w:space="0" w:color="808080"/>
              <w:left w:val="none" w:sz="0" w:space="0" w:color="FFFFFF"/>
              <w:bottom w:val="none" w:sz="0" w:space="0" w:color="FFFFFF"/>
              <w:right w:val="none" w:sz="0" w:space="0" w:color="FFFFFF"/>
            </w:tcBorders>
          </w:tcPr>
          <w:p w14:paraId="3D90CA24" w14:textId="77777777" w:rsidR="001D2698" w:rsidRDefault="001D2698">
            <w:pPr>
              <w:rPr>
                <w:del w:id="9384" w:author="نویسنده" w:date="2026-10-18T12:19:01Z"/>
              </w:rPr>
            </w:pPr>
          </w:p>
        </w:tc>
        <w:tc>
          <w:tcPr>
            <w:tcW w:w="1123" w:type="dxa"/>
            <w:tcBorders>
              <w:top w:val="single" w:sz="4" w:space="0" w:color="808080"/>
              <w:left w:val="none" w:sz="0" w:space="0" w:color="FFFFFF"/>
              <w:bottom w:val="none" w:sz="0" w:space="0" w:color="FFFFFF"/>
              <w:right w:val="none" w:sz="0" w:space="0" w:color="FFFFFF"/>
            </w:tcBorders>
          </w:tcPr>
          <w:p w14:paraId="76A7AABB" w14:textId="77777777" w:rsidR="001D2698" w:rsidRDefault="001D2698">
            <w:pPr>
              <w:rPr>
                <w:del w:id="9385" w:author="نویسنده" w:date="2026-10-18T12:19:01Z"/>
              </w:rPr>
            </w:pPr>
          </w:p>
        </w:tc>
        <w:tc>
          <w:tcPr>
            <w:tcW w:w="1217" w:type="dxa"/>
            <w:tcBorders>
              <w:top w:val="single" w:sz="4" w:space="0" w:color="808080"/>
              <w:left w:val="none" w:sz="0" w:space="0" w:color="FFFFFF"/>
              <w:bottom w:val="none" w:sz="0" w:space="0" w:color="FFFFFF"/>
              <w:right w:val="none" w:sz="0" w:space="0" w:color="FFFFFF"/>
            </w:tcBorders>
          </w:tcPr>
          <w:p w14:paraId="194DB81B" w14:textId="77777777" w:rsidR="001D2698" w:rsidRDefault="001D2698">
            <w:pPr>
              <w:rPr>
                <w:del w:id="9386" w:author="نویسنده" w:date="2026-10-18T12:19:01Z"/>
              </w:rPr>
            </w:pPr>
          </w:p>
        </w:tc>
      </w:tr>
    </w:tbl>
    <w:p>
      <w:pPr>
        <w:spacing w:before="60" w:after="240"/>
        <w:rPr>
          <w:del w:id="9389" w:author="نویسنده" w:date="2026-10-18T12:19:01Z"/>
        </w:rPr>
      </w:pPr>
      <w:del w:id="9388" w:author="نویسنده" w:date="2026-10-18T12:19:01Z">
        <w:r>
          <w:rPr>
            <w:sz w:val="18"/>
            <w:szCs w:val="18"/>
          </w:rPr>
          <w:delText>Duplicates were removed within and across sources before screening; each unique record is attributed to the source from which it was first retrieved. Supplementary-search records that duplicated earlier records were removed before screening.</w:delText>
        </w:r>
      </w:del>
    </w:p>
    <w:p>
      <w:pPr>
        <w:pStyle w:val="Heading2"/>
        <w:spacing w:before="240" w:after="120"/>
        <w:rPr>
          <w:del w:id="9391" w:author="نویسنده" w:date="2026-10-18T12:19:01Z"/>
        </w:rPr>
      </w:pPr>
      <w:del w:id="9390" w:author="نویسنده" w:date="2026-10-18T12:19:01Z">
        <w:r>
          <w:rPr>
            <w:b/>
            <w:bCs/>
            <w:i/>
            <w:iCs/>
            <w:sz w:val="24"/>
            <w:szCs w:val="24"/>
          </w:rPr>
          <w:delText>2.4 Selection of sources of evidence</w:delText>
        </w:r>
      </w:del>
    </w:p>
    <w:p>
      <w:pPr>
        <w:spacing w:after="160" w:line="400" w:lineRule="auto"/>
        <w:jc w:val="both"/>
        <w:rPr>
          <w:del w:id="9393" w:author="نویسنده" w:date="2026-10-18T12:19:01Z"/>
        </w:rPr>
      </w:pPr>
      <w:del w:id="9392" w:author="نویسنده" w:date="2026-10-18T12:19:01Z">
        <w:r>
          <w:delText>Title and abstract screening used a rule-based classifier (publication type, study-design wording and occupational terms), followed by manual review of every record that the classifier did not exclude. Every report that passed screening was then assessed in full against the five criteria. The assessment was based on the abstract. The full text was consulted for 14 reports: where the abstract did not show whether burnout had been measured, where its wording (for example a design described as quasi-experimental) conflicted with the allocation described in the article, and for the discrepancies found in the second-reviewer comparison described below. The decision and reason for each of the 288 assessed reports are listed in Appendix B and in the file master_registry.csv, which serves as the single accounting ledger for the review.</w:delText>
        </w:r>
      </w:del>
    </w:p>
    <w:p>
      <w:pPr>
        <w:spacing w:after="160" w:line="400" w:lineRule="auto"/>
        <w:jc w:val="both"/>
        <w:rPr>
          <w:del w:id="9395" w:author="نویسنده" w:date="2026-10-18T12:19:01Z"/>
        </w:rPr>
      </w:pPr>
      <w:del w:id="9394" w:author="نویسنده" w:date="2026-10-18T12:19:01Z">
        <w:r>
          <w:delText>Reports that shared a trial registration number, or that described the same sample, were linked to one study. The unit of analysis is therefore the trial; reports are counted only in the flow diagram.</w:delText>
        </w:r>
      </w:del>
    </w:p>
    <w:p>
      <w:pPr>
        <w:spacing w:after="160" w:line="400" w:lineRule="auto"/>
        <w:jc w:val="both"/>
        <w:rPr>
          <w:del w:id="9397" w:author="نویسنده" w:date="2026-10-18T12:19:01Z"/>
        </w:rPr>
      </w:pPr>
      <w:del w:id="9396" w:author="نویسنده" w:date="2026-10-18T12:19:01Z">
        <w:r>
          <w:delText>We estimated the error rate of the screening step by drawing a stratified random sample of 45 records excluded at screening in the main search (15 from Europe PMC and 10 each from OpenAlex, Web of Science and Scopus, with a fixed seed) and assessing them against the full criteria. The supplementary search and the registry linkage served as two further, independent checks for eligible reports missed by the main search.</w:delText>
        </w:r>
      </w:del>
    </w:p>
    <w:p>
      <w:pPr>
        <w:spacing w:after="160" w:line="400" w:lineRule="auto"/>
        <w:jc w:val="both"/>
        <w:rPr>
          <w:del w:id="9399" w:author="نویسنده" w:date="2026-10-18T12:19:01Z"/>
        </w:rPr>
      </w:pPr>
      <w:del w:id="9398" w:author="نویسنده" w:date="2026-10-18T12:19:01Z">
        <w:r>
          <w:delText xml:space="preserve">To check the eligibility decisions themselves, the corresponding author independently assessed a sample of 30 of the assessed reports, balanced by the first reviewer's decision (15 included and 15 excluded), blind to the first reviewer's decisions, by applying the five criteria in order to the title and abstract. Agreement on inclusion versus exclusion was summarized as the percentage of </w:delText>
          <w:lastRenderedPageBreak/>
          <w:delText>agreement and Cohen's kappa. The two reviewers' answers on discrepant reports were compared with the full text where it could be obtained (four reports: three supplied by the corresponding author and one open access) and otherwise with the abstract; a first-reviewer decision was changed only when the full text or the abstract showed that it was wrong, and the second reviewer then confirmed or rejected each proposed resolution. The reviewers' answers are provided in second_review_sample.csv.</w:delText>
        </w:r>
      </w:del>
    </w:p>
    <w:p w14:paraId="1A9369C7" w14:textId="77777777" w:rsidR="001D2698" w:rsidRDefault="00000000">
      <w:pPr>
        <w:pStyle w:val="Heading2"/>
        <w:spacing w:before="240" w:after="120"/>
      </w:pPr>
      <w:r>
        <w:rPr>
          <w:b/>
          <w:bCs/>
          <w:i/>
          <w:iCs/>
          <w:sz w:val="24"/>
          <w:szCs w:val="24"/>
        </w:rPr>
        <w:t>2.5 Data charting</w:t>
      </w:r>
    </w:p>
    <w:p>
      <w:pPr>
        <w:spacing w:after="160" w:line="400"/>
        <w:jc w:val="both"/>
        <w:rPr>
          <w:ins w:id="9401" w:author="نویسنده" w:date="2026-10-18T12:19:01Z"/>
        </w:rPr>
      </w:pPr>
      <w:ins w:id="9400" w:author="نویسنده" w:date="2026-10-18T12:19:01Z">
        <w:r>
          <w:rPr>
            <w:rFonts w:ascii="Times New Roman" w:cs="Times New Roman" w:eastAsia="Times New Roman" w:hAnsi="Times New Roman"/>
            <w:sz w:val="24"/>
            <w:szCs w:val="24"/>
          </w:rPr>
          <w:t xml:space="preserve">Each trial was charted with one value per variable: occupational group, delivery mode, intervention approach and mechanism, comparator, human support, burnout instrument, participants (randomised, or analysed where only that was reported) and year of first report. Two heterogeneous groups ("other psychological" approaches and "employees in other sectors") were split by rules written before recoding, and all their trials were recoded with the same rules. Where the abstract did not name the instrument, we took it from the full text; four trials stayed undetermined. Two further variables were coded from abstracts only and are descriptive: five reporting indicators (named randomisation method, blinding statement, attrition numbers, registration number and analysis population), each recorded as stated or not stated in the abstract, and the direction of the burnout result as reported by the authors (six categories). They are neither quality ratings nor effect estimates, and an indicator missing from an abstract does not show that the procedure was omitted. The human reviewer coded a random 20% sample (23 of the 113 trials included at that stage) blind to the first coding. The rules that the comparison exposed (a randomisation method counts only if named; "favours the intervention" requires a benefit on the total score or on every dimension reported) were then applied to all trials.</w:t>
        </w:r>
      </w:ins>
    </w:p>
    <w:p>
      <w:pPr>
        <w:spacing w:after="160" w:line="400" w:lineRule="auto"/>
        <w:jc w:val="both"/>
        <w:rPr>
          <w:del w:id="9403" w:author="نویسنده" w:date="2026-10-18T12:19:01Z"/>
        </w:rPr>
      </w:pPr>
      <w:del w:id="9402" w:author="نویسنده" w:date="2026-10-18T12:19:01Z">
        <w:r>
          <w:delText xml:space="preserve">Each trial was charted with one value per variable: occupational group; main delivery mode; intervention approach; mechanism (psychological, professional training, physical activity or health behaviour, feedback or navigation, workflow automation, or workplace or practical support); comparator; human support (self-guided or automated versus human-supported or facilitated); the burnout instrument (from the abstract or, where the abstract did not name it, from the full text); the number of participants (randomized, or analyzed where only that was reported); and the year of the first report. Multicomponent interventions were charted by the component that the authors presented as central. Interventions that combined two psychological approaches in equal measure were charted as "tailored, combined or other multicomponent". Two groups that were too heterogeneous in the first coding, "other psychological" approaches and "employees in other sectors or mixed occupations", were split afterwards: the new categories and the rules that define them were written down first (taxonomy_d8.md) and every trial of both groups was recoded with the same rules in a fixed order (recoding_d8.csv). The charting form and the data for every trial are provided in study_charting.csv. For the 57 trials whose abstracts did not name the burnout instrument, the instrument was taken from the full text. Full texts were obtained from Europe PMC where open access and otherwise retrieved by the author. The extraction was prepared with a separate tool and then checked here: for every article the claimed instrument was searched for in the full text and in the context of a measurement description, and nine passages that the automated check could not settle (for example, articles in Polish, German or Japanese) were read individually. Three trials could not be resolved: one available copy was incomplete, one trial used momentary-assessment items without a named instrument, and one full text was not obtained. The verification table is provided in instrument_fulltext_verification.csv.</w:delText>
        </w:r>
      </w:del>
    </w:p>
    <w:p>
      <w:pPr>
        <w:spacing w:after="160" w:line="400" w:lineRule="auto"/>
        <w:jc w:val="both"/>
        <w:rPr>
          <w:del w:id="9405" w:author="نویسنده" w:date="2026-10-18T12:19:01Z"/>
        </w:rPr>
      </w:pPr>
      <w:del w:id="9404" w:author="نویسنده" w:date="2026-10-18T12:19:01Z">
        <w:r>
          <w:lastRenderedPageBreak/>
          <w:delText xml:space="preserve">Two further variables were coded from the abstracts only, in order to describe how the trials were reported rather than how well they were conducted. The first was the presence of five reporting indicators: a named method of random sequence generation or allocation, a statement about blinding or masking, numbers of attrition or completion, a trial registration number, and a stated analysis population (intention-to-treat or per-protocol). They were extracted with fixed text-matching rules (abstract_indicators.py) and are recorded as "stated" or "not stated in the abstract". A missing indicator does not show that the procedure was not carried out; abstracts are short and journals differ in the space they allow, and the indicators are therefore not a measure of study quality or of risk of bias. The second variable was the direction of the burnout result as reported in the abstract, which the first reviewer coded by reading the abstract into six categories: favors the intervention, mixed, no difference between groups, all arms improved without a difference between arms, unfavorable to the intervention, or no burnout result stated. It records what the authors reported and is not an effect estimate. Both coding was checked on a random sample of 23 studies (about 20%, drawn with a fixed random seed) that the second reviewer coded independently, blind to the first coder's codes. Two coding rules were fixed: a randomization method counts only if it is named (the word "randomized" alone does not), and a direction of "favors the intervention" requires a benefit on the total burnout score or on every burnout dimension reported, so that a benefit on a single subscale, subgroup, arm or time point is coded as mixed. For one trial, for which no abstract could be retrieved, the indicators were read from its registry synopsis. The sample, both reviewers' codes and the final codes are provided in abstract_coding_verification_sample.csv.</w:delText>
        </w:r>
      </w:del>
    </w:p>
    <w:p>
      <w:pPr>
        <w:pStyle w:val="Heading2"/>
        <w:spacing w:before="240" w:after="120"/>
      </w:pPr>
      <w:r>
        <w:rPr>
          <w:b/>
          <w:bCs/>
          <w:i/>
          <w:iCs/>
          <w:sz w:val="24"/>
          <w:szCs w:val="24"/>
        </w:rPr>
        <w:t xml:space="preserve">2.6 Registry linkage</w:t>
      </w:r>
      <w:ins w:id="9406" w:author="نویسنده" w:date="2026-10-18T12:19:01Z">
        <w:r>
          <w:rPr>
            <w:rFonts w:ascii="Times New Roman" w:cs="Times New Roman" w:eastAsia="Times New Roman" w:hAnsi="Times New Roman"/>
            <w:b/>
            <w:bCs/>
            <w:i/>
            <w:iCs/>
            <w:sz w:val="24"/>
            <w:szCs w:val="24"/>
          </w:rPr>
          <w:t xml:space="preserve"> and synthesis</w:t>
        </w:r>
      </w:ins>
    </w:p>
    <w:p>
      <w:pPr>
        <w:spacing w:after="160" w:line="400"/>
        <w:jc w:val="both"/>
        <w:rPr>
          <w:ins w:id="9408" w:author="نویسنده" w:date="2026-10-18T12:19:01Z"/>
        </w:rPr>
      </w:pPr>
      <w:ins w:id="9407" w:author="نویسنده" w:date="2026-10-18T12:19:01Z">
        <w:r>
          <w:rPr>
            <w:rFonts w:ascii="Times New Roman" w:cs="Times New Roman" w:eastAsia="Times New Roman" w:hAnsi="Times New Roman"/>
            <w:sz w:val="24"/>
            <w:szCs w:val="24"/>
          </w:rPr>
          <w:t xml:space="preserve">For each registration we identified linked publications. For randomised registrations completed by the end of 2023 we classified results as reported in an included trial, reported outside the scope of the review, or not located. We summarised counts and percentages, grouped trials by year of first report (2004-2019, 2020-2022, 2023-2026) and cross-tabulated occupation against approach.</w:t>
        </w:r>
      </w:ins>
    </w:p>
    <w:p>
      <w:pPr>
        <w:spacing w:after="160" w:line="400" w:lineRule="auto"/>
        <w:jc w:val="both"/>
        <w:rPr>
          <w:del w:id="9410" w:author="نویسنده" w:date="2026-10-18T12:19:01Z"/>
        </w:rPr>
      </w:pPr>
      <w:del w:id="9409" w:author="نویسنده" w:date="2026-10-18T12:19:01Z">
        <w:r>
          <w:delText>For each completed registration we identified linked publications in two ways: through the references listed in the registration record and through a search of Europe PMC for the registration number. Linked publications that had not already been assessed through the databases were assessed against the same five criteria. For randomized registrations completed by the end of 2023, at least 33 months before the search, we classified results as reported in an included trial, reported outside the scope of the review, or not located.</w:delText>
        </w:r>
      </w:del>
    </w:p>
    <w:p>
      <w:pPr>
        <w:pStyle w:val="Heading2"/>
        <w:spacing w:before="240" w:after="120"/>
        <w:rPr>
          <w:del w:id="9412" w:author="نویسنده" w:date="2026-10-18T12:19:01Z"/>
        </w:rPr>
      </w:pPr>
      <w:del w:id="9411" w:author="نویسنده" w:date="2026-10-18T12:19:01Z">
        <w:r>
          <w:rPr>
            <w:b/>
            <w:bCs/>
            <w:i/>
            <w:iCs/>
            <w:sz w:val="24"/>
            <w:szCs w:val="24"/>
          </w:rPr>
          <w:delText>2.7 Synthesis</w:delText>
        </w:r>
      </w:del>
    </w:p>
    <w:p>
      <w:pPr>
        <w:spacing w:after="160" w:line="400" w:lineRule="auto"/>
        <w:jc w:val="both"/>
        <w:rPr>
          <w:del w:id="9414" w:author="نویسنده" w:date="2026-10-18T12:19:01Z"/>
        </w:rPr>
      </w:pPr>
      <w:del w:id="9413" w:author="نویسنده" w:date="2026-10-18T12:19:01Z">
        <w:r>
          <w:lastRenderedPageBreak/>
          <w:delText xml:space="preserve">We summarized trial characteristics as counts and percentages. Development over time was described by the year of the first report of each trial and grouped into three periods: 2004-2019, 2020-2022 (the main pandemic years) and 2023-2026. The evidence maps cross-tabulates occupational group against intervention approach. In line with the purpose of a scoping review, we did not assess risk of bias and did not synthesize effect sizes.</w:delText>
        </w:r>
      </w:del>
    </w:p>
    <w:p>
      <w:pPr>
        <w:pStyle w:val="Heading2"/>
        <w:spacing w:before="240" w:after="120"/>
      </w:pPr>
      <w:del w:id="9415" w:author="نویسنده" w:date="2026-10-18T12:19:01Z">
        <w:r>
          <w:rPr>
            <w:b/>
            <w:bCs/>
            <w:i/>
            <w:iCs/>
            <w:sz w:val="24"/>
            <w:szCs w:val="24"/>
          </w:rPr>
          <w:delText xml:space="preserve">2.8 Use of artificial-intelligence tools</w:delText>
        </w:r>
      </w:del>
      <w:ins w:id="9416" w:author="نویسنده" w:date="2026-10-18T12:19:01Z">
        <w:r>
          <w:rPr>
            <w:rFonts w:ascii="Times New Roman" w:cs="Times New Roman" w:eastAsia="Times New Roman" w:hAnsi="Times New Roman"/>
            <w:b/>
            <w:bCs/>
            <w:i/>
            <w:iCs/>
            <w:sz w:val="24"/>
            <w:szCs w:val="24"/>
          </w:rPr>
          <w:t xml:space="preserve">2.7 Use of artificial intelligence in the research process</w:t>
        </w:r>
      </w:ins>
    </w:p>
    <w:p>
      <w:pPr>
        <w:spacing w:after="160" w:line="400"/>
        <w:jc w:val="both"/>
        <w:rPr>
          <w:ins w:id="9418" w:author="نویسنده" w:date="2026-10-18T12:19:01Z"/>
        </w:rPr>
      </w:pPr>
      <w:ins w:id="9417" w:author="نویسنده" w:date="2026-10-18T12:19:01Z">
        <w:r>
          <w:rPr>
            <w:rFonts w:ascii="Times New Roman" w:cs="Times New Roman" w:eastAsia="Times New Roman" w:hAnsi="Times New Roman"/>
            <w:sz w:val="24"/>
            <w:szCs w:val="24"/>
          </w:rPr>
          <w:t xml:space="preserve">A large-language-model assistant (Claude, Anthropic) was used in interactive sessions under the author's direction to write and run the search, de-duplication and triage code, to read the abstracts of records that passed the rule-based triage and propose eligibility decisions and charting codes, and to build the tables and figures from the data files. The assistant acted as first reviewer and was not independent of the author's direction. The author decided every borderline eligibility question, obtained full texts that changed decisions, completed the blind and verification samples and approved the final classification; no second human reviewer assessed every record. Each decision and its reason are recorded in the released ledger, so the process can be audited without access to the sessions.</w:t>
        </w:r>
      </w:ins>
    </w:p>
    <w:p>
      <w:pPr>
        <w:spacing w:after="160" w:line="400" w:lineRule="auto"/>
        <w:jc w:val="both"/>
        <w:rPr>
          <w:del w:id="9420" w:author="نویسنده" w:date="2026-10-18T12:19:01Z"/>
        </w:rPr>
      </w:pPr>
      <w:del w:id="9419" w:author="نویسنده" w:date="2026-10-18T12:19:01Z">
        <w:r>
          <w:delText>Screening, eligibility assessment, data charting, registry linkage and drafting of the manuscript were carried out with the assistance of a large-language-model agent (Claude, Anthropic) working under the direction of the author, who is responsible for the content. Each decision is recorded with its reason, and the code used at each step is published with the data.</w:delText>
        </w:r>
      </w:del>
    </w:p>
    <w:p w14:paraId="1B4EAF23" w14:textId="77777777" w:rsidR="001D2698" w:rsidRDefault="00000000">
      <w:pPr>
        <w:pStyle w:val="Heading1"/>
        <w:spacing w:before="360" w:after="180"/>
      </w:pPr>
      <w:r>
        <w:rPr>
          <w:b/>
          <w:bCs/>
          <w:sz w:val="28"/>
          <w:szCs w:val="28"/>
        </w:rPr>
        <w:t>3. Results</w:t>
      </w:r>
    </w:p>
    <w:p w14:paraId="34A19347" w14:textId="77777777" w:rsidR="001D2698" w:rsidRDefault="00000000">
      <w:pPr>
        <w:pStyle w:val="Heading2"/>
        <w:spacing w:before="240" w:after="120"/>
      </w:pPr>
      <w:r>
        <w:rPr>
          <w:b/>
          <w:bCs/>
          <w:i/>
          <w:iCs/>
          <w:sz w:val="24"/>
          <w:szCs w:val="24"/>
        </w:rPr>
        <w:t>3.1 Selection of sources of evidence</w:t>
      </w:r>
    </w:p>
    <w:p>
      <w:pPr>
        <w:spacing w:after="160" w:line="400"/>
        <w:jc w:val="both"/>
        <w:rPr>
          <w:ins w:id="9422" w:author="نویسنده" w:date="2026-10-18T12:19:01Z"/>
        </w:rPr>
      </w:pPr>
      <w:ins w:id="9421" w:author="نویسنده" w:date="2026-10-18T12:19:01Z">
        <w:r>
          <w:rPr>
            <w:rFonts w:ascii="Times New Roman" w:cs="Times New Roman" w:eastAsia="Times New Roman" w:hAnsi="Times New Roman"/>
            <w:sz w:val="24"/>
            <w:szCs w:val="24"/>
          </w:rPr>
          <w:t xml:space="preserve">The searches identified 4,991 records; 2,510 duplicates and non-article records were removed and 2,481 records were screened. Of 279 reports assessed from the databases, 160 were excluded (26 were not primary reports, 22 were not randomised, 41 did not study workers, 33 were not digitally delivered, 38 did not report burnout as an outcome); 119 were included, and the registry added 2 (Figure 1). In total, 121 reports of 118 trials were included. The searches added after the main search found 31 of the 118 trials (26.3%), 12 of them with non-psychological mechanisms, among them the ambient AI scribe trials. The random sample of 45 excluded records contained no eligible report (0 of 45; exact 95% confidence interval 0% to 7.9%). In the blind comparison of 30 reports the reviewers agreed on 24 (80%; kappa 0.60, 95% confidence interval 0.31 to 0.89); if the two partly digital interventions were counted as excluded, agreement was 73% (kappa 0.47).</w:t>
        </w:r>
      </w:ins>
    </w:p>
    <w:p>
      <w:pPr>
        <w:spacing w:after="160" w:line="400" w:lineRule="auto"/>
        <w:jc w:val="both"/>
        <w:rPr>
          <w:del w:id="9424" w:author="نویسنده" w:date="2026-10-18T12:19:01Z"/>
        </w:rPr>
      </w:pPr>
      <w:del w:id="9423" w:author="نویسنده" w:date="2026-10-18T12:19:01Z">
        <w:r>
          <w:delText>The main and supplementary searches identified 4,406 records. After 2,009 duplicates and non-article records were removed, 2,397 records were screened on title and abstract and 267 reports were sought for full assessment (Figure 1). Three reports from the first supplementary search had neither an abstract nor an accessible full text when they were sought; the full texts were supplied later by the corresponding author, and two were assessed and excluded and one included, so no report remained not retrieved. Of the 267 reports assessed, 152 were excluded: 24 were not primary results reports, 21 were not randomized, 38 did not study a working population, 32 were not digitally delivered and in 37 burnout was not an outcome of the randomized comparison. Through the registry, 28 completed registrations were linked to 30 publications; 9 of these had already been assessed through the databases, and 1 of the remaining 21 was eligible. In total, 116 reports describing 113 randomized trials were included. One trial was described in three reports and one in two.</w:delText>
        </w:r>
      </w:del>
    </w:p>
    <w:p>
      <w:pPr>
        <w:spacing w:after="160" w:line="400" w:lineRule="auto"/>
        <w:jc w:val="both"/>
        <w:rPr>
          <w:del w:id="9426" w:author="نویسنده" w:date="2026-10-18T12:19:01Z"/>
        </w:rPr>
      </w:pPr>
      <w:del w:id="9425" w:author="نویسنده" w:date="2026-10-18T12:19:01Z">
        <w:r>
          <w:delText xml:space="preserve">The two additional routes found eligible trials that the main search had missed. The supplementary searches yielded 27 eligible trials (23.9% of the final set), 8 of them from the third search. Of these, 10 evaluated a non-psychological mechanism, including the ambient artificial-intelligence (AI) scribe trials, and the others used wording that the main search blocks did not capture, such as "psycho-education", written emotional disclosure, well-being text messages, video </w:delText>
          <w:lastRenderedPageBreak/>
          <w:delText xml:space="preserve">teleconference or virtual death cafes. The third search added trials of virtual coaching, virtual meditation and mindfulness programs and a second ambient-scribe trial, which the earlier strings had missed because they did not contain the word "virtual". The registry linkage found one further trial, a factorial trial of a stress-management app for healthcare workers, which had been retrieved by the main search but excluded at screening. By contrast, the random sample of 45 records excluded in the main search contained no eligible report (0 of 45; exact 95% confidence interval 0% to 7.9%) [17].</w:delText>
        </w:r>
      </w:del>
    </w:p>
    <w:p>
      <w:pPr>
        <w:spacing w:after="160" w:line="400" w:lineRule="auto"/>
        <w:jc w:val="both"/>
        <w:rPr>
          <w:del w:id="9428" w:author="نویسنده" w:date="2026-10-18T12:19:01Z"/>
        </w:rPr>
      </w:pPr>
      <w:del w:id="9427" w:author="نویسنده" w:date="2026-10-18T12:19:01Z">
        <w:r>
          <w:delText xml:space="preserve">In the blind comparison of 30 assessed reports, the second reviewer and the first reviewer agreed on inclusion or exclusion for 24 (80%; Cohen's kappa 0.60, 95% confidence interval 0.31 to 0.89), counting the two blended interventions that the second reviewer judged only partly digital as included. If these were counted as excluded, agreement was 22 of 30 (73%; kappa 0.47). The six clear discrepancies (R095, R090, R050, R169, R197, R019) were checked against the full text (R095, R019, R169, R197) or the abstract (R050, R090). One first-reviewer decision was wrong and was reversed: R095 described itself as quasi-experimental but randomized teachers within schools, and it was included. Four exclusions were confirmed: R019 reported only one arm of a two-arm trial, R197 did not compare burnout between arms, R050 studied undergraduate students and did not measure burnout, and R169 offered a fitness-platform membership whose reported activities were classes and gym visits booked through an app, without digitally delivered intervention content. The second reviewer accepted the resolution of each of these, including the exclusion of R169, the most debatable of the six, on the criterion of digital delivery. The sixth report, R090, was confirmed as included because its abstract describes a ten-week online programs and the second reviewer agreed that it meets the digital criterion. The reason for exclusion of one protocol (R012) also differed between the reviewers, although both excluded it.</w:delText>
        </w:r>
      </w:del>
    </w:p>
    <w:p w14:paraId="4986EC13" w14:textId="77777777" w:rsidR="001D2698" w:rsidRDefault="00000000">
      <w:pPr>
        <w:keepNext/>
        <w:spacing w:before="200" w:after="80"/>
        <w:jc w:val="center"/>
      </w:pPr>
      <w:r>
        <w:rPr>
          <w:noProof/>
        </w:rPr>
        <w:lastRenderedPageBreak/>
        <w:drawing>
          <wp:inline distT="0" distB="0" distL="0" distR="0" wp14:anchorId="5187DFEE" wp14:editId="64A688A6">
            <wp:extent cx="5334000" cy="586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867400"/>
                    </a:xfrm>
                    <a:prstGeom prst="rect">
                      <a:avLst/>
                    </a:prstGeom>
                  </pic:spPr>
                </pic:pic>
              </a:graphicData>
            </a:graphic>
          </wp:inline>
        </w:drawing>
      </w:r>
    </w:p>
    <w:p>
      <w:pPr>
        <w:spacing w:after="280"/>
      </w:pPr>
      <w:r>
        <w:rPr>
          <w:b/>
          <w:bCs/>
        </w:rPr>
        <w:t xml:space="preserve">Figure 1.</w:t>
      </w:r>
      <w:r>
        <w:t xml:space="preserve"> PRISMA 2020 flow diagram.</w:t>
      </w:r>
      <w:del w:id="9429" w:author="نویسنده" w:date="2026-10-18T12:19:01Z">
        <w:r>
          <w:delText xml:space="preserve"> The database column combines the main search and the three supplementary searches.</w:delText>
        </w:r>
      </w:del>
      <w:r>
        <w:t xml:space="preserve"> Reports are the unit of counting up to </w:t>
      </w:r>
      <w:del w:id="9430" w:author="نویسنده" w:date="2026-10-18T12:19:01Z">
        <w:r>
          <w:delText xml:space="preserve">inclusion; the final box also gives the number of</w:delText>
        </w:r>
      </w:del>
      <w:ins w:id="9431" w:author="نویسنده" w:date="2026-10-18T12:19:01Z">
        <w:r>
          <w:rPr>
            <w:rFonts w:ascii="Times New Roman" w:cs="Times New Roman" w:eastAsia="Times New Roman" w:hAnsi="Times New Roman"/>
            <w:sz w:val="24"/>
            <w:szCs w:val="24"/>
          </w:rPr>
          <w:t xml:space="preserve">the final box; the included reports belong to 118</w:t>
        </w:r>
      </w:ins>
      <w:r>
        <w:t xml:space="preserve"> trials.</w:t>
      </w:r>
    </w:p>
    <w:p w14:paraId="2D82F712" w14:textId="77777777" w:rsidR="001D2698" w:rsidRDefault="00000000">
      <w:pPr>
        <w:pStyle w:val="Heading2"/>
        <w:spacing w:before="240" w:after="120"/>
      </w:pPr>
      <w:r>
        <w:rPr>
          <w:b/>
          <w:bCs/>
          <w:i/>
          <w:iCs/>
          <w:sz w:val="24"/>
          <w:szCs w:val="24"/>
        </w:rPr>
        <w:t>3.2 Characteristics of the included trials</w:t>
      </w:r>
    </w:p>
    <w:p>
      <w:pPr>
        <w:spacing w:after="160" w:line="400"/>
        <w:jc w:val="both"/>
        <w:rPr>
          <w:ins w:id="9433" w:author="نویسنده" w:date="2026-10-18T12:19:01Z"/>
        </w:rPr>
      </w:pPr>
      <w:ins w:id="9432" w:author="نویسنده" w:date="2026-10-18T12:19:01Z">
        <w:r>
          <w:rPr>
            <w:rFonts w:ascii="Times New Roman" w:cs="Times New Roman" w:eastAsia="Times New Roman" w:hAnsi="Times New Roman"/>
            <w:sz w:val="24"/>
            <w:szCs w:val="24"/>
          </w:rPr>
          <w:t xml:space="preserve">Table 1 summarises the 118 trials (Supplementary Appendix C). The 109 trials that reported sample size enrolled 27,088 participants (median 109, interquartile range 66-228). The number was randomised or enrolled in 73 of these trials (median 125; 19,787 participants), analysed or completed in 6, and its basis could not be identified from the abstract in 30. Healthcare workers were studied in 73 (61.9%) trials, mental-health and social-care professionals in 7, teachers in 16 and employees of other sectors in 22. Of the trials, 76 (64.4%) were first reported from 2023 onwards (Figure 2); the share studying healthcare workers rose from 23.5% before 2020 to 72.0% in 2020-2022 and 67.1% from 2023, and live online group sessions, absent before 2020, were used in 23 trials from 2023. Web programmes (50 trials) and smartphone apps (21) were the commonest delivery modes. Mindfulness was the most frequent psychological approach (24 trials), and all 6 coaching trials were in physicians (Figure 3).</w:t>
        </w:r>
      </w:ins>
    </w:p>
    <w:p>
      <w:pPr>
        <w:spacing w:after="160" w:line="400" w:lineRule="auto"/>
        <w:jc w:val="both"/>
        <w:rPr>
          <w:del w:id="9435" w:author="نویسنده" w:date="2026-10-18T12:19:01Z"/>
        </w:rPr>
      </w:pPr>
      <w:del w:id="9434" w:author="نویسنده" w:date="2026-10-18T12:19:01Z">
        <w:r>
          <w:delText xml:space="preserve">Table 3 summaries the 113 trials; each is listed in Appendix C. Together they enrolled 26,752 participants, based on the 104 trials that reported a sample size (the number randomized, or the number analyzed where only that was reported). The median trial enrolled 114.5 participants (interquartile range 69 to 238; range 11 to 2,182). Of these, 44 randomized fewer than 100 participants and 14 fewer than 50, while 11 randomized 500 or more. Sample size differed by delivery mode: live online group programs, which need a facilitator for every group, had a median of 82 participants, compared with 190 for smartphone apps and 179.5 for messaging interventions.</w:delText>
        </w:r>
      </w:del>
    </w:p>
    <w:p>
      <w:pPr>
        <w:keepNext/>
        <w:spacing w:before="240" w:after="100"/>
      </w:pPr>
      <w:r>
        <w:rPr>
          <w:b/>
          <w:bCs/>
        </w:rPr>
        <w:t xml:space="preserve">Table </w:t>
      </w:r>
      <w:del w:id="9436" w:author="نویسنده" w:date="2026-10-18T12:19:01Z">
        <w:r>
          <w:rPr>
            <w:b/>
            <w:bCs/>
          </w:rPr>
          <w:delText xml:space="preserve">3.</w:delText>
        </w:r>
      </w:del>
      <w:ins w:id="9437" w:author="نویسنده" w:date="2026-10-18T12:19:01Z">
        <w:r>
          <w:rPr>
            <w:rFonts w:ascii="Times New Roman" w:cs="Times New Roman" w:eastAsia="Times New Roman" w:hAnsi="Times New Roman"/>
            <w:b/>
            <w:bCs/>
            <w:sz w:val="24"/>
            <w:szCs w:val="24"/>
          </w:rPr>
          <w:t xml:space="preserve">1.</w:t>
        </w:r>
      </w:ins>
      <w:r>
        <w:t xml:space="preserve"> Characteristics of the included trials (n = </w:t>
      </w:r>
      <w:del w:id="9438" w:author="نویسنده" w:date="2026-10-18T12:19:01Z">
        <w:r>
          <w:delText xml:space="preserve">113)</w:delText>
        </w:r>
      </w:del>
      <w:ins w:id="9439" w:author="نویسنده" w:date="2026-10-18T12:19:01Z">
        <w:r>
          <w:rPr>
            <w:rFonts w:ascii="Times New Roman" w:cs="Times New Roman" w:eastAsia="Times New Roman" w:hAnsi="Times New Roman"/>
            <w:sz w:val="24"/>
            <w:szCs w:val="24"/>
          </w:rPr>
          <w:t xml:space="preserve">118)</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9"/>
        <w:gridCol w:w="2621"/>
      </w:tblGrid>
      <w:tr w:rsidR="001D2698" w14:paraId="54311DD2" w14:textId="77777777">
        <w:trPr>
          <w:tblHeader/>
        </w:trPr>
        <w:tc>
          <w:tcPr>
            <w:tcW w:w="6739"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24569EFB" w14:textId="77777777" w:rsidR="001D2698" w:rsidRDefault="00000000">
            <w:r>
              <w:rPr>
                <w:b/>
                <w:bCs/>
                <w:sz w:val="18"/>
                <w:szCs w:val="18"/>
              </w:rPr>
              <w:t>Characteristic</w:t>
            </w:r>
          </w:p>
        </w:tc>
        <w:tc>
          <w:tcPr>
            <w:tcW w:w="2621"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2A1DCC3E" w14:textId="77777777" w:rsidR="001D2698" w:rsidRDefault="00000000">
            <w:pPr>
              <w:jc w:val="center"/>
            </w:pPr>
            <w:r>
              <w:rPr>
                <w:b/>
                <w:bCs/>
                <w:sz w:val="18"/>
                <w:szCs w:val="18"/>
              </w:rPr>
              <w:t>Trials, n (%)</w:t>
            </w:r>
          </w:p>
        </w:tc>
      </w:tr>
      <w:tr w:rsidR="001D2698" w14:paraId="6DA6B7F0"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51DD13" w14:textId="77777777" w:rsidR="001D2698" w:rsidRDefault="00000000">
            <w:r>
              <w:rPr>
                <w:b/>
                <w:bCs/>
                <w:sz w:val="18"/>
                <w:szCs w:val="18"/>
              </w:rPr>
              <w:t>Year of first report</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9B0F4D" w14:textId="77777777" w:rsidR="001D2698" w:rsidRDefault="001D2698">
            <w:pPr>
              <w:jc w:val="center"/>
            </w:pPr>
          </w:p>
        </w:tc>
      </w:tr>
      <w:tr w:rsidR="001D2698" w14:paraId="50E699DD"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EB7085" w14:textId="77777777" w:rsidR="001D2698" w:rsidRDefault="00000000">
            <w:r>
              <w:rPr>
                <w:sz w:val="18"/>
                <w:szCs w:val="18"/>
              </w:rPr>
              <w:t xml:space="preserve">    2004-2019</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440" w:author="نویسنده" w:date="2026-10-18T12:19:01Z">
              <w:r>
                <w:rPr>
                  <w:sz w:val="18"/>
                  <w:szCs w:val="18"/>
                </w:rPr>
                <w:delText xml:space="preserve">16 (14.2%)</w:delText>
              </w:r>
            </w:del>
            <w:ins w:id="9441" w:author="نویسنده" w:date="2026-10-18T12:19:01Z">
              <w:r>
                <w:rPr>
                  <w:rFonts w:ascii="Times New Roman" w:cs="Times New Roman" w:eastAsia="Times New Roman" w:hAnsi="Times New Roman"/>
                  <w:b w:val="false"/>
                  <w:bCs w:val="false"/>
                  <w:sz w:val="18"/>
                  <w:szCs w:val="18"/>
                </w:rPr>
                <w:t xml:space="preserve">17 (14.4%)</w:t>
              </w:r>
            </w:ins>
          </w:p>
        </w:tc>
      </w:tr>
      <w:tr w:rsidR="001D2698" w14:paraId="1E204572"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A9966A" w14:textId="77777777" w:rsidR="001D2698" w:rsidRDefault="00000000">
            <w:r>
              <w:rPr>
                <w:sz w:val="18"/>
                <w:szCs w:val="18"/>
              </w:rPr>
              <w:t xml:space="preserve">    2020-2022</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442" w:author="نویسنده" w:date="2026-10-18T12:19:01Z">
              <w:r>
                <w:rPr>
                  <w:sz w:val="18"/>
                  <w:szCs w:val="18"/>
                </w:rPr>
                <w:delText xml:space="preserve">24</w:delText>
              </w:r>
            </w:del>
            <w:ins w:id="9443" w:author="نویسنده" w:date="2026-10-18T12:19:01Z">
              <w:r>
                <w:rPr>
                  <w:rFonts w:ascii="Times New Roman" w:cs="Times New Roman" w:eastAsia="Times New Roman" w:hAnsi="Times New Roman"/>
                  <w:b w:val="false"/>
                  <w:bCs w:val="false"/>
                  <w:sz w:val="18"/>
                  <w:szCs w:val="18"/>
                </w:rPr>
                <w:t xml:space="preserve">25</w:t>
              </w:r>
            </w:ins>
            <w:r>
              <w:rPr>
                <w:sz w:val="18"/>
                <w:szCs w:val="18"/>
              </w:rPr>
              <w:t xml:space="preserve"> (21.2%)</w:t>
            </w:r>
          </w:p>
        </w:tc>
      </w:tr>
      <w:tr w:rsidR="001D2698" w14:paraId="603F8407"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
              <w:rPr>
                <w:sz w:val="18"/>
                <w:szCs w:val="18"/>
              </w:rPr>
              <w:t xml:space="preserve">    2023-2026 (to </w:t>
            </w:r>
            <w:del w:id="9444" w:author="نویسنده" w:date="2026-10-18T12:19:01Z">
              <w:r>
                <w:rPr>
                  <w:sz w:val="18"/>
                  <w:szCs w:val="18"/>
                </w:rPr>
                <w:delText xml:space="preserve">29 September)</w:delText>
              </w:r>
            </w:del>
            <w:ins w:id="9445" w:author="نویسنده" w:date="2026-10-18T12:19:01Z">
              <w:r>
                <w:rPr>
                  <w:rFonts w:ascii="Times New Roman" w:cs="Times New Roman" w:eastAsia="Times New Roman" w:hAnsi="Times New Roman"/>
                  <w:b w:val="false"/>
                  <w:bCs w:val="false"/>
                  <w:sz w:val="18"/>
                  <w:szCs w:val="18"/>
                </w:rPr>
                <w:t xml:space="preserve">18 October)</w:t>
              </w:r>
            </w:ins>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446" w:author="نویسنده" w:date="2026-10-18T12:19:01Z">
              <w:r>
                <w:rPr>
                  <w:sz w:val="18"/>
                  <w:szCs w:val="18"/>
                </w:rPr>
                <w:delText xml:space="preserve">73 (64.6%)</w:delText>
              </w:r>
            </w:del>
            <w:ins w:id="9447" w:author="نویسنده" w:date="2026-10-18T12:19:01Z">
              <w:r>
                <w:rPr>
                  <w:rFonts w:ascii="Times New Roman" w:cs="Times New Roman" w:eastAsia="Times New Roman" w:hAnsi="Times New Roman"/>
                  <w:b w:val="false"/>
                  <w:bCs w:val="false"/>
                  <w:sz w:val="18"/>
                  <w:szCs w:val="18"/>
                </w:rPr>
                <w:t xml:space="preserve">76 (64.4%)</w:t>
              </w:r>
            </w:ins>
          </w:p>
        </w:tc>
      </w:tr>
      <w:tr w:rsidR="001D2698" w14:paraId="7DDED47A"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B8E385" w14:textId="77777777" w:rsidR="001D2698" w:rsidRDefault="00000000">
            <w:r>
              <w:rPr>
                <w:b/>
                <w:bCs/>
                <w:sz w:val="18"/>
                <w:szCs w:val="18"/>
              </w:rPr>
              <w:t>Occupational group</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FD637E" w14:textId="77777777" w:rsidR="001D2698" w:rsidRDefault="001D2698">
            <w:pPr>
              <w:jc w:val="center"/>
            </w:pPr>
          </w:p>
        </w:tc>
      </w:tr>
      <w:tr w:rsidR="001D2698" w14:paraId="1B7F4615"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8A4853" w14:textId="77777777" w:rsidR="001D2698" w:rsidRDefault="00000000">
            <w:r>
              <w:rPr>
                <w:sz w:val="18"/>
                <w:szCs w:val="18"/>
              </w:rPr>
              <w:t xml:space="preserve">    Other or mixed healthcare workers</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448" w:author="نویسنده" w:date="2026-10-18T12:19:01Z">
              <w:r>
                <w:rPr>
                  <w:sz w:val="18"/>
                  <w:szCs w:val="18"/>
                </w:rPr>
                <w:delText xml:space="preserve">34 (30.1%)</w:delText>
              </w:r>
            </w:del>
            <w:ins w:id="9449" w:author="نویسنده" w:date="2026-10-18T12:19:01Z">
              <w:r>
                <w:rPr>
                  <w:rFonts w:ascii="Times New Roman" w:cs="Times New Roman" w:eastAsia="Times New Roman" w:hAnsi="Times New Roman"/>
                  <w:b w:val="false"/>
                  <w:bCs w:val="false"/>
                  <w:sz w:val="18"/>
                  <w:szCs w:val="18"/>
                </w:rPr>
                <w:t xml:space="preserve">35 (29.7%)</w:t>
              </w:r>
            </w:ins>
          </w:p>
        </w:tc>
      </w:tr>
      <w:tr w:rsidR="001D2698" w14:paraId="6EED69AA"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B048C0" w14:textId="77777777" w:rsidR="001D2698" w:rsidRDefault="00000000">
            <w:r>
              <w:rPr>
                <w:sz w:val="18"/>
                <w:szCs w:val="18"/>
              </w:rPr>
              <w:t xml:space="preserve">    Physicians and physician trainees</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22 </w:t>
            </w:r>
            <w:del w:id="9450" w:author="نویسنده" w:date="2026-10-18T12:19:01Z">
              <w:r>
                <w:rPr>
                  <w:sz w:val="18"/>
                  <w:szCs w:val="18"/>
                </w:rPr>
                <w:delText xml:space="preserve">(19.5%)</w:delText>
              </w:r>
            </w:del>
            <w:ins w:id="9451" w:author="نویسنده" w:date="2026-10-18T12:19:01Z">
              <w:r>
                <w:rPr>
                  <w:rFonts w:ascii="Times New Roman" w:cs="Times New Roman" w:eastAsia="Times New Roman" w:hAnsi="Times New Roman"/>
                  <w:b w:val="false"/>
                  <w:bCs w:val="false"/>
                  <w:sz w:val="18"/>
                  <w:szCs w:val="18"/>
                </w:rPr>
                <w:t xml:space="preserve">(18.6%)</w:t>
              </w:r>
            </w:ins>
          </w:p>
        </w:tc>
      </w:tr>
      <w:tr>
        <w:trPr>
          <w:ins w:id="9456" w:author="نویسنده" w:date="2026-10-18T12:19:01Z"/>
        </w:trP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rPr>
                <w:ins w:id="9453" w:author="نویسنده" w:date="2026-10-18T12:19:01Z"/>
              </w:rPr>
            </w:pPr>
            <w:ins w:id="9452" w:author="نویسنده" w:date="2026-10-18T12:19:01Z">
              <w:r>
                <w:rPr>
                  <w:rFonts w:ascii="Times New Roman" w:cs="Times New Roman" w:eastAsia="Times New Roman" w:hAnsi="Times New Roman"/>
                  <w:b w:val="false"/>
                  <w:bCs w:val="false"/>
                  <w:sz w:val="18"/>
                  <w:szCs w:val="18"/>
                </w:rPr>
                <w:t xml:space="preserve">    Nurses</w:t>
              </w:r>
            </w:ins>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rPr>
                <w:ins w:id="9455" w:author="نویسنده" w:date="2026-10-18T12:19:01Z"/>
              </w:rPr>
            </w:pPr>
            <w:ins w:id="9454" w:author="نویسنده" w:date="2026-10-18T12:19:01Z">
              <w:r>
                <w:rPr>
                  <w:rFonts w:ascii="Times New Roman" w:cs="Times New Roman" w:eastAsia="Times New Roman" w:hAnsi="Times New Roman"/>
                  <w:b w:val="false"/>
                  <w:bCs w:val="false"/>
                  <w:sz w:val="18"/>
                  <w:szCs w:val="18"/>
                </w:rPr>
                <w:t xml:space="preserve">16 (13.6%)</w:t>
              </w:r>
            </w:ins>
          </w:p>
        </w:tc>
      </w:tr>
      <w:tr w:rsidR="001D2698" w14:paraId="28EF1CAF"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FB9B97" w14:textId="77777777" w:rsidR="001D2698" w:rsidRDefault="00000000">
            <w:r>
              <w:rPr>
                <w:sz w:val="18"/>
                <w:szCs w:val="18"/>
              </w:rPr>
              <w:t xml:space="preserve">    Teachers and education staff</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457" w:author="نویسنده" w:date="2026-10-18T12:19:01Z">
              <w:r>
                <w:rPr>
                  <w:sz w:val="18"/>
                  <w:szCs w:val="18"/>
                </w:rPr>
                <w:delText xml:space="preserve">15 (13.3%)</w:delText>
              </w:r>
            </w:del>
            <w:ins w:id="9458" w:author="نویسنده" w:date="2026-10-18T12:19:01Z">
              <w:r>
                <w:rPr>
                  <w:rFonts w:ascii="Times New Roman" w:cs="Times New Roman" w:eastAsia="Times New Roman" w:hAnsi="Times New Roman"/>
                  <w:b w:val="false"/>
                  <w:bCs w:val="false"/>
                  <w:sz w:val="18"/>
                  <w:szCs w:val="18"/>
                </w:rPr>
                <w:t xml:space="preserve">16 (13.6%)</w:t>
              </w:r>
            </w:ins>
          </w:p>
        </w:tc>
      </w:tr>
      <w:tr w:rsidR="001D2698" w14:paraId="3786B2B2" w14:textId="77777777">
        <w:trPr>
          <w:del w:id="9463"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2C410F" w14:textId="77777777" w:rsidR="001D2698" w:rsidRDefault="00000000">
            <w:pPr>
              <w:rPr>
                <w:del w:id="9460" w:author="نویسنده" w:date="2026-10-18T12:19:01Z"/>
              </w:rPr>
            </w:pPr>
            <w:del w:id="9459" w:author="نویسنده" w:date="2026-10-18T12:19:01Z">
              <w:r>
                <w:rPr>
                  <w:sz w:val="18"/>
                  <w:szCs w:val="18"/>
                </w:rPr>
                <w:delText xml:space="preserve">    Nurses</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C8D455" w14:textId="77777777" w:rsidR="001D2698" w:rsidRDefault="00000000">
            <w:pPr>
              <w:jc w:val="center"/>
              <w:rPr>
                <w:del w:id="9462" w:author="نویسنده" w:date="2026-10-18T12:19:01Z"/>
              </w:rPr>
            </w:pPr>
            <w:del w:id="9461" w:author="نویسنده" w:date="2026-10-18T12:19:01Z">
              <w:r>
                <w:rPr>
                  <w:sz w:val="18"/>
                  <w:szCs w:val="18"/>
                </w:rPr>
                <w:delText>14 (12.4%)</w:delText>
              </w:r>
            </w:del>
          </w:p>
        </w:tc>
      </w:tr>
      <w:tr w:rsidR="001D2698" w14:paraId="59BA4214"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822D22" w14:textId="77777777" w:rsidR="001D2698" w:rsidRDefault="00000000">
            <w:r>
              <w:rPr>
                <w:sz w:val="18"/>
                <w:szCs w:val="18"/>
              </w:rPr>
              <w:t xml:space="preserve">    Workers selected for a health condition or risk</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9 </w:t>
            </w:r>
            <w:del w:id="9464" w:author="نویسنده" w:date="2026-10-18T12:19:01Z">
              <w:r>
                <w:rPr>
                  <w:sz w:val="18"/>
                  <w:szCs w:val="18"/>
                </w:rPr>
                <w:delText xml:space="preserve">(8.0%)</w:delText>
              </w:r>
            </w:del>
            <w:ins w:id="9465" w:author="نویسنده" w:date="2026-10-18T12:19:01Z">
              <w:r>
                <w:rPr>
                  <w:rFonts w:ascii="Times New Roman" w:cs="Times New Roman" w:eastAsia="Times New Roman" w:hAnsi="Times New Roman"/>
                  <w:b w:val="false"/>
                  <w:bCs w:val="false"/>
                  <w:sz w:val="18"/>
                  <w:szCs w:val="18"/>
                </w:rPr>
                <w:t xml:space="preserve">(7.6%)</w:t>
              </w:r>
            </w:ins>
          </w:p>
        </w:tc>
      </w:tr>
      <w:tr w:rsidR="001D2698" w14:paraId="5135D5A4"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85DCFE" w14:textId="77777777" w:rsidR="001D2698" w:rsidRDefault="00000000">
            <w:r>
              <w:rPr>
                <w:sz w:val="18"/>
                <w:szCs w:val="18"/>
              </w:rPr>
              <w:t xml:space="preserve">    Mixed-occupation workers recruited across employers</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466" w:author="نویسنده" w:date="2026-10-18T12:19:01Z">
              <w:r>
                <w:rPr>
                  <w:sz w:val="18"/>
                  <w:szCs w:val="18"/>
                </w:rPr>
                <w:delText xml:space="preserve">7 (6.2%)</w:delText>
              </w:r>
            </w:del>
            <w:ins w:id="9467" w:author="نویسنده" w:date="2026-10-18T12:19:01Z">
              <w:r>
                <w:rPr>
                  <w:rFonts w:ascii="Times New Roman" w:cs="Times New Roman" w:eastAsia="Times New Roman" w:hAnsi="Times New Roman"/>
                  <w:b w:val="false"/>
                  <w:bCs w:val="false"/>
                  <w:sz w:val="18"/>
                  <w:szCs w:val="18"/>
                </w:rPr>
                <w:t xml:space="preserve">8 (6.8%)</w:t>
              </w:r>
            </w:ins>
          </w:p>
        </w:tc>
      </w:tr>
      <w:tr w:rsidR="001D2698" w14:paraId="1FA3228B"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51CDF8" w14:textId="77777777" w:rsidR="001D2698" w:rsidRDefault="00000000">
            <w:r>
              <w:rPr>
                <w:sz w:val="18"/>
                <w:szCs w:val="18"/>
              </w:rPr>
              <w:t xml:space="preserve">    Mental-health and social-care professionals</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7 </w:t>
            </w:r>
            <w:del w:id="9468" w:author="نویسنده" w:date="2026-10-18T12:19:01Z">
              <w:r>
                <w:rPr>
                  <w:sz w:val="18"/>
                  <w:szCs w:val="18"/>
                </w:rPr>
                <w:delText xml:space="preserve">(6.2%)</w:delText>
              </w:r>
            </w:del>
            <w:ins w:id="9469" w:author="نویسنده" w:date="2026-10-18T12:19:01Z">
              <w:r>
                <w:rPr>
                  <w:rFonts w:ascii="Times New Roman" w:cs="Times New Roman" w:eastAsia="Times New Roman" w:hAnsi="Times New Roman"/>
                  <w:b w:val="false"/>
                  <w:bCs w:val="false"/>
                  <w:sz w:val="18"/>
                  <w:szCs w:val="18"/>
                </w:rPr>
                <w:t xml:space="preserve">(5.9%)</w:t>
              </w:r>
            </w:ins>
          </w:p>
        </w:tc>
      </w:tr>
      <w:tr w:rsidR="001D2698" w14:paraId="15497A85"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70FA8C" w14:textId="77777777" w:rsidR="001D2698" w:rsidRDefault="00000000">
            <w:r>
              <w:rPr>
                <w:sz w:val="18"/>
                <w:szCs w:val="18"/>
              </w:rPr>
              <w:t xml:space="preserve">    Employees of a named occupation, industry or enterprise</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5 </w:t>
            </w:r>
            <w:del w:id="9470" w:author="نویسنده" w:date="2026-10-18T12:19:01Z">
              <w:r>
                <w:rPr>
                  <w:sz w:val="18"/>
                  <w:szCs w:val="18"/>
                </w:rPr>
                <w:delText xml:space="preserve">(4.4%)</w:delText>
              </w:r>
            </w:del>
            <w:ins w:id="9471" w:author="نویسنده" w:date="2026-10-18T12:19:01Z">
              <w:r>
                <w:rPr>
                  <w:rFonts w:ascii="Times New Roman" w:cs="Times New Roman" w:eastAsia="Times New Roman" w:hAnsi="Times New Roman"/>
                  <w:b w:val="false"/>
                  <w:bCs w:val="false"/>
                  <w:sz w:val="18"/>
                  <w:szCs w:val="18"/>
                </w:rPr>
                <w:t xml:space="preserve">(4.2%)</w:t>
              </w:r>
            </w:ins>
          </w:p>
        </w:tc>
      </w:tr>
      <w:tr w:rsidR="001D2698" w14:paraId="4F13BDD6"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EDEFF9" w14:textId="77777777" w:rsidR="001D2698" w:rsidRDefault="00000000">
            <w:r>
              <w:rPr>
                <w:b/>
                <w:bCs/>
                <w:sz w:val="18"/>
                <w:szCs w:val="18"/>
              </w:rPr>
              <w:t>Main delivery mode</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1BEB03" w14:textId="77777777" w:rsidR="001D2698" w:rsidRDefault="001D2698">
            <w:pPr>
              <w:jc w:val="center"/>
            </w:pPr>
          </w:p>
        </w:tc>
      </w:tr>
      <w:tr w:rsidR="001D2698" w14:paraId="314A67B6"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
              <w:rPr>
                <w:sz w:val="18"/>
                <w:szCs w:val="18"/>
              </w:rPr>
              <w:t xml:space="preserve">    Web-based </w:t>
            </w:r>
            <w:del w:id="9472" w:author="نویسنده" w:date="2026-10-18T12:19:01Z">
              <w:r>
                <w:rPr>
                  <w:sz w:val="18"/>
                  <w:szCs w:val="18"/>
                </w:rPr>
                <w:delText xml:space="preserve">program</w:delText>
              </w:r>
            </w:del>
            <w:ins w:id="9473" w:author="نویسنده" w:date="2026-10-18T12:19:01Z">
              <w:r>
                <w:rPr>
                  <w:rFonts w:ascii="Times New Roman" w:cs="Times New Roman" w:eastAsia="Times New Roman" w:hAnsi="Times New Roman"/>
                  <w:b w:val="false"/>
                  <w:bCs w:val="false"/>
                  <w:sz w:val="18"/>
                  <w:szCs w:val="18"/>
                </w:rPr>
                <w:t xml:space="preserve">programme</w:t>
              </w:r>
            </w:ins>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474" w:author="نویسنده" w:date="2026-10-18T12:19:01Z">
              <w:r>
                <w:rPr>
                  <w:sz w:val="18"/>
                  <w:szCs w:val="18"/>
                </w:rPr>
                <w:delText xml:space="preserve">49 (43.4%)</w:delText>
              </w:r>
            </w:del>
            <w:ins w:id="9475" w:author="نویسنده" w:date="2026-10-18T12:19:01Z">
              <w:r>
                <w:rPr>
                  <w:rFonts w:ascii="Times New Roman" w:cs="Times New Roman" w:eastAsia="Times New Roman" w:hAnsi="Times New Roman"/>
                  <w:b w:val="false"/>
                  <w:bCs w:val="false"/>
                  <w:sz w:val="18"/>
                  <w:szCs w:val="18"/>
                </w:rPr>
                <w:t xml:space="preserve">50 (42.4%)</w:t>
              </w:r>
            </w:ins>
          </w:p>
        </w:tc>
      </w:tr>
      <w:tr w:rsidR="001D2698" w14:paraId="43759767"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797F32" w14:textId="77777777" w:rsidR="001D2698" w:rsidRDefault="00000000">
            <w:r>
              <w:rPr>
                <w:sz w:val="18"/>
                <w:szCs w:val="18"/>
              </w:rPr>
              <w:t xml:space="preserve">    Live online sessions</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476" w:author="نویسنده" w:date="2026-10-18T12:19:01Z">
              <w:r>
                <w:rPr>
                  <w:sz w:val="18"/>
                  <w:szCs w:val="18"/>
                </w:rPr>
                <w:delText xml:space="preserve">23 (20.4%)</w:delText>
              </w:r>
            </w:del>
            <w:ins w:id="9477" w:author="نویسنده" w:date="2026-10-18T12:19:01Z">
              <w:r>
                <w:rPr>
                  <w:rFonts w:ascii="Times New Roman" w:cs="Times New Roman" w:eastAsia="Times New Roman" w:hAnsi="Times New Roman"/>
                  <w:b w:val="false"/>
                  <w:bCs w:val="false"/>
                  <w:sz w:val="18"/>
                  <w:szCs w:val="18"/>
                </w:rPr>
                <w:t xml:space="preserve">25 (21.2%)</w:t>
              </w:r>
            </w:ins>
          </w:p>
        </w:tc>
      </w:tr>
      <w:tr w:rsidR="001D2698" w14:paraId="46BC7D82"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3E2A8E" w14:textId="77777777" w:rsidR="001D2698" w:rsidRDefault="00000000">
            <w:r>
              <w:rPr>
                <w:sz w:val="18"/>
                <w:szCs w:val="18"/>
              </w:rPr>
              <w:t xml:space="preserve">    Smartphone app</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21 </w:t>
            </w:r>
            <w:del w:id="9478" w:author="نویسنده" w:date="2026-10-18T12:19:01Z">
              <w:r>
                <w:rPr>
                  <w:sz w:val="18"/>
                  <w:szCs w:val="18"/>
                </w:rPr>
                <w:delText xml:space="preserve">(18.6%)</w:delText>
              </w:r>
            </w:del>
            <w:ins w:id="9479" w:author="نویسنده" w:date="2026-10-18T12:19:01Z">
              <w:r>
                <w:rPr>
                  <w:rFonts w:ascii="Times New Roman" w:cs="Times New Roman" w:eastAsia="Times New Roman" w:hAnsi="Times New Roman"/>
                  <w:b w:val="false"/>
                  <w:bCs w:val="false"/>
                  <w:sz w:val="18"/>
                  <w:szCs w:val="18"/>
                </w:rPr>
                <w:t xml:space="preserve">(17.8%)</w:t>
              </w:r>
            </w:ins>
          </w:p>
        </w:tc>
      </w:tr>
      <w:tr w:rsidR="001D2698" w14:paraId="1EEDF240"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27D1EC" w14:textId="77777777" w:rsidR="001D2698" w:rsidRDefault="00000000">
            <w:r>
              <w:rPr>
                <w:sz w:val="18"/>
                <w:szCs w:val="18"/>
              </w:rPr>
              <w:t xml:space="preserve">    Blended (digital and in-person)</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9 </w:t>
            </w:r>
            <w:del w:id="9480" w:author="نویسنده" w:date="2026-10-18T12:19:01Z">
              <w:r>
                <w:rPr>
                  <w:sz w:val="18"/>
                  <w:szCs w:val="18"/>
                </w:rPr>
                <w:delText xml:space="preserve">(8.0%)</w:delText>
              </w:r>
            </w:del>
            <w:ins w:id="9481" w:author="نویسنده" w:date="2026-10-18T12:19:01Z">
              <w:r>
                <w:rPr>
                  <w:rFonts w:ascii="Times New Roman" w:cs="Times New Roman" w:eastAsia="Times New Roman" w:hAnsi="Times New Roman"/>
                  <w:b w:val="false"/>
                  <w:bCs w:val="false"/>
                  <w:sz w:val="18"/>
                  <w:szCs w:val="18"/>
                </w:rPr>
                <w:t xml:space="preserve">(7.6%)</w:t>
              </w:r>
            </w:ins>
          </w:p>
        </w:tc>
      </w:tr>
      <w:tr w:rsidR="001D2698" w14:paraId="4C24A8F3"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733FAB" w14:textId="77777777" w:rsidR="001D2698" w:rsidRDefault="00000000">
            <w:r>
              <w:rPr>
                <w:sz w:val="18"/>
                <w:szCs w:val="18"/>
              </w:rPr>
              <w:t xml:space="preserve">    Text or instant messaging</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482" w:author="نویسنده" w:date="2026-10-18T12:19:01Z">
              <w:r>
                <w:rPr>
                  <w:sz w:val="18"/>
                  <w:szCs w:val="18"/>
                </w:rPr>
                <w:delText xml:space="preserve">4 (3.5%)</w:delText>
              </w:r>
            </w:del>
            <w:ins w:id="9483" w:author="نویسنده" w:date="2026-10-18T12:19:01Z">
              <w:r>
                <w:rPr>
                  <w:rFonts w:ascii="Times New Roman" w:cs="Times New Roman" w:eastAsia="Times New Roman" w:hAnsi="Times New Roman"/>
                  <w:b w:val="false"/>
                  <w:bCs w:val="false"/>
                  <w:sz w:val="18"/>
                  <w:szCs w:val="18"/>
                </w:rPr>
                <w:t xml:space="preserve">5 (4.2%)</w:t>
              </w:r>
            </w:ins>
          </w:p>
        </w:tc>
      </w:tr>
      <w:tr w:rsidR="001D2698" w14:paraId="327A858B"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7250D6" w14:textId="77777777" w:rsidR="001D2698" w:rsidRDefault="00000000">
            <w:r>
              <w:rPr>
                <w:sz w:val="18"/>
                <w:szCs w:val="18"/>
              </w:rPr>
              <w:t xml:space="preserve">    Wearable or motion-sensing platform</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484" w:author="نویسنده" w:date="2026-10-18T12:19:01Z">
              <w:r>
                <w:rPr>
                  <w:sz w:val="18"/>
                  <w:szCs w:val="18"/>
                </w:rPr>
                <w:delText xml:space="preserve">3 (2.7%)</w:delText>
              </w:r>
            </w:del>
            <w:ins w:id="9485" w:author="نویسنده" w:date="2026-10-18T12:19:01Z">
              <w:r>
                <w:rPr>
                  <w:rFonts w:ascii="Times New Roman" w:cs="Times New Roman" w:eastAsia="Times New Roman" w:hAnsi="Times New Roman"/>
                  <w:b w:val="false"/>
                  <w:bCs w:val="false"/>
                  <w:sz w:val="18"/>
                  <w:szCs w:val="18"/>
                </w:rPr>
                <w:t xml:space="preserve">4 (3.4%)</w:t>
              </w:r>
            </w:ins>
          </w:p>
        </w:tc>
      </w:tr>
      <w:tr w:rsidR="001D2698" w14:paraId="73A0EBE2"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61E4F6" w14:textId="77777777" w:rsidR="001D2698" w:rsidRDefault="00000000">
            <w:r>
              <w:rPr>
                <w:sz w:val="18"/>
                <w:szCs w:val="18"/>
              </w:rPr>
              <w:t xml:space="preserve">    Ambient AI scribe</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3 </w:t>
            </w:r>
            <w:del w:id="9486" w:author="نویسنده" w:date="2026-10-18T12:19:01Z">
              <w:r>
                <w:rPr>
                  <w:sz w:val="18"/>
                  <w:szCs w:val="18"/>
                </w:rPr>
                <w:delText xml:space="preserve">(2.7%)</w:delText>
              </w:r>
            </w:del>
            <w:ins w:id="9487" w:author="نویسنده" w:date="2026-10-18T12:19:01Z">
              <w:r>
                <w:rPr>
                  <w:rFonts w:ascii="Times New Roman" w:cs="Times New Roman" w:eastAsia="Times New Roman" w:hAnsi="Times New Roman"/>
                  <w:b w:val="false"/>
                  <w:bCs w:val="false"/>
                  <w:sz w:val="18"/>
                  <w:szCs w:val="18"/>
                </w:rPr>
                <w:t xml:space="preserve">(2.5%)</w:t>
              </w:r>
            </w:ins>
          </w:p>
        </w:tc>
      </w:tr>
      <w:tr w:rsidR="001D2698" w14:paraId="127080A2"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8620E7" w14:textId="77777777" w:rsidR="001D2698" w:rsidRDefault="00000000">
            <w:r>
              <w:rPr>
                <w:sz w:val="18"/>
                <w:szCs w:val="18"/>
              </w:rPr>
              <w:t xml:space="preserve">    Chatbot</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1 </w:t>
            </w:r>
            <w:del w:id="9488" w:author="نویسنده" w:date="2026-10-18T12:19:01Z">
              <w:r>
                <w:rPr>
                  <w:sz w:val="18"/>
                  <w:szCs w:val="18"/>
                </w:rPr>
                <w:delText xml:space="preserve">(0.9%)</w:delText>
              </w:r>
            </w:del>
            <w:ins w:id="9489" w:author="نویسنده" w:date="2026-10-18T12:19:01Z">
              <w:r>
                <w:rPr>
                  <w:rFonts w:ascii="Times New Roman" w:cs="Times New Roman" w:eastAsia="Times New Roman" w:hAnsi="Times New Roman"/>
                  <w:b w:val="false"/>
                  <w:bCs w:val="false"/>
                  <w:sz w:val="18"/>
                  <w:szCs w:val="18"/>
                </w:rPr>
                <w:t xml:space="preserve">(0.8%)</w:t>
              </w:r>
            </w:ins>
          </w:p>
        </w:tc>
      </w:tr>
      <w:tr w:rsidR="001D2698" w14:paraId="4E9340E1"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038126" w14:textId="77777777" w:rsidR="001D2698" w:rsidRDefault="00000000">
            <w:r>
              <w:rPr>
                <w:b/>
                <w:bCs/>
                <w:sz w:val="18"/>
                <w:szCs w:val="18"/>
              </w:rPr>
              <w:t>Intervention approach</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7E4E6A" w14:textId="77777777" w:rsidR="001D2698" w:rsidRDefault="001D2698">
            <w:pPr>
              <w:jc w:val="center"/>
            </w:pPr>
          </w:p>
        </w:tc>
      </w:tr>
      <w:tr w:rsidR="001D2698" w14:paraId="6737606B"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2CCD3C" w14:textId="77777777" w:rsidR="001D2698" w:rsidRDefault="00000000">
            <w:r>
              <w:rPr>
                <w:sz w:val="18"/>
                <w:szCs w:val="18"/>
              </w:rPr>
              <w:t xml:space="preserve">    Mindfulness or meditation</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490" w:author="نویسنده" w:date="2026-10-18T12:19:01Z">
              <w:r>
                <w:rPr>
                  <w:sz w:val="18"/>
                  <w:szCs w:val="18"/>
                </w:rPr>
                <w:delText xml:space="preserve">23 (20.4%)</w:delText>
              </w:r>
            </w:del>
            <w:ins w:id="9491" w:author="نویسنده" w:date="2026-10-18T12:19:01Z">
              <w:r>
                <w:rPr>
                  <w:rFonts w:ascii="Times New Roman" w:cs="Times New Roman" w:eastAsia="Times New Roman" w:hAnsi="Times New Roman"/>
                  <w:b w:val="false"/>
                  <w:bCs w:val="false"/>
                  <w:sz w:val="18"/>
                  <w:szCs w:val="18"/>
                </w:rPr>
                <w:t xml:space="preserve">24 (20.3%)</w:t>
              </w:r>
            </w:ins>
          </w:p>
        </w:tc>
      </w:tr>
      <w:tr w:rsidR="001D2698" w14:paraId="1AD69DB2"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7ADEB9" w14:textId="77777777" w:rsidR="001D2698" w:rsidRDefault="00000000">
            <w:r>
              <w:rPr>
                <w:sz w:val="18"/>
                <w:szCs w:val="18"/>
              </w:rPr>
              <w:t xml:space="preserve">    Non-psychological mechanism</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492" w:author="نویسنده" w:date="2026-10-18T12:19:01Z">
              <w:r>
                <w:rPr>
                  <w:sz w:val="18"/>
                  <w:szCs w:val="18"/>
                </w:rPr>
                <w:delText xml:space="preserve">19 (16.8%)</w:delText>
              </w:r>
            </w:del>
            <w:ins w:id="9493" w:author="نویسنده" w:date="2026-10-18T12:19:01Z">
              <w:r>
                <w:rPr>
                  <w:rFonts w:ascii="Times New Roman" w:cs="Times New Roman" w:eastAsia="Times New Roman" w:hAnsi="Times New Roman"/>
                  <w:b w:val="false"/>
                  <w:bCs w:val="false"/>
                  <w:sz w:val="18"/>
                  <w:szCs w:val="18"/>
                </w:rPr>
                <w:t xml:space="preserve">21 (17.8%)</w:t>
              </w:r>
            </w:ins>
          </w:p>
        </w:tc>
      </w:tr>
      <w:tr w:rsidR="001D2698" w14:paraId="67908560"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
              <w:rPr>
                <w:sz w:val="18"/>
                <w:szCs w:val="18"/>
              </w:rPr>
              <w:t xml:space="preserve">    </w:t>
            </w:r>
            <w:del w:id="9494" w:author="نویسنده" w:date="2026-10-18T12:19:01Z">
              <w:r>
                <w:rPr>
                  <w:sz w:val="18"/>
                  <w:szCs w:val="18"/>
                </w:rPr>
                <w:delText xml:space="preserve">Cognitive-behavioral</w:delText>
              </w:r>
            </w:del>
            <w:ins w:id="9495" w:author="نویسنده" w:date="2026-10-18T12:19:01Z">
              <w:r>
                <w:rPr>
                  <w:rFonts w:ascii="Times New Roman" w:cs="Times New Roman" w:eastAsia="Times New Roman" w:hAnsi="Times New Roman"/>
                  <w:b w:val="false"/>
                  <w:bCs w:val="false"/>
                  <w:sz w:val="18"/>
                  <w:szCs w:val="18"/>
                </w:rPr>
                <w:t xml:space="preserve">Cognitive-behavioural</w:t>
              </w:r>
            </w:ins>
            <w:r>
              <w:rPr>
                <w:sz w:val="18"/>
                <w:szCs w:val="18"/>
              </w:rPr>
              <w:t xml:space="preserve"> or stress management</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13 </w:t>
            </w:r>
            <w:del w:id="9496" w:author="نویسنده" w:date="2026-10-18T12:19:01Z">
              <w:r>
                <w:rPr>
                  <w:sz w:val="18"/>
                  <w:szCs w:val="18"/>
                </w:rPr>
                <w:delText xml:space="preserve">(11.5%)</w:delText>
              </w:r>
            </w:del>
            <w:ins w:id="9497" w:author="نویسنده" w:date="2026-10-18T12:19:01Z">
              <w:r>
                <w:rPr>
                  <w:rFonts w:ascii="Times New Roman" w:cs="Times New Roman" w:eastAsia="Times New Roman" w:hAnsi="Times New Roman"/>
                  <w:b w:val="false"/>
                  <w:bCs w:val="false"/>
                  <w:sz w:val="18"/>
                  <w:szCs w:val="18"/>
                </w:rPr>
                <w:t xml:space="preserve">(11.0%)</w:t>
              </w:r>
            </w:ins>
          </w:p>
        </w:tc>
      </w:tr>
      <w:tr w:rsidR="001D2698" w14:paraId="255503B4"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59B4AE" w14:textId="77777777" w:rsidR="001D2698" w:rsidRDefault="00000000">
            <w:r>
              <w:rPr>
                <w:sz w:val="18"/>
                <w:szCs w:val="18"/>
              </w:rPr>
              <w:t xml:space="preserve">    Psychoeducation or resilience training</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12 </w:t>
            </w:r>
            <w:del w:id="9498" w:author="نویسنده" w:date="2026-10-18T12:19:01Z">
              <w:r>
                <w:rPr>
                  <w:sz w:val="18"/>
                  <w:szCs w:val="18"/>
                </w:rPr>
                <w:delText xml:space="preserve">(10.6%)</w:delText>
              </w:r>
            </w:del>
            <w:ins w:id="9499" w:author="نویسنده" w:date="2026-10-18T12:19:01Z">
              <w:r>
                <w:rPr>
                  <w:rFonts w:ascii="Times New Roman" w:cs="Times New Roman" w:eastAsia="Times New Roman" w:hAnsi="Times New Roman"/>
                  <w:b w:val="false"/>
                  <w:bCs w:val="false"/>
                  <w:sz w:val="18"/>
                  <w:szCs w:val="18"/>
                </w:rPr>
                <w:t xml:space="preserve">(10.2%)</w:t>
              </w:r>
            </w:ins>
          </w:p>
        </w:tc>
      </w:tr>
      <w:tr w:rsidR="001D2698" w14:paraId="637072C5"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7BE19D" w14:textId="77777777" w:rsidR="001D2698" w:rsidRDefault="00000000">
            <w:r>
              <w:rPr>
                <w:sz w:val="18"/>
                <w:szCs w:val="18"/>
              </w:rPr>
              <w:t xml:space="preserve">    Positive psychology</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9 </w:t>
            </w:r>
            <w:del w:id="9500" w:author="نویسنده" w:date="2026-10-18T12:19:01Z">
              <w:r>
                <w:rPr>
                  <w:sz w:val="18"/>
                  <w:szCs w:val="18"/>
                </w:rPr>
                <w:delText xml:space="preserve">(8.0%)</w:delText>
              </w:r>
            </w:del>
            <w:ins w:id="9501" w:author="نویسنده" w:date="2026-10-18T12:19:01Z">
              <w:r>
                <w:rPr>
                  <w:rFonts w:ascii="Times New Roman" w:cs="Times New Roman" w:eastAsia="Times New Roman" w:hAnsi="Times New Roman"/>
                  <w:b w:val="false"/>
                  <w:bCs w:val="false"/>
                  <w:sz w:val="18"/>
                  <w:szCs w:val="18"/>
                </w:rPr>
                <w:t xml:space="preserve">(7.6%)</w:t>
              </w:r>
            </w:ins>
          </w:p>
        </w:tc>
      </w:tr>
      <w:tr>
        <w:trPr>
          <w:ins w:id="9506" w:author="نویسنده" w:date="2026-10-18T12:19:01Z"/>
        </w:trPr>
        <w:tc>
          <w:tcPr>
            <w:tcW w:type="dxa" w:w="673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rPr>
                <w:ins w:id="9503" w:author="نویسنده" w:date="2026-10-18T12:19:01Z"/>
              </w:rPr>
            </w:pPr>
            <w:ins w:id="9502" w:author="نویسنده" w:date="2026-10-18T12:19:01Z">
              <w:r>
                <w:rPr>
                  <w:rFonts w:ascii="Times New Roman" w:cs="Times New Roman" w:eastAsia="Times New Roman" w:hAnsi="Times New Roman"/>
                  <w:b w:val="false"/>
                  <w:bCs w:val="false"/>
                  <w:sz w:val="18"/>
                  <w:szCs w:val="18"/>
                </w:rPr>
                <w:t xml:space="preserve">    Stress recovery and coping skills</w:t>
              </w:r>
            </w:ins>
          </w:p>
        </w:tc>
        <w:tc>
          <w:tcPr>
            <w:tcW w:type="dxa" w:w="262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rPr>
                <w:ins w:id="9505" w:author="نویسنده" w:date="2026-10-18T12:19:01Z"/>
              </w:rPr>
            </w:pPr>
            <w:ins w:id="9504" w:author="نویسنده" w:date="2026-10-18T12:19:01Z">
              <w:r>
                <w:rPr>
                  <w:rFonts w:ascii="Times New Roman" w:cs="Times New Roman" w:eastAsia="Times New Roman" w:hAnsi="Times New Roman"/>
                  <w:b w:val="false"/>
                  <w:bCs w:val="false"/>
                  <w:sz w:val="18"/>
                  <w:szCs w:val="18"/>
                </w:rPr>
                <w:t xml:space="preserve">7 (5.9%)</w:t>
              </w:r>
            </w:ins>
          </w:p>
        </w:tc>
      </w:tr>
      <w:tr w:rsidR="001D2698" w14:paraId="0E411363"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EFDF6F" w14:textId="77777777" w:rsidR="001D2698" w:rsidRDefault="00000000">
            <w:r>
              <w:rPr>
                <w:sz w:val="18"/>
                <w:szCs w:val="18"/>
              </w:rPr>
              <w:t xml:space="preserve">    Acceptance and commitment</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6 </w:t>
            </w:r>
            <w:del w:id="9507" w:author="نویسنده" w:date="2026-10-18T12:19:01Z">
              <w:r>
                <w:rPr>
                  <w:sz w:val="18"/>
                  <w:szCs w:val="18"/>
                </w:rPr>
                <w:delText xml:space="preserve">(5.3%)</w:delText>
              </w:r>
            </w:del>
            <w:ins w:id="9508" w:author="نویسنده" w:date="2026-10-18T12:19:01Z">
              <w:r>
                <w:rPr>
                  <w:rFonts w:ascii="Times New Roman" w:cs="Times New Roman" w:eastAsia="Times New Roman" w:hAnsi="Times New Roman"/>
                  <w:b w:val="false"/>
                  <w:bCs w:val="false"/>
                  <w:sz w:val="18"/>
                  <w:szCs w:val="18"/>
                </w:rPr>
                <w:t xml:space="preserve">(5.1%)</w:t>
              </w:r>
            </w:ins>
          </w:p>
        </w:tc>
      </w:tr>
      <w:tr w:rsidR="001D2698" w14:paraId="42A90AD2" w14:textId="77777777">
        <w:trPr>
          <w:del w:id="9513"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918651" w14:textId="77777777" w:rsidR="001D2698" w:rsidRDefault="00000000">
            <w:pPr>
              <w:rPr>
                <w:del w:id="9510" w:author="نویسنده" w:date="2026-10-18T12:19:01Z"/>
              </w:rPr>
            </w:pPr>
            <w:del w:id="9509" w:author="نویسنده" w:date="2026-10-18T12:19:01Z">
              <w:r>
                <w:rPr>
                  <w:sz w:val="18"/>
                  <w:szCs w:val="18"/>
                </w:rPr>
                <w:delText xml:space="preserve">    Stress recovery and coping skills</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DACAF5" w14:textId="77777777" w:rsidR="001D2698" w:rsidRDefault="00000000">
            <w:pPr>
              <w:jc w:val="center"/>
              <w:rPr>
                <w:del w:id="9512" w:author="نویسنده" w:date="2026-10-18T12:19:01Z"/>
              </w:rPr>
            </w:pPr>
            <w:del w:id="9511" w:author="نویسنده" w:date="2026-10-18T12:19:01Z">
              <w:r>
                <w:rPr>
                  <w:sz w:val="18"/>
                  <w:szCs w:val="18"/>
                </w:rPr>
                <w:delText>6 (5.3%)</w:delText>
              </w:r>
            </w:del>
          </w:p>
        </w:tc>
      </w:tr>
      <w:tr w:rsidR="001D2698" w14:paraId="76E56497"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10F0D4" w14:textId="77777777" w:rsidR="001D2698" w:rsidRDefault="00000000">
            <w:r>
              <w:rPr>
                <w:sz w:val="18"/>
                <w:szCs w:val="18"/>
              </w:rPr>
              <w:t xml:space="preserve">    Coaching</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6 </w:t>
            </w:r>
            <w:del w:id="9514" w:author="نویسنده" w:date="2026-10-18T12:19:01Z">
              <w:r>
                <w:rPr>
                  <w:sz w:val="18"/>
                  <w:szCs w:val="18"/>
                </w:rPr>
                <w:delText xml:space="preserve">(5.3%)</w:delText>
              </w:r>
            </w:del>
            <w:ins w:id="9515" w:author="نویسنده" w:date="2026-10-18T12:19:01Z">
              <w:r>
                <w:rPr>
                  <w:rFonts w:ascii="Times New Roman" w:cs="Times New Roman" w:eastAsia="Times New Roman" w:hAnsi="Times New Roman"/>
                  <w:b w:val="false"/>
                  <w:bCs w:val="false"/>
                  <w:sz w:val="18"/>
                  <w:szCs w:val="18"/>
                </w:rPr>
                <w:t xml:space="preserve">(5.1%)</w:t>
              </w:r>
            </w:ins>
          </w:p>
        </w:tc>
      </w:tr>
      <w:tr w:rsidR="001D2698" w14:paraId="6030B3AC"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50FF52" w14:textId="77777777" w:rsidR="001D2698" w:rsidRDefault="00000000">
            <w:r>
              <w:rPr>
                <w:sz w:val="18"/>
                <w:szCs w:val="18"/>
              </w:rPr>
              <w:t xml:space="preserve">    Tailored, combined or other multicomponent psychological</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6 </w:t>
            </w:r>
            <w:del w:id="9516" w:author="نویسنده" w:date="2026-10-18T12:19:01Z">
              <w:r>
                <w:rPr>
                  <w:sz w:val="18"/>
                  <w:szCs w:val="18"/>
                </w:rPr>
                <w:delText xml:space="preserve">(5.3%)</w:delText>
              </w:r>
            </w:del>
            <w:ins w:id="9517" w:author="نویسنده" w:date="2026-10-18T12:19:01Z">
              <w:r>
                <w:rPr>
                  <w:rFonts w:ascii="Times New Roman" w:cs="Times New Roman" w:eastAsia="Times New Roman" w:hAnsi="Times New Roman"/>
                  <w:b w:val="false"/>
                  <w:bCs w:val="false"/>
                  <w:sz w:val="18"/>
                  <w:szCs w:val="18"/>
                </w:rPr>
                <w:t xml:space="preserve">(5.1%)</w:t>
              </w:r>
            </w:ins>
          </w:p>
        </w:tc>
      </w:tr>
      <w:tr w:rsidR="001D2698" w14:paraId="1F31A613"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69A8AC" w14:textId="77777777" w:rsidR="001D2698" w:rsidRDefault="00000000">
            <w:r>
              <w:rPr>
                <w:sz w:val="18"/>
                <w:szCs w:val="18"/>
              </w:rPr>
              <w:t xml:space="preserve">    Compassion-based</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5 </w:t>
            </w:r>
            <w:del w:id="9518" w:author="نویسنده" w:date="2026-10-18T12:19:01Z">
              <w:r>
                <w:rPr>
                  <w:sz w:val="18"/>
                  <w:szCs w:val="18"/>
                </w:rPr>
                <w:delText xml:space="preserve">(4.4%)</w:delText>
              </w:r>
            </w:del>
            <w:ins w:id="9519" w:author="نویسنده" w:date="2026-10-18T12:19:01Z">
              <w:r>
                <w:rPr>
                  <w:rFonts w:ascii="Times New Roman" w:cs="Times New Roman" w:eastAsia="Times New Roman" w:hAnsi="Times New Roman"/>
                  <w:b w:val="false"/>
                  <w:bCs w:val="false"/>
                  <w:sz w:val="18"/>
                  <w:szCs w:val="18"/>
                </w:rPr>
                <w:t xml:space="preserve">(4.2%)</w:t>
              </w:r>
            </w:ins>
          </w:p>
        </w:tc>
      </w:tr>
      <w:tr w:rsidR="001D2698" w14:paraId="75A78528"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BCFBDF" w14:textId="77777777" w:rsidR="001D2698" w:rsidRDefault="00000000">
            <w:r>
              <w:rPr>
                <w:sz w:val="18"/>
                <w:szCs w:val="18"/>
              </w:rPr>
              <w:t xml:space="preserve">    Emotion regulation and emotion-focused</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4 </w:t>
            </w:r>
            <w:del w:id="9520" w:author="نویسنده" w:date="2026-10-18T12:19:01Z">
              <w:r>
                <w:rPr>
                  <w:sz w:val="18"/>
                  <w:szCs w:val="18"/>
                </w:rPr>
                <w:delText xml:space="preserve">(3.5%)</w:delText>
              </w:r>
            </w:del>
            <w:ins w:id="9521" w:author="نویسنده" w:date="2026-10-18T12:19:01Z">
              <w:r>
                <w:rPr>
                  <w:rFonts w:ascii="Times New Roman" w:cs="Times New Roman" w:eastAsia="Times New Roman" w:hAnsi="Times New Roman"/>
                  <w:b w:val="false"/>
                  <w:bCs w:val="false"/>
                  <w:sz w:val="18"/>
                  <w:szCs w:val="18"/>
                </w:rPr>
                <w:t xml:space="preserve">(3.4%)</w:t>
              </w:r>
            </w:ins>
          </w:p>
        </w:tc>
      </w:tr>
      <w:tr w:rsidR="001D2698" w14:paraId="6C110FDA"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AC5222" w14:textId="77777777" w:rsidR="001D2698" w:rsidRDefault="00000000">
            <w:r>
              <w:rPr>
                <w:sz w:val="18"/>
                <w:szCs w:val="18"/>
              </w:rPr>
              <w:t xml:space="preserve">    Creative and experiential group formats</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22" w:author="نویسنده" w:date="2026-10-18T12:19:01Z">
              <w:r>
                <w:rPr>
                  <w:sz w:val="18"/>
                  <w:szCs w:val="18"/>
                </w:rPr>
                <w:delText xml:space="preserve">3 (2.7%)</w:delText>
              </w:r>
            </w:del>
            <w:ins w:id="9523" w:author="نویسنده" w:date="2026-10-18T12:19:01Z">
              <w:r>
                <w:rPr>
                  <w:rFonts w:ascii="Times New Roman" w:cs="Times New Roman" w:eastAsia="Times New Roman" w:hAnsi="Times New Roman"/>
                  <w:b w:val="false"/>
                  <w:bCs w:val="false"/>
                  <w:sz w:val="18"/>
                  <w:szCs w:val="18"/>
                </w:rPr>
                <w:t xml:space="preserve">4 (3.4%)</w:t>
              </w:r>
            </w:ins>
          </w:p>
        </w:tc>
      </w:tr>
      <w:tr w:rsidR="001D2698" w14:paraId="06A3EA4D"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9A1AA6" w14:textId="77777777" w:rsidR="001D2698" w:rsidRDefault="00000000">
            <w:r>
              <w:rPr>
                <w:sz w:val="18"/>
                <w:szCs w:val="18"/>
              </w:rPr>
              <w:t xml:space="preserve">    Job crafting and work-role redesign</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1 </w:t>
            </w:r>
            <w:del w:id="9524" w:author="نویسنده" w:date="2026-10-18T12:19:01Z">
              <w:r>
                <w:rPr>
                  <w:sz w:val="18"/>
                  <w:szCs w:val="18"/>
                </w:rPr>
                <w:delText xml:space="preserve">(0.9%)</w:delText>
              </w:r>
            </w:del>
            <w:ins w:id="9525" w:author="نویسنده" w:date="2026-10-18T12:19:01Z">
              <w:r>
                <w:rPr>
                  <w:rFonts w:ascii="Times New Roman" w:cs="Times New Roman" w:eastAsia="Times New Roman" w:hAnsi="Times New Roman"/>
                  <w:b w:val="false"/>
                  <w:bCs w:val="false"/>
                  <w:sz w:val="18"/>
                  <w:szCs w:val="18"/>
                </w:rPr>
                <w:t xml:space="preserve">(0.8%)</w:t>
              </w:r>
            </w:ins>
          </w:p>
        </w:tc>
      </w:tr>
      <w:tr w:rsidR="001D2698" w14:paraId="0D58C77C"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604358" w14:textId="77777777" w:rsidR="001D2698" w:rsidRDefault="00000000">
            <w:r>
              <w:rPr>
                <w:b/>
                <w:bCs/>
                <w:sz w:val="18"/>
                <w:szCs w:val="18"/>
              </w:rPr>
              <w:t>Mechanism</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0469B9" w14:textId="77777777" w:rsidR="001D2698" w:rsidRDefault="001D2698">
            <w:pPr>
              <w:jc w:val="center"/>
            </w:pPr>
          </w:p>
        </w:tc>
      </w:tr>
      <w:tr w:rsidR="001D2698" w14:paraId="51FEBD9B"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E99B64" w14:textId="77777777" w:rsidR="001D2698" w:rsidRDefault="00000000">
            <w:r>
              <w:rPr>
                <w:sz w:val="18"/>
                <w:szCs w:val="18"/>
              </w:rPr>
              <w:t xml:space="preserve">    Psychological</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26" w:author="نویسنده" w:date="2026-10-18T12:19:01Z">
              <w:r>
                <w:rPr>
                  <w:sz w:val="18"/>
                  <w:szCs w:val="18"/>
                </w:rPr>
                <w:delText xml:space="preserve">94 (83.2%)</w:delText>
              </w:r>
            </w:del>
            <w:ins w:id="9527" w:author="نویسنده" w:date="2026-10-18T12:19:01Z">
              <w:r>
                <w:rPr>
                  <w:rFonts w:ascii="Times New Roman" w:cs="Times New Roman" w:eastAsia="Times New Roman" w:hAnsi="Times New Roman"/>
                  <w:b w:val="false"/>
                  <w:bCs w:val="false"/>
                  <w:sz w:val="18"/>
                  <w:szCs w:val="18"/>
                </w:rPr>
                <w:t xml:space="preserve">97 (82.2%)</w:t>
              </w:r>
            </w:ins>
          </w:p>
        </w:tc>
      </w:tr>
      <w:tr w:rsidR="001D2698" w14:paraId="47F5613C"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BCB282" w14:textId="77777777" w:rsidR="001D2698" w:rsidRDefault="00000000">
            <w:r>
              <w:rPr>
                <w:sz w:val="18"/>
                <w:szCs w:val="18"/>
              </w:rPr>
              <w:t xml:space="preserve">    Professional training</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28" w:author="نویسنده" w:date="2026-10-18T12:19:01Z">
              <w:r>
                <w:rPr>
                  <w:sz w:val="18"/>
                  <w:szCs w:val="18"/>
                </w:rPr>
                <w:delText xml:space="preserve">8 (7.1%)</w:delText>
              </w:r>
            </w:del>
            <w:ins w:id="9529" w:author="نویسنده" w:date="2026-10-18T12:19:01Z">
              <w:r>
                <w:rPr>
                  <w:rFonts w:ascii="Times New Roman" w:cs="Times New Roman" w:eastAsia="Times New Roman" w:hAnsi="Times New Roman"/>
                  <w:b w:val="false"/>
                  <w:bCs w:val="false"/>
                  <w:sz w:val="18"/>
                  <w:szCs w:val="18"/>
                </w:rPr>
                <w:t xml:space="preserve">9 (7.6%)</w:t>
              </w:r>
            </w:ins>
          </w:p>
        </w:tc>
      </w:tr>
      <w:tr w:rsidR="001D2698" w14:paraId="5819DC78"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A0208D" w14:textId="77777777" w:rsidR="001D2698" w:rsidRDefault="00000000">
            <w:r>
              <w:rPr>
                <w:sz w:val="18"/>
                <w:szCs w:val="18"/>
              </w:rPr>
              <w:t xml:space="preserve">    Physical activity or health behaviour</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30" w:author="نویسنده" w:date="2026-10-18T12:19:01Z">
              <w:r>
                <w:rPr>
                  <w:sz w:val="18"/>
                  <w:szCs w:val="18"/>
                </w:rPr>
                <w:delText xml:space="preserve">5 (4.4%)</w:delText>
              </w:r>
            </w:del>
            <w:ins w:id="9531" w:author="نویسنده" w:date="2026-10-18T12:19:01Z">
              <w:r>
                <w:rPr>
                  <w:rFonts w:ascii="Times New Roman" w:cs="Times New Roman" w:eastAsia="Times New Roman" w:hAnsi="Times New Roman"/>
                  <w:b w:val="false"/>
                  <w:bCs w:val="false"/>
                  <w:sz w:val="18"/>
                  <w:szCs w:val="18"/>
                </w:rPr>
                <w:t xml:space="preserve">6 (5.1%)</w:t>
              </w:r>
            </w:ins>
          </w:p>
        </w:tc>
      </w:tr>
      <w:tr w:rsidR="001D2698" w14:paraId="3104522F"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2BCB05" w14:textId="77777777" w:rsidR="001D2698" w:rsidRDefault="00000000">
            <w:r>
              <w:rPr>
                <w:sz w:val="18"/>
                <w:szCs w:val="18"/>
              </w:rPr>
              <w:t xml:space="preserve">    Feedback or navigation to services</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3 </w:t>
            </w:r>
            <w:del w:id="9532" w:author="نویسنده" w:date="2026-10-18T12:19:01Z">
              <w:r>
                <w:rPr>
                  <w:sz w:val="18"/>
                  <w:szCs w:val="18"/>
                </w:rPr>
                <w:delText xml:space="preserve">(2.7%)</w:delText>
              </w:r>
            </w:del>
            <w:ins w:id="9533" w:author="نویسنده" w:date="2026-10-18T12:19:01Z">
              <w:r>
                <w:rPr>
                  <w:rFonts w:ascii="Times New Roman" w:cs="Times New Roman" w:eastAsia="Times New Roman" w:hAnsi="Times New Roman"/>
                  <w:b w:val="false"/>
                  <w:bCs w:val="false"/>
                  <w:sz w:val="18"/>
                  <w:szCs w:val="18"/>
                </w:rPr>
                <w:t xml:space="preserve">(2.5%)</w:t>
              </w:r>
            </w:ins>
          </w:p>
        </w:tc>
      </w:tr>
      <w:tr w:rsidR="001D2698" w14:paraId="6F5E0B16"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D1948B" w14:textId="77777777" w:rsidR="001D2698" w:rsidRDefault="00000000">
            <w:r>
              <w:rPr>
                <w:sz w:val="18"/>
                <w:szCs w:val="18"/>
              </w:rPr>
              <w:t xml:space="preserve">    Workflow automation</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3 </w:t>
            </w:r>
            <w:del w:id="9534" w:author="نویسنده" w:date="2026-10-18T12:19:01Z">
              <w:r>
                <w:rPr>
                  <w:sz w:val="18"/>
                  <w:szCs w:val="18"/>
                </w:rPr>
                <w:delText xml:space="preserve">(2.7%)</w:delText>
              </w:r>
            </w:del>
            <w:ins w:id="9535" w:author="نویسنده" w:date="2026-10-18T12:19:01Z">
              <w:r>
                <w:rPr>
                  <w:rFonts w:ascii="Times New Roman" w:cs="Times New Roman" w:eastAsia="Times New Roman" w:hAnsi="Times New Roman"/>
                  <w:b w:val="false"/>
                  <w:bCs w:val="false"/>
                  <w:sz w:val="18"/>
                  <w:szCs w:val="18"/>
                </w:rPr>
                <w:t xml:space="preserve">(2.5%)</w:t>
              </w:r>
            </w:ins>
          </w:p>
        </w:tc>
      </w:tr>
      <w:tr w:rsidR="001D2698" w14:paraId="655EBC92"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DC2ECD" w14:textId="77777777" w:rsidR="001D2698" w:rsidRDefault="00000000">
            <w:r>
              <w:rPr>
                <w:b/>
                <w:bCs/>
                <w:sz w:val="18"/>
                <w:szCs w:val="18"/>
              </w:rPr>
              <w:t>Comparator</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FC1FD9" w14:textId="77777777" w:rsidR="001D2698" w:rsidRDefault="001D2698">
            <w:pPr>
              <w:jc w:val="center"/>
            </w:pPr>
          </w:p>
        </w:tc>
      </w:tr>
      <w:tr w:rsidR="001D2698" w14:paraId="0CAA10B0"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7506E0" w14:textId="77777777" w:rsidR="001D2698" w:rsidRDefault="00000000">
            <w:r>
              <w:rPr>
                <w:sz w:val="18"/>
                <w:szCs w:val="18"/>
              </w:rPr>
              <w:t xml:space="preserve">    Waitlist or delayed access</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36" w:author="نویسنده" w:date="2026-10-18T12:19:01Z">
              <w:r>
                <w:rPr>
                  <w:sz w:val="18"/>
                  <w:szCs w:val="18"/>
                </w:rPr>
                <w:delText xml:space="preserve">37 (32.7%)</w:delText>
              </w:r>
            </w:del>
            <w:ins w:id="9537" w:author="نویسنده" w:date="2026-10-18T12:19:01Z">
              <w:r>
                <w:rPr>
                  <w:rFonts w:ascii="Times New Roman" w:cs="Times New Roman" w:eastAsia="Times New Roman" w:hAnsi="Times New Roman"/>
                  <w:b w:val="false"/>
                  <w:bCs w:val="false"/>
                  <w:sz w:val="18"/>
                  <w:szCs w:val="18"/>
                </w:rPr>
                <w:t xml:space="preserve">39 (33.1%)</w:t>
              </w:r>
            </w:ins>
          </w:p>
        </w:tc>
      </w:tr>
      <w:tr w:rsidR="001D2698" w14:paraId="35472FC9"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4EE5BC" w14:textId="77777777" w:rsidR="001D2698" w:rsidRDefault="00000000">
            <w:r>
              <w:rPr>
                <w:sz w:val="18"/>
                <w:szCs w:val="18"/>
              </w:rPr>
              <w:lastRenderedPageBreak/>
              <w:t xml:space="preserve">    Active or attention control</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38" w:author="نویسنده" w:date="2026-10-18T12:19:01Z">
              <w:r>
                <w:rPr>
                  <w:sz w:val="18"/>
                  <w:szCs w:val="18"/>
                </w:rPr>
                <w:delText xml:space="preserve">30 (26.5%)</w:delText>
              </w:r>
            </w:del>
            <w:ins w:id="9539" w:author="نویسنده" w:date="2026-10-18T12:19:01Z">
              <w:r>
                <w:rPr>
                  <w:rFonts w:ascii="Times New Roman" w:cs="Times New Roman" w:eastAsia="Times New Roman" w:hAnsi="Times New Roman"/>
                  <w:b w:val="false"/>
                  <w:bCs w:val="false"/>
                  <w:sz w:val="18"/>
                  <w:szCs w:val="18"/>
                </w:rPr>
                <w:t xml:space="preserve">32 (27.1%)</w:t>
              </w:r>
            </w:ins>
          </w:p>
        </w:tc>
      </w:tr>
      <w:tr w:rsidR="001D2698" w14:paraId="5020C070"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0112D5" w14:textId="77777777" w:rsidR="001D2698" w:rsidRDefault="00000000">
            <w:r>
              <w:rPr>
                <w:sz w:val="18"/>
                <w:szCs w:val="18"/>
              </w:rPr>
              <w:t xml:space="preserve">    Usual practice or no intervention</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27 </w:t>
            </w:r>
            <w:del w:id="9540" w:author="نویسنده" w:date="2026-10-18T12:19:01Z">
              <w:r>
                <w:rPr>
                  <w:sz w:val="18"/>
                  <w:szCs w:val="18"/>
                </w:rPr>
                <w:delText xml:space="preserve">(23.9%)</w:delText>
              </w:r>
            </w:del>
            <w:ins w:id="9541" w:author="نویسنده" w:date="2026-10-18T12:19:01Z">
              <w:r>
                <w:rPr>
                  <w:rFonts w:ascii="Times New Roman" w:cs="Times New Roman" w:eastAsia="Times New Roman" w:hAnsi="Times New Roman"/>
                  <w:b w:val="false"/>
                  <w:bCs w:val="false"/>
                  <w:sz w:val="18"/>
                  <w:szCs w:val="18"/>
                </w:rPr>
                <w:t xml:space="preserve">(22.9%)</w:t>
              </w:r>
            </w:ins>
          </w:p>
        </w:tc>
      </w:tr>
      <w:tr w:rsidR="001D2698" w14:paraId="56B7CDF9"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8379C2" w14:textId="77777777" w:rsidR="001D2698" w:rsidRDefault="00000000">
            <w:r>
              <w:rPr>
                <w:sz w:val="18"/>
                <w:szCs w:val="18"/>
              </w:rPr>
              <w:t xml:space="preserve">    Not reported</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42" w:author="نویسنده" w:date="2026-10-18T12:19:01Z">
              <w:r>
                <w:rPr>
                  <w:sz w:val="18"/>
                  <w:szCs w:val="18"/>
                </w:rPr>
                <w:delText xml:space="preserve">11 (9.7%)</w:delText>
              </w:r>
            </w:del>
            <w:ins w:id="9543" w:author="نویسنده" w:date="2026-10-18T12:19:01Z">
              <w:r>
                <w:rPr>
                  <w:rFonts w:ascii="Times New Roman" w:cs="Times New Roman" w:eastAsia="Times New Roman" w:hAnsi="Times New Roman"/>
                  <w:b w:val="false"/>
                  <w:bCs w:val="false"/>
                  <w:sz w:val="18"/>
                  <w:szCs w:val="18"/>
                </w:rPr>
                <w:t xml:space="preserve">12 (10.2%)</w:t>
              </w:r>
            </w:ins>
          </w:p>
        </w:tc>
      </w:tr>
      <w:tr w:rsidR="001D2698" w14:paraId="54F054FB"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65BF18" w14:textId="77777777" w:rsidR="001D2698" w:rsidRDefault="00000000">
            <w:r>
              <w:rPr>
                <w:sz w:val="18"/>
                <w:szCs w:val="18"/>
              </w:rPr>
              <w:t xml:space="preserve">    Head-to-head digital variants</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8 </w:t>
            </w:r>
            <w:del w:id="9544" w:author="نویسنده" w:date="2026-10-18T12:19:01Z">
              <w:r>
                <w:rPr>
                  <w:sz w:val="18"/>
                  <w:szCs w:val="18"/>
                </w:rPr>
                <w:delText xml:space="preserve">(7.1%)</w:delText>
              </w:r>
            </w:del>
            <w:ins w:id="9545" w:author="نویسنده" w:date="2026-10-18T12:19:01Z">
              <w:r>
                <w:rPr>
                  <w:rFonts w:ascii="Times New Roman" w:cs="Times New Roman" w:eastAsia="Times New Roman" w:hAnsi="Times New Roman"/>
                  <w:b w:val="false"/>
                  <w:bCs w:val="false"/>
                  <w:sz w:val="18"/>
                  <w:szCs w:val="18"/>
                </w:rPr>
                <w:t xml:space="preserve">(6.8%)</w:t>
              </w:r>
            </w:ins>
          </w:p>
        </w:tc>
      </w:tr>
      <w:tr w:rsidR="001D2698" w14:paraId="293AE8A8"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F90750" w14:textId="77777777" w:rsidR="001D2698" w:rsidRDefault="00000000">
            <w:r>
              <w:rPr>
                <w:b/>
                <w:bCs/>
                <w:sz w:val="18"/>
                <w:szCs w:val="18"/>
              </w:rPr>
              <w:t>Human support</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9A51A4" w14:textId="77777777" w:rsidR="001D2698" w:rsidRDefault="001D2698">
            <w:pPr>
              <w:jc w:val="center"/>
            </w:pPr>
          </w:p>
        </w:tc>
      </w:tr>
      <w:tr w:rsidR="001D2698" w14:paraId="1BCB9E38"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FC33F8" w14:textId="77777777" w:rsidR="001D2698" w:rsidRDefault="00000000">
            <w:r>
              <w:rPr>
                <w:sz w:val="18"/>
                <w:szCs w:val="18"/>
              </w:rPr>
              <w:t xml:space="preserve">    Human-supported or facilitated</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46" w:author="نویسنده" w:date="2026-10-18T12:19:01Z">
              <w:r>
                <w:rPr>
                  <w:sz w:val="18"/>
                  <w:szCs w:val="18"/>
                </w:rPr>
                <w:delText xml:space="preserve">48 (42.5%)</w:delText>
              </w:r>
            </w:del>
            <w:ins w:id="9547" w:author="نویسنده" w:date="2026-10-18T12:19:01Z">
              <w:r>
                <w:rPr>
                  <w:rFonts w:ascii="Times New Roman" w:cs="Times New Roman" w:eastAsia="Times New Roman" w:hAnsi="Times New Roman"/>
                  <w:b w:val="false"/>
                  <w:bCs w:val="false"/>
                  <w:sz w:val="18"/>
                  <w:szCs w:val="18"/>
                </w:rPr>
                <w:t xml:space="preserve">50 (42.4%)</w:t>
              </w:r>
            </w:ins>
          </w:p>
        </w:tc>
      </w:tr>
      <w:tr w:rsidR="001D2698" w14:paraId="1B06EA0B"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818529" w14:textId="77777777" w:rsidR="001D2698" w:rsidRDefault="00000000">
            <w:r>
              <w:rPr>
                <w:sz w:val="18"/>
                <w:szCs w:val="18"/>
              </w:rPr>
              <w:t xml:space="preserve">    Self-guided or automated</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48" w:author="نویسنده" w:date="2026-10-18T12:19:01Z">
              <w:r>
                <w:rPr>
                  <w:sz w:val="18"/>
                  <w:szCs w:val="18"/>
                </w:rPr>
                <w:delText xml:space="preserve">48 (42.5%)</w:delText>
              </w:r>
            </w:del>
            <w:ins w:id="9549" w:author="نویسنده" w:date="2026-10-18T12:19:01Z">
              <w:r>
                <w:rPr>
                  <w:rFonts w:ascii="Times New Roman" w:cs="Times New Roman" w:eastAsia="Times New Roman" w:hAnsi="Times New Roman"/>
                  <w:b w:val="false"/>
                  <w:bCs w:val="false"/>
                  <w:sz w:val="18"/>
                  <w:szCs w:val="18"/>
                </w:rPr>
                <w:t xml:space="preserve">50 (42.4%)</w:t>
              </w:r>
            </w:ins>
          </w:p>
        </w:tc>
      </w:tr>
      <w:tr w:rsidR="001D2698" w14:paraId="64854553"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4D7492" w14:textId="77777777" w:rsidR="001D2698" w:rsidRDefault="00000000">
            <w:r>
              <w:rPr>
                <w:sz w:val="18"/>
                <w:szCs w:val="18"/>
              </w:rPr>
              <w:t xml:space="preserve">    Not reported</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50" w:author="نویسنده" w:date="2026-10-18T12:19:01Z">
              <w:r>
                <w:rPr>
                  <w:sz w:val="18"/>
                  <w:szCs w:val="18"/>
                </w:rPr>
                <w:delText xml:space="preserve">17 (15.0%)</w:delText>
              </w:r>
            </w:del>
            <w:ins w:id="9551" w:author="نویسنده" w:date="2026-10-18T12:19:01Z">
              <w:r>
                <w:rPr>
                  <w:rFonts w:ascii="Times New Roman" w:cs="Times New Roman" w:eastAsia="Times New Roman" w:hAnsi="Times New Roman"/>
                  <w:b w:val="false"/>
                  <w:bCs w:val="false"/>
                  <w:sz w:val="18"/>
                  <w:szCs w:val="18"/>
                </w:rPr>
                <w:t xml:space="preserve">18 (15.3%)</w:t>
              </w:r>
            </w:ins>
          </w:p>
        </w:tc>
      </w:tr>
      <w:tr w:rsidR="001D2698" w14:paraId="7FC8C7C6"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C160D5" w14:textId="77777777" w:rsidR="001D2698" w:rsidRDefault="00000000">
            <w:r>
              <w:rPr>
                <w:b/>
                <w:bCs/>
                <w:sz w:val="18"/>
                <w:szCs w:val="18"/>
              </w:rPr>
              <w:t>Burnout instrument (abstract or full text)</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ACC9DD" w14:textId="77777777" w:rsidR="001D2698" w:rsidRDefault="001D2698">
            <w:pPr>
              <w:jc w:val="center"/>
            </w:pPr>
          </w:p>
        </w:tc>
      </w:tr>
      <w:tr w:rsidR="001D2698" w14:paraId="51B6C8F0"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A4E261" w14:textId="77777777" w:rsidR="001D2698" w:rsidRDefault="00000000">
            <w:r>
              <w:rPr>
                <w:sz w:val="18"/>
                <w:szCs w:val="18"/>
              </w:rPr>
              <w:t xml:space="preserve">    Maslach Burnout Inventory</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52" w:author="نویسنده" w:date="2026-10-18T12:19:01Z">
              <w:r>
                <w:rPr>
                  <w:sz w:val="18"/>
                  <w:szCs w:val="18"/>
                </w:rPr>
                <w:delText xml:space="preserve">60 (53.1%)</w:delText>
              </w:r>
            </w:del>
            <w:ins w:id="9553" w:author="نویسنده" w:date="2026-10-18T12:19:01Z">
              <w:r>
                <w:rPr>
                  <w:rFonts w:ascii="Times New Roman" w:cs="Times New Roman" w:eastAsia="Times New Roman" w:hAnsi="Times New Roman"/>
                  <w:b w:val="false"/>
                  <w:bCs w:val="false"/>
                  <w:sz w:val="18"/>
                  <w:szCs w:val="18"/>
                </w:rPr>
                <w:t xml:space="preserve">63 (53.4%)</w:t>
              </w:r>
            </w:ins>
          </w:p>
        </w:tc>
      </w:tr>
      <w:tr w:rsidR="001D2698" w14:paraId="20C8E13A"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478A42" w14:textId="77777777" w:rsidR="001D2698" w:rsidRDefault="00000000">
            <w:r>
              <w:rPr>
                <w:sz w:val="18"/>
                <w:szCs w:val="18"/>
              </w:rPr>
              <w:t xml:space="preserve">    Copenhagen Burnout Inventory</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13 </w:t>
            </w:r>
            <w:del w:id="9554" w:author="نویسنده" w:date="2026-10-18T12:19:01Z">
              <w:r>
                <w:rPr>
                  <w:sz w:val="18"/>
                  <w:szCs w:val="18"/>
                </w:rPr>
                <w:delText xml:space="preserve">(11.5%)</w:delText>
              </w:r>
            </w:del>
            <w:ins w:id="9555" w:author="نویسنده" w:date="2026-10-18T12:19:01Z">
              <w:r>
                <w:rPr>
                  <w:rFonts w:ascii="Times New Roman" w:cs="Times New Roman" w:eastAsia="Times New Roman" w:hAnsi="Times New Roman"/>
                  <w:b w:val="false"/>
                  <w:bCs w:val="false"/>
                  <w:sz w:val="18"/>
                  <w:szCs w:val="18"/>
                </w:rPr>
                <w:t xml:space="preserve">(11.0%)</w:t>
              </w:r>
            </w:ins>
          </w:p>
        </w:tc>
      </w:tr>
      <w:tr w:rsidR="001D2698" w14:paraId="2E0A40F8"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751F5F" w14:textId="77777777" w:rsidR="001D2698" w:rsidRDefault="00000000">
            <w:r>
              <w:rPr>
                <w:sz w:val="18"/>
                <w:szCs w:val="18"/>
              </w:rPr>
              <w:t xml:space="preserve">    Oldenburg Burnout Inventory</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10 </w:t>
            </w:r>
            <w:del w:id="9556" w:author="نویسنده" w:date="2026-10-18T12:19:01Z">
              <w:r>
                <w:rPr>
                  <w:sz w:val="18"/>
                  <w:szCs w:val="18"/>
                </w:rPr>
                <w:delText xml:space="preserve">(8.8%)</w:delText>
              </w:r>
            </w:del>
            <w:ins w:id="9557" w:author="نویسنده" w:date="2026-10-18T12:19:01Z">
              <w:r>
                <w:rPr>
                  <w:rFonts w:ascii="Times New Roman" w:cs="Times New Roman" w:eastAsia="Times New Roman" w:hAnsi="Times New Roman"/>
                  <w:b w:val="false"/>
                  <w:bCs w:val="false"/>
                  <w:sz w:val="18"/>
                  <w:szCs w:val="18"/>
                </w:rPr>
                <w:t xml:space="preserve">(8.5%)</w:t>
              </w:r>
            </w:ins>
          </w:p>
        </w:tc>
      </w:tr>
      <w:tr w:rsidR="001D2698" w14:paraId="25013F54"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6B2D74" w14:textId="77777777" w:rsidR="001D2698" w:rsidRDefault="00000000">
            <w:r>
              <w:rPr>
                <w:sz w:val="18"/>
                <w:szCs w:val="18"/>
              </w:rPr>
              <w:t xml:space="preserve">    Stanford Professional Fulfillment Index (burnout scale)</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7 </w:t>
            </w:r>
            <w:del w:id="9558" w:author="نویسنده" w:date="2026-10-18T12:19:01Z">
              <w:r>
                <w:rPr>
                  <w:sz w:val="18"/>
                  <w:szCs w:val="18"/>
                </w:rPr>
                <w:delText xml:space="preserve">(6.2%)</w:delText>
              </w:r>
            </w:del>
            <w:ins w:id="9559" w:author="نویسنده" w:date="2026-10-18T12:19:01Z">
              <w:r>
                <w:rPr>
                  <w:rFonts w:ascii="Times New Roman" w:cs="Times New Roman" w:eastAsia="Times New Roman" w:hAnsi="Times New Roman"/>
                  <w:b w:val="false"/>
                  <w:bCs w:val="false"/>
                  <w:sz w:val="18"/>
                  <w:szCs w:val="18"/>
                </w:rPr>
                <w:t xml:space="preserve">(5.9%)</w:t>
              </w:r>
            </w:ins>
          </w:p>
        </w:tc>
      </w:tr>
      <w:tr w:rsidR="001D2698" w14:paraId="5C28F555"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E74A70" w14:textId="77777777" w:rsidR="001D2698" w:rsidRDefault="00000000">
            <w:r>
              <w:rPr>
                <w:sz w:val="18"/>
                <w:szCs w:val="18"/>
              </w:rPr>
              <w:t xml:space="preserve">    Professional Quality of Life Scale (burnout subscale)</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60" w:author="نویسنده" w:date="2026-10-18T12:19:01Z">
              <w:r>
                <w:rPr>
                  <w:sz w:val="18"/>
                  <w:szCs w:val="18"/>
                </w:rPr>
                <w:delText xml:space="preserve">5 (4.4%)</w:delText>
              </w:r>
            </w:del>
            <w:ins w:id="9561" w:author="نویسنده" w:date="2026-10-18T12:19:01Z">
              <w:r>
                <w:rPr>
                  <w:rFonts w:ascii="Times New Roman" w:cs="Times New Roman" w:eastAsia="Times New Roman" w:hAnsi="Times New Roman"/>
                  <w:b w:val="false"/>
                  <w:bCs w:val="false"/>
                  <w:sz w:val="18"/>
                  <w:szCs w:val="18"/>
                </w:rPr>
                <w:t xml:space="preserve">6 (5.1%)</w:t>
              </w:r>
            </w:ins>
          </w:p>
        </w:tc>
      </w:tr>
      <w:tr w:rsidR="001D2698" w14:paraId="4F0BDA62"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58AC40" w14:textId="77777777" w:rsidR="001D2698" w:rsidRDefault="00000000">
            <w:r>
              <w:rPr>
                <w:sz w:val="18"/>
                <w:szCs w:val="18"/>
              </w:rPr>
              <w:t xml:space="preserve">    Shirom-Melamed Burnout Questionnaire</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5 </w:t>
            </w:r>
            <w:del w:id="9562" w:author="نویسنده" w:date="2026-10-18T12:19:01Z">
              <w:r>
                <w:rPr>
                  <w:sz w:val="18"/>
                  <w:szCs w:val="18"/>
                </w:rPr>
                <w:delText xml:space="preserve">(4.4%)</w:delText>
              </w:r>
            </w:del>
            <w:ins w:id="9563" w:author="نویسنده" w:date="2026-10-18T12:19:01Z">
              <w:r>
                <w:rPr>
                  <w:rFonts w:ascii="Times New Roman" w:cs="Times New Roman" w:eastAsia="Times New Roman" w:hAnsi="Times New Roman"/>
                  <w:b w:val="false"/>
                  <w:bCs w:val="false"/>
                  <w:sz w:val="18"/>
                  <w:szCs w:val="18"/>
                </w:rPr>
                <w:t xml:space="preserve">(4.2%)</w:t>
              </w:r>
            </w:ins>
          </w:p>
        </w:tc>
      </w:tr>
      <w:tr w:rsidR="001D2698" w14:paraId="754F26B6"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C5C9C1" w14:textId="77777777" w:rsidR="001D2698" w:rsidRDefault="00000000">
            <w:r>
              <w:rPr>
                <w:sz w:val="18"/>
                <w:szCs w:val="18"/>
              </w:rPr>
              <w:t xml:space="preserve">    Single-item burnout measure</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2 </w:t>
            </w:r>
            <w:del w:id="9564" w:author="نویسنده" w:date="2026-10-18T12:19:01Z">
              <w:r>
                <w:rPr>
                  <w:sz w:val="18"/>
                  <w:szCs w:val="18"/>
                </w:rPr>
                <w:delText xml:space="preserve">(1.8%)</w:delText>
              </w:r>
            </w:del>
            <w:ins w:id="9565" w:author="نویسنده" w:date="2026-10-18T12:19:01Z">
              <w:r>
                <w:rPr>
                  <w:rFonts w:ascii="Times New Roman" w:cs="Times New Roman" w:eastAsia="Times New Roman" w:hAnsi="Times New Roman"/>
                  <w:b w:val="false"/>
                  <w:bCs w:val="false"/>
                  <w:sz w:val="18"/>
                  <w:szCs w:val="18"/>
                </w:rPr>
                <w:t xml:space="preserve">(1.7%)</w:t>
              </w:r>
            </w:ins>
          </w:p>
        </w:tc>
      </w:tr>
      <w:tr w:rsidR="001D2698" w14:paraId="6D9DDC1E"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8D0389" w14:textId="77777777" w:rsidR="001D2698" w:rsidRDefault="00000000">
            <w:r>
              <w:rPr>
                <w:sz w:val="18"/>
                <w:szCs w:val="18"/>
              </w:rPr>
              <w:t xml:space="preserve">    Bergen Burnout Inventory</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2 </w:t>
            </w:r>
            <w:del w:id="9566" w:author="نویسنده" w:date="2026-10-18T12:19:01Z">
              <w:r>
                <w:rPr>
                  <w:sz w:val="18"/>
                  <w:szCs w:val="18"/>
                </w:rPr>
                <w:delText xml:space="preserve">(1.8%)</w:delText>
              </w:r>
            </w:del>
            <w:ins w:id="9567" w:author="نویسنده" w:date="2026-10-18T12:19:01Z">
              <w:r>
                <w:rPr>
                  <w:rFonts w:ascii="Times New Roman" w:cs="Times New Roman" w:eastAsia="Times New Roman" w:hAnsi="Times New Roman"/>
                  <w:b w:val="false"/>
                  <w:bCs w:val="false"/>
                  <w:sz w:val="18"/>
                  <w:szCs w:val="18"/>
                </w:rPr>
                <w:t xml:space="preserve">(1.7%)</w:t>
              </w:r>
            </w:ins>
          </w:p>
        </w:tc>
      </w:tr>
      <w:tr w:rsidR="001D2698" w14:paraId="5154085C"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126016" w14:textId="77777777" w:rsidR="001D2698" w:rsidRDefault="00000000">
            <w:r>
              <w:rPr>
                <w:sz w:val="18"/>
                <w:szCs w:val="18"/>
              </w:rPr>
              <w:t xml:space="preserve">    Burnout Assessment Tool</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1 </w:t>
            </w:r>
            <w:del w:id="9568" w:author="نویسنده" w:date="2026-10-18T12:19:01Z">
              <w:r>
                <w:rPr>
                  <w:sz w:val="18"/>
                  <w:szCs w:val="18"/>
                </w:rPr>
                <w:delText xml:space="preserve">(0.9%)</w:delText>
              </w:r>
            </w:del>
            <w:ins w:id="9569" w:author="نویسنده" w:date="2026-10-18T12:19:01Z">
              <w:r>
                <w:rPr>
                  <w:rFonts w:ascii="Times New Roman" w:cs="Times New Roman" w:eastAsia="Times New Roman" w:hAnsi="Times New Roman"/>
                  <w:b w:val="false"/>
                  <w:bCs w:val="false"/>
                  <w:sz w:val="18"/>
                  <w:szCs w:val="18"/>
                </w:rPr>
                <w:t xml:space="preserve">(0.8%)</w:t>
              </w:r>
            </w:ins>
          </w:p>
        </w:tc>
      </w:tr>
      <w:tr w:rsidR="001D2698" w14:paraId="7403C8D3"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D1954E" w14:textId="77777777" w:rsidR="001D2698" w:rsidRDefault="00000000">
            <w:r>
              <w:rPr>
                <w:sz w:val="18"/>
                <w:szCs w:val="18"/>
              </w:rPr>
              <w:t xml:space="preserve">    Turkish adaptation of a burnout scale</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1 </w:t>
            </w:r>
            <w:del w:id="9570" w:author="نویسنده" w:date="2026-10-18T12:19:01Z">
              <w:r>
                <w:rPr>
                  <w:sz w:val="18"/>
                  <w:szCs w:val="18"/>
                </w:rPr>
                <w:delText xml:space="preserve">(0.9%)</w:delText>
              </w:r>
            </w:del>
            <w:ins w:id="9571" w:author="نویسنده" w:date="2026-10-18T12:19:01Z">
              <w:r>
                <w:rPr>
                  <w:rFonts w:ascii="Times New Roman" w:cs="Times New Roman" w:eastAsia="Times New Roman" w:hAnsi="Times New Roman"/>
                  <w:b w:val="false"/>
                  <w:bCs w:val="false"/>
                  <w:sz w:val="18"/>
                  <w:szCs w:val="18"/>
                </w:rPr>
                <w:t xml:space="preserve">(0.8%)</w:t>
              </w:r>
            </w:ins>
          </w:p>
        </w:tc>
      </w:tr>
      <w:tr w:rsidR="001D2698" w14:paraId="44B5DB3D"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3C4714" w14:textId="77777777" w:rsidR="001D2698" w:rsidRDefault="00000000">
            <w:r>
              <w:rPr>
                <w:sz w:val="18"/>
                <w:szCs w:val="18"/>
              </w:rPr>
              <w:t xml:space="preserve">    Utrecht Burnout Scale</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1 </w:t>
            </w:r>
            <w:del w:id="9572" w:author="نویسنده" w:date="2026-10-18T12:19:01Z">
              <w:r>
                <w:rPr>
                  <w:sz w:val="18"/>
                  <w:szCs w:val="18"/>
                </w:rPr>
                <w:delText xml:space="preserve">(0.9%)</w:delText>
              </w:r>
            </w:del>
            <w:ins w:id="9573" w:author="نویسنده" w:date="2026-10-18T12:19:01Z">
              <w:r>
                <w:rPr>
                  <w:rFonts w:ascii="Times New Roman" w:cs="Times New Roman" w:eastAsia="Times New Roman" w:hAnsi="Times New Roman"/>
                  <w:b w:val="false"/>
                  <w:bCs w:val="false"/>
                  <w:sz w:val="18"/>
                  <w:szCs w:val="18"/>
                </w:rPr>
                <w:t xml:space="preserve">(0.8%)</w:t>
              </w:r>
            </w:ins>
          </w:p>
        </w:tc>
      </w:tr>
      <w:tr w:rsidR="001D2698" w14:paraId="1380D936"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A87A45" w14:textId="77777777" w:rsidR="001D2698" w:rsidRDefault="00000000">
            <w:r>
              <w:rPr>
                <w:sz w:val="18"/>
                <w:szCs w:val="18"/>
              </w:rPr>
              <w:t xml:space="preserve">    Scale of Work Engagement and Burnout (burnout scale)</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1 </w:t>
            </w:r>
            <w:del w:id="9574" w:author="نویسنده" w:date="2026-10-18T12:19:01Z">
              <w:r>
                <w:rPr>
                  <w:sz w:val="18"/>
                  <w:szCs w:val="18"/>
                </w:rPr>
                <w:delText xml:space="preserve">(0.9%)</w:delText>
              </w:r>
            </w:del>
            <w:ins w:id="9575" w:author="نویسنده" w:date="2026-10-18T12:19:01Z">
              <w:r>
                <w:rPr>
                  <w:rFonts w:ascii="Times New Roman" w:cs="Times New Roman" w:eastAsia="Times New Roman" w:hAnsi="Times New Roman"/>
                  <w:b w:val="false"/>
                  <w:bCs w:val="false"/>
                  <w:sz w:val="18"/>
                  <w:szCs w:val="18"/>
                </w:rPr>
                <w:t xml:space="preserve">(0.8%)</w:t>
              </w:r>
            </w:ins>
          </w:p>
        </w:tc>
      </w:tr>
      <w:tr w:rsidR="001D2698" w14:paraId="46152765"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19A9E8" w14:textId="77777777" w:rsidR="001D2698" w:rsidRDefault="00000000">
            <w:r>
              <w:rPr>
                <w:sz w:val="18"/>
                <w:szCs w:val="18"/>
              </w:rPr>
              <w:t xml:space="preserve">    Geldard Burnout Questionnaire</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1 </w:t>
            </w:r>
            <w:del w:id="9576" w:author="نویسنده" w:date="2026-10-18T12:19:01Z">
              <w:r>
                <w:rPr>
                  <w:sz w:val="18"/>
                  <w:szCs w:val="18"/>
                </w:rPr>
                <w:delText xml:space="preserve">(0.9%)</w:delText>
              </w:r>
            </w:del>
            <w:ins w:id="9577" w:author="نویسنده" w:date="2026-10-18T12:19:01Z">
              <w:r>
                <w:rPr>
                  <w:rFonts w:ascii="Times New Roman" w:cs="Times New Roman" w:eastAsia="Times New Roman" w:hAnsi="Times New Roman"/>
                  <w:b w:val="false"/>
                  <w:bCs w:val="false"/>
                  <w:sz w:val="18"/>
                  <w:szCs w:val="18"/>
                </w:rPr>
                <w:t xml:space="preserve">(0.8%)</w:t>
              </w:r>
            </w:ins>
          </w:p>
        </w:tc>
      </w:tr>
      <w:tr w:rsidR="001D2698" w14:paraId="384B07F8"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9526A2" w14:textId="77777777" w:rsidR="001D2698" w:rsidRDefault="00000000">
            <w:r>
              <w:rPr>
                <w:sz w:val="18"/>
                <w:szCs w:val="18"/>
              </w:rPr>
              <w:t xml:space="preserve">    Japanese Burnout Scale (Kubo)</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r>
              <w:rPr>
                <w:sz w:val="18"/>
                <w:szCs w:val="18"/>
              </w:rPr>
              <w:t xml:space="preserve">1 </w:t>
            </w:r>
            <w:del w:id="9578" w:author="نویسنده" w:date="2026-10-18T12:19:01Z">
              <w:r>
                <w:rPr>
                  <w:sz w:val="18"/>
                  <w:szCs w:val="18"/>
                </w:rPr>
                <w:delText xml:space="preserve">(0.9%)</w:delText>
              </w:r>
            </w:del>
            <w:ins w:id="9579" w:author="نویسنده" w:date="2026-10-18T12:19:01Z">
              <w:r>
                <w:rPr>
                  <w:rFonts w:ascii="Times New Roman" w:cs="Times New Roman" w:eastAsia="Times New Roman" w:hAnsi="Times New Roman"/>
                  <w:b w:val="false"/>
                  <w:bCs w:val="false"/>
                  <w:sz w:val="18"/>
                  <w:szCs w:val="18"/>
                </w:rPr>
                <w:t xml:space="preserve">(0.8%)</w:t>
              </w:r>
            </w:ins>
          </w:p>
        </w:tc>
      </w:tr>
      <w:tr w:rsidR="001D2698" w14:paraId="161E4B09" w14:textId="77777777">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7D7ED3" w14:textId="77777777" w:rsidR="001D2698" w:rsidRDefault="00000000">
            <w:r>
              <w:rPr>
                <w:sz w:val="18"/>
                <w:szCs w:val="18"/>
              </w:rPr>
              <w:t xml:space="preserve">    Not determined (full text incomplete or not obtained)</w:t>
            </w:r>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580" w:author="نویسنده" w:date="2026-10-18T12:19:01Z">
              <w:r>
                <w:rPr>
                  <w:sz w:val="18"/>
                  <w:szCs w:val="18"/>
                </w:rPr>
                <w:delText xml:space="preserve">3 (2.7%)</w:delText>
              </w:r>
            </w:del>
            <w:ins w:id="9581" w:author="نویسنده" w:date="2026-10-18T12:19:01Z">
              <w:r>
                <w:rPr>
                  <w:rFonts w:ascii="Times New Roman" w:cs="Times New Roman" w:eastAsia="Times New Roman" w:hAnsi="Times New Roman"/>
                  <w:b w:val="false"/>
                  <w:bCs w:val="false"/>
                  <w:sz w:val="18"/>
                  <w:szCs w:val="18"/>
                </w:rPr>
                <w:t xml:space="preserve">4 (3.4%)</w:t>
              </w:r>
            </w:ins>
          </w:p>
        </w:tc>
      </w:tr>
      <w:tr w:rsidR="001D2698" w14:paraId="6B209B61" w14:textId="77777777">
        <w:tc>
          <w:tcPr>
            <w:tcW w:w="6739" w:type="dxa"/>
            <w:tcBorders>
              <w:top w:val="single" w:sz="4" w:space="0" w:color="808080"/>
              <w:left w:val="none" w:sz="0" w:space="0" w:color="FFFFFF"/>
              <w:bottom w:val="none" w:sz="0" w:space="0" w:color="FFFFFF"/>
              <w:right w:val="none" w:sz="0" w:space="0" w:color="FFFFFF"/>
            </w:tcBorders>
          </w:tcPr>
          <w:p w14:paraId="233162AD" w14:textId="77777777" w:rsidR="001D2698" w:rsidRDefault="001D2698"/>
        </w:tc>
        <w:tc>
          <w:tcPr>
            <w:tcW w:w="2621" w:type="dxa"/>
            <w:tcBorders>
              <w:top w:val="single" w:sz="4" w:space="0" w:color="808080"/>
              <w:left w:val="none" w:sz="0" w:space="0" w:color="FFFFFF"/>
              <w:bottom w:val="none" w:sz="0" w:space="0" w:color="FFFFFF"/>
              <w:right w:val="none" w:sz="0" w:space="0" w:color="FFFFFF"/>
            </w:tcBorders>
          </w:tcPr>
          <w:p w14:paraId="38A3487C" w14:textId="77777777" w:rsidR="001D2698" w:rsidRDefault="001D2698"/>
        </w:tc>
      </w:tr>
    </w:tbl>
    <w:p>
      <w:pPr>
        <w:pStyle w:val="Heading2"/>
        <w:spacing w:before="240" w:after="120"/>
        <w:rPr>
          <w:del w:id="9583" w:author="نویسنده" w:date="2026-10-18T12:19:01Z"/>
        </w:rPr>
      </w:pPr>
      <w:del w:id="9582" w:author="نویسنده" w:date="2026-10-18T12:19:01Z">
        <w:r>
          <w:rPr>
            <w:b/>
            <w:bCs/>
            <w:i/>
            <w:iCs/>
            <w:sz w:val="24"/>
            <w:szCs w:val="24"/>
          </w:rPr>
          <w:delText>3.3 Development over time</w:delText>
        </w:r>
      </w:del>
    </w:p>
    <w:p>
      <w:pPr>
        <w:spacing w:after="160" w:line="400" w:lineRule="auto"/>
        <w:jc w:val="both"/>
        <w:rPr>
          <w:del w:id="9585" w:author="نویسنده" w:date="2026-10-18T12:19:01Z"/>
        </w:rPr>
      </w:pPr>
      <w:del w:id="9584" w:author="نویسنده" w:date="2026-10-18T12:19:01Z">
        <w:r>
          <w:delText xml:space="preserve">The first eligible trial was reported in 2004. Up to 2019 no more than five trials appeared in any year, and 16 trials in total were reported by the end of 2019 (Figure 2). The number then rose steeply: 24 trials were first reported in 2020-2022 and 73 from 1 January 2023 to 29 September 2026, so that 64.6% of the evidence is less than four years old. The composition changed along with the volume. Healthcare workers accounted for 4 of 16 trials before 2020 but for 17 of 24 in 2020-2022 and 49 of 73 from 2023, which suggests that the pandemic shifted the attention of the field towards hospital staff. Live online group sessions, absent before 2020, appeared in 2 trials in 2020-2022 and in 21 trials from 2023. Smartphone apps went from 2 to 4 and then 15 trials over the same periods. Web programs remained the single most common mode in every period.</w:delText>
        </w:r>
      </w:del>
    </w:p>
    <w:p>
      <w:pPr>
        <w:spacing w:after="160" w:line="400" w:lineRule="auto"/>
        <w:jc w:val="both"/>
        <w:rPr>
          <w:del w:id="9587" w:author="نویسنده" w:date="2026-10-18T12:19:01Z"/>
        </w:rPr>
      </w:pPr>
      <w:del w:id="9586" w:author="نویسنده" w:date="2026-10-18T12:19:01Z">
        <w:r>
          <w:delText xml:space="preserve">Typical sample size rose only modestly with the volume of trials. The median number of participants enrolled was 101 before 2020, 101 in 2020-2022 and 121 from 2023. What changed was the spread: 9 of the 11 trials that randomized 500 or more participants were reported from </w:delText>
          <w:lastRenderedPageBreak/>
          <w:delText>2023 onwards (0 before 2020 and 2 in 2020-2022), but small studies also multiplied. At least 21 trials (16 of them reported from 2023) described themselves as pilot or feasibility studies in the title or in the abstracts that could be checked; the true number is higher because abstracts from Web of Science and Scopus could not be screened for this term. Trials with non-psychological mechanisms appeared in every period (3, 4 and 12 trials, respectively), so their small number is not only a recent phenomenon.</w:delText>
        </w:r>
      </w:del>
    </w:p>
    <w:p w14:paraId="32C420F2" w14:textId="77777777" w:rsidR="001D2698" w:rsidRDefault="00000000">
      <w:pPr>
        <w:keepNext/>
        <w:spacing w:before="200" w:after="80"/>
        <w:jc w:val="center"/>
      </w:pPr>
      <w:r>
        <w:rPr>
          <w:noProof/>
        </w:rPr>
        <w:drawing>
          <wp:inline distT="0" distB="0" distL="0" distR="0" wp14:anchorId="63D52451" wp14:editId="02DF135E">
            <wp:extent cx="5715000" cy="2886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86075"/>
                    </a:xfrm>
                    <a:prstGeom prst="rect">
                      <a:avLst/>
                    </a:prstGeom>
                  </pic:spPr>
                </pic:pic>
              </a:graphicData>
            </a:graphic>
          </wp:inline>
        </w:drawing>
      </w:r>
    </w:p>
    <w:p>
      <w:pPr>
        <w:spacing w:after="280"/>
      </w:pPr>
      <w:r>
        <w:rPr>
          <w:b/>
          <w:bCs/>
        </w:rPr>
        <w:t xml:space="preserve">Figure 2.</w:t>
      </w:r>
      <w:r>
        <w:t xml:space="preserve"> Included trials by year of first report and main delivery mode (n = </w:t>
      </w:r>
      <w:del w:id="9588" w:author="نویسنده" w:date="2026-10-18T12:19:01Z">
        <w:r>
          <w:delText xml:space="preserve">113).</w:delText>
        </w:r>
      </w:del>
      <w:ins w:id="9589" w:author="نویسنده" w:date="2026-10-18T12:19:01Z">
        <w:r>
          <w:rPr>
            <w:rFonts w:ascii="Times New Roman" w:cs="Times New Roman" w:eastAsia="Times New Roman" w:hAnsi="Times New Roman"/>
            <w:sz w:val="24"/>
            <w:szCs w:val="24"/>
          </w:rPr>
          <w:t xml:space="preserve">118).</w:t>
        </w:r>
      </w:ins>
      <w:r>
        <w:t xml:space="preserve"> Data for 2026 cover 1 January to </w:t>
      </w:r>
      <w:del w:id="9590" w:author="نویسنده" w:date="2026-10-18T12:19:01Z">
        <w:r>
          <w:delText xml:space="preserve">29 September 2026, the date on which the last search was run.</w:delText>
        </w:r>
      </w:del>
      <w:ins w:id="9591" w:author="نویسنده" w:date="2026-10-18T12:19:01Z">
        <w:r>
          <w:rPr>
            <w:rFonts w:ascii="Times New Roman" w:cs="Times New Roman" w:eastAsia="Times New Roman" w:hAnsi="Times New Roman"/>
            <w:sz w:val="24"/>
            <w:szCs w:val="24"/>
          </w:rPr>
          <w:t xml:space="preserve">18 October 2026.</w:t>
        </w:r>
      </w:ins>
    </w:p>
    <w:p>
      <w:pPr>
        <w:pStyle w:val="Heading2"/>
        <w:spacing w:before="240" w:after="120"/>
        <w:rPr>
          <w:del w:id="9593" w:author="نویسنده" w:date="2026-10-18T12:19:01Z"/>
        </w:rPr>
      </w:pPr>
      <w:del w:id="9592" w:author="نویسنده" w:date="2026-10-18T12:19:01Z">
        <w:r>
          <w:rPr>
            <w:b/>
            <w:bCs/>
            <w:i/>
            <w:iCs/>
            <w:sz w:val="24"/>
            <w:szCs w:val="24"/>
          </w:rPr>
          <w:delText>3.4 Occupational groups and intervention approaches</w:delText>
        </w:r>
      </w:del>
    </w:p>
    <w:p>
      <w:pPr>
        <w:spacing w:after="160" w:line="400" w:lineRule="auto"/>
        <w:jc w:val="both"/>
        <w:rPr>
          <w:del w:id="9595" w:author="نویسنده" w:date="2026-10-18T12:19:01Z"/>
        </w:rPr>
      </w:pPr>
      <w:del w:id="9594" w:author="نویسنده" w:date="2026-10-18T12:19:01Z">
        <w:r>
          <w:delText xml:space="preserve">Healthcare workers were the participants in 70 (61.9%) trials: 34 with mixed or other healthcare staff, 22 with physicians or physician trainees and 14 with nurses. A further 7 trials studied mental-health and social-care professionals and 15 studied teachers and education staff. The remaining 21 trials studied employees in three kinds of sample: 9 selected for a health condition or risk (stress-related disorders, elevated stress, sick leave, frequent sickness absence or obesity), 5 from a named occupation, industry or enterprise (a call center, information technology, veterinary teams) and 7 mixed-occupation workers recruited across employers. Taken together, workers outside health and social care contributed 31.9% of the trials, and no sector other than education was represented by more than a few trials (Figure 3).</w:delText>
        </w:r>
      </w:del>
    </w:p>
    <w:p>
      <w:pPr>
        <w:spacing w:after="160" w:line="400" w:lineRule="auto"/>
        <w:jc w:val="both"/>
        <w:rPr>
          <w:del w:id="9597" w:author="نویسنده" w:date="2026-10-18T12:19:01Z"/>
        </w:rPr>
      </w:pPr>
      <w:del w:id="9596" w:author="نویسنده" w:date="2026-10-18T12:19:01Z">
        <w:r>
          <w:delText xml:space="preserve">Mindfulness or meditation was the most frequent single psychological approach (23; 20.4%; the pooled group of non-psychological mechanisms was larger, with 19 trials) and it was found in 7 </w:delText>
          <w:lastRenderedPageBreak/>
          <w:delText xml:space="preserve">of the 8 occupational groups. The 20 trials that first fell into the heterogeneous "other psychological" category were recoded with explicit rules (Section 2.5) into five approaches: stress recovery and coping skills (6), tailored, combined or other multicomponent programs (6), emotion regulation (4), creative and experiential group formats (3) and job crafting (1). The use of mindfulness was concentrated in mixed healthcare samples and among physicians. The approaches differed between groups in ways that follow the professional context. All 6 coaching trials were online programs, one-to-one or in small groups, for physicians or physician trainees. The largest single category among physicians was non-psychological (7 of 22 trials), namely professional training, workflow technology, practical support and physical activity. Among teachers, non-psychological programs, mainly online professional training (4 of 15), and cognitive-behavioral or stress-management programs (3 of 15) were the most common approaches. Acceptance and commitment therapy, compassion-based and positive-psychology programs were each tested in fewer than ten trials, mainly in healthcare staff, so the evidence for these approaches’ rests on few trials in any single occupation.</w:delText>
        </w:r>
      </w:del>
    </w:p>
    <w:p>
      <w:pPr>
        <w:spacing w:after="160" w:line="400" w:lineRule="auto"/>
        <w:jc w:val="both"/>
        <w:rPr>
          <w:del w:id="9599" w:author="نویسنده" w:date="2026-10-18T12:19:01Z"/>
        </w:rPr>
      </w:pPr>
      <w:del w:id="9598" w:author="نویسنده" w:date="2026-10-18T12:19:01Z">
        <w:r>
          <w:delText xml:space="preserve">Delivery and comparators also differed between occupational groups. Physicians and physician trainees were the group most often offered blended programs that combined online material with in-person sessions (5 of 22 trials), and they were the only group in which AI scribes were tested. Smartphone apps were concentrated in mixed healthcare samples (12 of 34 trials), whereas 10 of the 15 teacher trials used web programs. Live online group sessions were used in 4 of 14 nurse trials and 3 of 7 trials with mental-health and social-care professionals, but in only 7 of 34 mixed healthcare trials. Waitlist controls were most common in mixed healthcare samples (15 of 34) and among the employee samples that were not drawn from a health profession (9 of 21), while trials with physicians more often compared the intervention with usual practice (9 of 22).</w:delText>
        </w:r>
      </w:del>
    </w:p>
    <w:p w14:paraId="78C54EE7" w14:textId="77777777" w:rsidR="001D2698" w:rsidRDefault="00000000">
      <w:pPr>
        <w:keepNext/>
        <w:spacing w:before="200" w:after="80"/>
        <w:jc w:val="center"/>
      </w:pPr>
      <w:r>
        <w:rPr>
          <w:noProof/>
        </w:rPr>
        <w:lastRenderedPageBreak/>
        <w:drawing>
          <wp:inline distT="0" distB="0" distL="0" distR="0" wp14:anchorId="42F6ABC1" wp14:editId="0C27E435">
            <wp:extent cx="5715000" cy="2428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28875"/>
                    </a:xfrm>
                    <a:prstGeom prst="rect">
                      <a:avLst/>
                    </a:prstGeom>
                  </pic:spPr>
                </pic:pic>
              </a:graphicData>
            </a:graphic>
          </wp:inline>
        </w:drawing>
      </w:r>
    </w:p>
    <w:p>
      <w:pPr>
        <w:spacing w:after="280"/>
      </w:pPr>
      <w:r>
        <w:rPr>
          <w:b/>
          <w:bCs/>
        </w:rPr>
        <w:t xml:space="preserve">Figure 3.</w:t>
      </w:r>
      <w:r>
        <w:t xml:space="preserve"> Evidence map:</w:t>
      </w:r>
      <w:del w:id="9600" w:author="نویسنده" w:date="2026-10-18T12:19:01Z">
        <w:r>
          <w:delText xml:space="preserve"> number of</w:delText>
        </w:r>
      </w:del>
      <w:r>
        <w:t xml:space="preserve"> trials by occupational group and </w:t>
      </w:r>
      <w:del w:id="9601" w:author="نویسنده" w:date="2026-10-18T12:19:01Z">
        <w:r>
          <w:delText xml:space="preserve">main </w:delText>
        </w:r>
      </w:del>
      <w:r>
        <w:t xml:space="preserve">intervention approach (n = </w:t>
      </w:r>
      <w:del w:id="9602" w:author="نویسنده" w:date="2026-10-18T12:19:01Z">
        <w:r>
          <w:delText xml:space="preserve">113). Row and column totals are shown in parentheses; a dot marks an empty cell.</w:delText>
        </w:r>
      </w:del>
      <w:ins w:id="9603" w:author="نویسنده" w:date="2026-10-18T12:19:01Z">
        <w:r>
          <w:rPr>
            <w:rFonts w:ascii="Times New Roman" w:cs="Times New Roman" w:eastAsia="Times New Roman" w:hAnsi="Times New Roman"/>
            <w:sz w:val="24"/>
            <w:szCs w:val="24"/>
          </w:rPr>
          <w:t xml:space="preserve">118); totals in parentheses, dots mark empty cells.</w:t>
        </w:r>
      </w:ins>
    </w:p>
    <w:p>
      <w:pPr>
        <w:pStyle w:val="Heading2"/>
        <w:spacing w:before="240" w:after="120"/>
        <w:rPr>
          <w:del w:id="9605" w:author="نویسنده" w:date="2026-10-18T12:19:01Z"/>
        </w:rPr>
      </w:pPr>
      <w:del w:id="9604" w:author="نویسنده" w:date="2026-10-18T12:19:01Z">
        <w:r>
          <w:rPr>
            <w:b/>
            <w:bCs/>
            <w:i/>
            <w:iCs/>
            <w:sz w:val="24"/>
            <w:szCs w:val="24"/>
          </w:rPr>
          <w:delText>3.5 Interventions with non-psychological mechanisms</w:delText>
        </w:r>
      </w:del>
    </w:p>
    <w:p>
      <w:pPr>
        <w:spacing w:after="160" w:line="400" w:lineRule="auto"/>
        <w:jc w:val="both"/>
        <w:rPr>
          <w:del w:id="9607" w:author="نویسنده" w:date="2026-10-18T12:19:01Z"/>
        </w:rPr>
      </w:pPr>
      <w:del w:id="9606" w:author="نویسنده" w:date="2026-10-18T12:19:01Z">
        <w:r>
          <w:delText>An intervention whose main mechanism was not psychological was evaluated in 19 trials (16.8%). These were professional training (8 trials, for example online communication training for physicians, video-based trauma-informed care training for midwives and an online professional-development course for preschool teachers), physical activity or health behaviour (5), feedback or navigation to services (3, including text-message engagement with linkage to care and a wearable-triggered just-in-time intervention), workflow automation (3). The 3 workflow trials randomized physicians to ambient AI scribes that draft clinical notes from recorded consultations, one of them comparing two scribe products in a crossover design, and reported burnout or work exhaustion as outcomes. They are the only trials in the set in which the digital technology changes the work itself rather than the worker's response to it.</w:delText>
        </w:r>
      </w:del>
    </w:p>
    <w:p>
      <w:pPr>
        <w:spacing w:after="160" w:line="400" w:lineRule="auto"/>
        <w:jc w:val="both"/>
        <w:rPr>
          <w:del w:id="9609" w:author="نویسنده" w:date="2026-10-18T12:19:01Z"/>
        </w:rPr>
      </w:pPr>
      <w:del w:id="9608" w:author="نویسنده" w:date="2026-10-18T12:19:01Z">
        <w:r>
          <w:delText>Of these 19 trials, 10 (52.6%) were found only by the supplementary searches. Non-psychological trials were more often compared with usual practice (12 of 19) and rarely with a waitlist (2), and physicians were the largest group among them (7 trials).</w:delText>
        </w:r>
      </w:del>
    </w:p>
    <w:p>
      <w:pPr>
        <w:pStyle w:val="Heading2"/>
        <w:spacing w:before="240" w:after="120"/>
      </w:pPr>
      <w:del w:id="9610" w:author="نویسنده" w:date="2026-10-18T12:19:01Z">
        <w:r>
          <w:rPr>
            <w:b/>
            <w:bCs/>
            <w:i/>
            <w:iCs/>
            <w:sz w:val="24"/>
            <w:szCs w:val="24"/>
          </w:rPr>
          <w:delText xml:space="preserve">3.6 Comparators, human support and outcome reporting</w:delText>
        </w:r>
      </w:del>
      <w:ins w:id="9611" w:author="نویسنده" w:date="2026-10-18T12:19:01Z">
        <w:r>
          <w:rPr>
            <w:rFonts w:ascii="Times New Roman" w:cs="Times New Roman" w:eastAsia="Times New Roman" w:hAnsi="Times New Roman"/>
            <w:b/>
            <w:bCs/>
            <w:i/>
            <w:iCs/>
            <w:sz w:val="24"/>
            <w:szCs w:val="24"/>
          </w:rPr>
          <w:t xml:space="preserve">3.3 Interventions, comparators and support</w:t>
        </w:r>
      </w:ins>
    </w:p>
    <w:p>
      <w:pPr>
        <w:spacing w:after="160" w:line="400"/>
        <w:jc w:val="both"/>
        <w:rPr>
          <w:ins w:id="9613" w:author="نویسنده" w:date="2026-10-18T12:19:01Z"/>
        </w:rPr>
      </w:pPr>
      <w:ins w:id="9612" w:author="نویسنده" w:date="2026-10-18T12:19:01Z">
        <w:r>
          <w:rPr>
            <w:rFonts w:ascii="Times New Roman" w:cs="Times New Roman" w:eastAsia="Times New Roman" w:hAnsi="Times New Roman"/>
            <w:sz w:val="24"/>
            <w:szCs w:val="24"/>
          </w:rPr>
          <w:t xml:space="preserve">A mechanism that was not psychological was tested in 21 trials (17.8%): professional training (9), physical activity or health behaviour (6), feedback or navigation (3) and workflow automation (3, all ambient AI scribes for physicians). Of these, 12 were found only by the searches added after the main search. A waitlist or delayed-access comparator was used in 39 (33.1%) trials, an active or attention control in 32 (27.1%) and usual practice in 27 (22.9%); waitlists rose from 19.0% of trials before 2023 to 40.8% from 2023 (Table 2). Self-guided or automated interventions (50) and human-supported interventions (50) were equally common; support depended on delivery mode (24 of 25 live programmes were facilitated, 20 of 21 apps self-guided).</w:t>
        </w:r>
      </w:ins>
    </w:p>
    <w:p>
      <w:pPr>
        <w:spacing w:after="160" w:line="400" w:lineRule="auto"/>
        <w:jc w:val="both"/>
        <w:rPr>
          <w:del w:id="9615" w:author="نویسنده" w:date="2026-10-18T12:19:01Z"/>
        </w:rPr>
      </w:pPr>
      <w:del w:id="9614" w:author="نویسنده" w:date="2026-10-18T12:19:01Z">
        <w:r>
          <w:delText xml:space="preserve">A waitlist or delayed-access control was used in 37 (32.7%) trials, an active or attention control in 30 (26.5%), usual practice or no intervention in 27 (23.9%), and a head-to-head comparison of two digital variants in 8 (7.1%); the comparator could not be determined from the abstract in 11 trials. Waitlist controls became much more frequent in recent trials: 20.0% of trials reported before </w:delText>
          <w:lastRenderedPageBreak/>
          <w:delText>2023 used one (8 of 40), compared with 39.7% of those reported from 2023 onwards (29 of 73). The share of actively controlled trials moved in the opposite direction, from 31.3% before 2020 to 23.3% from 2023 (Table 4).</w:delText>
        </w:r>
      </w:del>
    </w:p>
    <w:p>
      <w:pPr>
        <w:spacing w:after="160" w:line="400" w:lineRule="auto"/>
        <w:jc w:val="both"/>
        <w:rPr>
          <w:del w:id="9617" w:author="نویسنده" w:date="2026-10-18T12:19:01Z"/>
        </w:rPr>
      </w:pPr>
      <w:del w:id="9616" w:author="نویسنده" w:date="2026-10-18T12:19:01Z">
        <w:r>
          <w:delText xml:space="preserve">Self-guided or automated interventions (48; 42.5%) and human-supported interventions (48; 42.5%) were about equally common, but support was closely tied to delivery mode. All 22 live online programs for which support was stated were facilitated (1 did not state it), and 20 of 21 app-based interventions were self-guided. For web programs the level of support was often not stated in the abstract.</w:delText>
        </w:r>
      </w:del>
    </w:p>
    <w:p>
      <w:pPr>
        <w:spacing w:after="160" w:line="400" w:lineRule="auto"/>
        <w:jc w:val="both"/>
        <w:rPr>
          <w:del w:id="9619" w:author="نویسنده" w:date="2026-10-18T12:19:01Z"/>
        </w:rPr>
      </w:pPr>
      <w:del w:id="9618" w:author="نویسنده" w:date="2026-10-18T12:19:01Z">
        <w:r>
          <w:delText>Burnout was an outcome in every included trial, but only 56 (49.6%) abstracts named the instrument used. For the 57 trials whose abstracts did not, we identified the instrument from the full text (Section 2.5): 54 could be identified and 3 could not: one available copy was incomplete, one trial measured burnout dimensions with momentary-assessment items and named no instrument, and for one the full text was not obtained. Across abstract and full text, the Maslach Burnout Inventory or one of its adaptations was the most frequently used instrument (60 trials, 53.1%), followed by the Copenhagen Burnout Inventory (13), the Oldenburg Burnout Inventory (10) and the burnout scale of the Professional Fulfillment Index (7). A further 10 instruments were each used in one to five trials, and several trials used shortened versions, such as a two-item or five-item form of the emotional-exhaustion subscale. The proportion of abstracts naming the instrument was 25.0% before 2020 and around half in later periods (50.0% and 54.8%).</w:delText>
        </w:r>
      </w:del>
    </w:p>
    <w:p>
      <w:pPr>
        <w:keepNext/>
        <w:spacing w:before="240" w:after="100"/>
      </w:pPr>
      <w:r>
        <w:rPr>
          <w:b/>
          <w:bCs/>
        </w:rPr>
        <w:t xml:space="preserve">Table </w:t>
      </w:r>
      <w:del w:id="9620" w:author="نویسنده" w:date="2026-10-18T12:19:01Z">
        <w:r>
          <w:rPr>
            <w:b/>
            <w:bCs/>
          </w:rPr>
          <w:delText xml:space="preserve">4.</w:delText>
        </w:r>
      </w:del>
      <w:ins w:id="9621" w:author="نویسنده" w:date="2026-10-18T12:19:01Z">
        <w:r>
          <w:rPr>
            <w:rFonts w:ascii="Times New Roman" w:cs="Times New Roman" w:eastAsia="Times New Roman" w:hAnsi="Times New Roman"/>
            <w:b/>
            <w:bCs/>
            <w:sz w:val="24"/>
            <w:szCs w:val="24"/>
          </w:rPr>
          <w:t xml:space="preserve">2.</w:t>
        </w:r>
      </w:ins>
      <w:r>
        <w:t xml:space="preserve"> Design features of the included trials by period of first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8"/>
        <w:gridCol w:w="1498"/>
        <w:gridCol w:w="1498"/>
        <w:gridCol w:w="1498"/>
        <w:gridCol w:w="1498"/>
      </w:tblGrid>
      <w:tr w:rsidR="001D2698" w14:paraId="2BE3C67F" w14:textId="77777777">
        <w:trPr>
          <w:tblHeader/>
        </w:trPr>
        <w:tc>
          <w:tcPr>
            <w:tcW w:w="3370"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0460392D" w14:textId="77777777" w:rsidR="001D2698" w:rsidRDefault="00000000">
            <w:r>
              <w:rPr>
                <w:b/>
                <w:bCs/>
                <w:sz w:val="18"/>
                <w:szCs w:val="18"/>
              </w:rPr>
              <w:t>Feature</w:t>
            </w:r>
          </w:p>
        </w:tc>
        <w:tc>
          <w:tcPr>
            <w:tcW w:w="1498"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7A7E362E" w14:textId="77777777" w:rsidR="001D2698" w:rsidRDefault="00000000">
            <w:pPr>
              <w:jc w:val="center"/>
            </w:pPr>
            <w:r>
              <w:rPr>
                <w:b/>
                <w:bCs/>
                <w:sz w:val="18"/>
                <w:szCs w:val="18"/>
              </w:rPr>
              <w:t>2004-2019</w:t>
            </w:r>
          </w:p>
        </w:tc>
        <w:tc>
          <w:tcPr>
            <w:tcW w:w="1498"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56F183D0" w14:textId="77777777" w:rsidR="001D2698" w:rsidRDefault="00000000">
            <w:pPr>
              <w:jc w:val="center"/>
            </w:pPr>
            <w:r>
              <w:rPr>
                <w:b/>
                <w:bCs/>
                <w:sz w:val="18"/>
                <w:szCs w:val="18"/>
              </w:rPr>
              <w:t>2020-2022</w:t>
            </w:r>
          </w:p>
        </w:tc>
        <w:tc>
          <w:tcPr>
            <w:tcW w:w="1498"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0A5A9B35" w14:textId="77777777" w:rsidR="001D2698" w:rsidRDefault="00000000">
            <w:pPr>
              <w:jc w:val="center"/>
            </w:pPr>
            <w:r>
              <w:rPr>
                <w:b/>
                <w:bCs/>
                <w:sz w:val="18"/>
                <w:szCs w:val="18"/>
              </w:rPr>
              <w:t>2023-2026</w:t>
            </w:r>
          </w:p>
        </w:tc>
        <w:tc>
          <w:tcPr>
            <w:tcW w:w="1498"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5100EF29" w14:textId="77777777" w:rsidR="001D2698" w:rsidRDefault="00000000">
            <w:pPr>
              <w:jc w:val="center"/>
            </w:pPr>
            <w:r>
              <w:rPr>
                <w:b/>
                <w:bCs/>
                <w:sz w:val="18"/>
                <w:szCs w:val="18"/>
              </w:rPr>
              <w:t>All trials</w:t>
            </w:r>
          </w:p>
        </w:tc>
      </w:tr>
      <w:tr>
        <w:trPr>
          <w:ins w:id="9632" w:author="نویسنده" w:date="2026-10-18T12:19:01Z"/>
        </w:trP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rPr>
                <w:ins w:id="9623" w:author="نویسنده" w:date="2026-10-18T12:19:01Z"/>
              </w:rPr>
            </w:pPr>
            <w:ins w:id="9622" w:author="نویسنده" w:date="2026-10-18T12:19:01Z">
              <w:r>
                <w:rPr>
                  <w:rFonts w:ascii="Times New Roman" w:cs="Times New Roman" w:eastAsia="Times New Roman" w:hAnsi="Times New Roman"/>
                  <w:b w:val="false"/>
                  <w:bCs w:val="false"/>
                  <w:sz w:val="18"/>
                  <w:szCs w:val="18"/>
                </w:rPr>
                <w:t xml:space="preserve">Trials, n</w:t>
              </w:r>
            </w:ins>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rPr>
                <w:ins w:id="9625" w:author="نویسنده" w:date="2026-10-18T12:19:01Z"/>
              </w:rPr>
            </w:pPr>
            <w:ins w:id="9624" w:author="نویسنده" w:date="2026-10-18T12:19:01Z">
              <w:r>
                <w:rPr>
                  <w:rFonts w:ascii="Times New Roman" w:cs="Times New Roman" w:eastAsia="Times New Roman" w:hAnsi="Times New Roman"/>
                  <w:b w:val="false"/>
                  <w:bCs w:val="false"/>
                  <w:sz w:val="18"/>
                  <w:szCs w:val="18"/>
                </w:rPr>
                <w:t xml:space="preserve">17</w:t>
              </w:r>
            </w:ins>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rPr>
                <w:ins w:id="9627" w:author="نویسنده" w:date="2026-10-18T12:19:01Z"/>
              </w:rPr>
            </w:pPr>
            <w:ins w:id="9626" w:author="نویسنده" w:date="2026-10-18T12:19:01Z">
              <w:r>
                <w:rPr>
                  <w:rFonts w:ascii="Times New Roman" w:cs="Times New Roman" w:eastAsia="Times New Roman" w:hAnsi="Times New Roman"/>
                  <w:b w:val="false"/>
                  <w:bCs w:val="false"/>
                  <w:sz w:val="18"/>
                  <w:szCs w:val="18"/>
                </w:rPr>
                <w:t xml:space="preserve">25</w:t>
              </w:r>
            </w:ins>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rPr>
                <w:ins w:id="9629" w:author="نویسنده" w:date="2026-10-18T12:19:01Z"/>
              </w:rPr>
            </w:pPr>
            <w:ins w:id="9628" w:author="نویسنده" w:date="2026-10-18T12:19:01Z">
              <w:r>
                <w:rPr>
                  <w:rFonts w:ascii="Times New Roman" w:cs="Times New Roman" w:eastAsia="Times New Roman" w:hAnsi="Times New Roman"/>
                  <w:b w:val="false"/>
                  <w:bCs w:val="false"/>
                  <w:sz w:val="18"/>
                  <w:szCs w:val="18"/>
                </w:rPr>
                <w:t xml:space="preserve">76</w:t>
              </w:r>
            </w:ins>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rPr>
                <w:ins w:id="9631" w:author="نویسنده" w:date="2026-10-18T12:19:01Z"/>
              </w:rPr>
            </w:pPr>
            <w:ins w:id="9630" w:author="نویسنده" w:date="2026-10-18T12:19:01Z">
              <w:r>
                <w:rPr>
                  <w:rFonts w:ascii="Times New Roman" w:cs="Times New Roman" w:eastAsia="Times New Roman" w:hAnsi="Times New Roman"/>
                  <w:b w:val="false"/>
                  <w:bCs w:val="false"/>
                  <w:sz w:val="18"/>
                  <w:szCs w:val="18"/>
                </w:rPr>
                <w:t xml:space="preserve">118</w:t>
              </w:r>
            </w:ins>
          </w:p>
        </w:tc>
      </w:tr>
      <w:tr w:rsidR="001D2698" w14:paraId="38018C62" w14:textId="77777777">
        <w:trPr>
          <w:del w:id="9643" w:author="نویسنده" w:date="2026-10-18T12:19:01Z"/>
        </w:trPr>
        <w:tc>
          <w:tcPr>
            <w:tcW w:w="33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42BE5E" w14:textId="77777777" w:rsidR="001D2698" w:rsidRDefault="00000000">
            <w:pPr>
              <w:rPr>
                <w:del w:id="9634" w:author="نویسنده" w:date="2026-10-18T12:19:01Z"/>
              </w:rPr>
            </w:pPr>
            <w:del w:id="9633" w:author="نویسنده" w:date="2026-10-18T12:19:01Z">
              <w:r>
                <w:rPr>
                  <w:sz w:val="18"/>
                  <w:szCs w:val="18"/>
                </w:rPr>
                <w:delText>Trials, 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8DF9E3" w14:textId="77777777" w:rsidR="001D2698" w:rsidRDefault="00000000">
            <w:pPr>
              <w:jc w:val="center"/>
              <w:rPr>
                <w:del w:id="9636" w:author="نویسنده" w:date="2026-10-18T12:19:01Z"/>
              </w:rPr>
            </w:pPr>
            <w:del w:id="9635" w:author="نویسنده" w:date="2026-10-18T12:19:01Z">
              <w:r>
                <w:rPr>
                  <w:sz w:val="18"/>
                  <w:szCs w:val="18"/>
                </w:rPr>
                <w:delText>16</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B835DB" w14:textId="77777777" w:rsidR="001D2698" w:rsidRDefault="00000000">
            <w:pPr>
              <w:jc w:val="center"/>
              <w:rPr>
                <w:del w:id="9638" w:author="نویسنده" w:date="2026-10-18T12:19:01Z"/>
              </w:rPr>
            </w:pPr>
            <w:del w:id="9637" w:author="نویسنده" w:date="2026-10-18T12:19:01Z">
              <w:r>
                <w:rPr>
                  <w:sz w:val="18"/>
                  <w:szCs w:val="18"/>
                </w:rPr>
                <w:delText>24</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F6FBD5" w14:textId="77777777" w:rsidR="001D2698" w:rsidRDefault="00000000">
            <w:pPr>
              <w:jc w:val="center"/>
              <w:rPr>
                <w:del w:id="9640" w:author="نویسنده" w:date="2026-10-18T12:19:01Z"/>
              </w:rPr>
            </w:pPr>
            <w:del w:id="9639" w:author="نویسنده" w:date="2026-10-18T12:19:01Z">
              <w:r>
                <w:rPr>
                  <w:sz w:val="18"/>
                  <w:szCs w:val="18"/>
                </w:rPr>
                <w:delText>73</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27FC29" w14:textId="77777777" w:rsidR="001D2698" w:rsidRDefault="00000000">
            <w:pPr>
              <w:jc w:val="center"/>
              <w:rPr>
                <w:del w:id="9642" w:author="نویسنده" w:date="2026-10-18T12:19:01Z"/>
              </w:rPr>
            </w:pPr>
            <w:del w:id="9641" w:author="نویسنده" w:date="2026-10-18T12:19:01Z">
              <w:r>
                <w:rPr>
                  <w:sz w:val="18"/>
                  <w:szCs w:val="18"/>
                </w:rPr>
                <w:delText>113</w:delText>
              </w:r>
            </w:del>
          </w:p>
        </w:tc>
      </w:tr>
      <w:tr w:rsidR="001D2698" w14:paraId="5C26D800" w14:textId="77777777">
        <w:tc>
          <w:tcPr>
            <w:tcW w:w="33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735D20" w14:textId="77777777" w:rsidR="001D2698" w:rsidRDefault="00000000">
            <w:r>
              <w:rPr>
                <w:sz w:val="18"/>
                <w:szCs w:val="18"/>
              </w:rPr>
              <w:t>Median participants enrolled</w:t>
            </w:r>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44" w:author="نویسنده" w:date="2026-10-18T12:19:01Z">
              <w:r>
                <w:rPr>
                  <w:sz w:val="18"/>
                  <w:szCs w:val="18"/>
                </w:rPr>
                <w:delText xml:space="preserve">101</w:delText>
              </w:r>
            </w:del>
            <w:ins w:id="9645" w:author="نویسنده" w:date="2026-10-18T12:19:01Z">
              <w:r>
                <w:rPr>
                  <w:rFonts w:ascii="Times New Roman" w:cs="Times New Roman" w:eastAsia="Times New Roman" w:hAnsi="Times New Roman"/>
                  <w:b w:val="false"/>
                  <w:bCs w:val="false"/>
                  <w:sz w:val="18"/>
                  <w:szCs w:val="18"/>
                </w:rPr>
                <w:t xml:space="preserve">95</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46" w:author="نویسنده" w:date="2026-10-18T12:19:01Z">
              <w:r>
                <w:rPr>
                  <w:sz w:val="18"/>
                  <w:szCs w:val="18"/>
                </w:rPr>
                <w:delText xml:space="preserve">101</w:delText>
              </w:r>
            </w:del>
            <w:ins w:id="9647" w:author="نویسنده" w:date="2026-10-18T12:19:01Z">
              <w:r>
                <w:rPr>
                  <w:rFonts w:ascii="Times New Roman" w:cs="Times New Roman" w:eastAsia="Times New Roman" w:hAnsi="Times New Roman"/>
                  <w:b w:val="false"/>
                  <w:bCs w:val="false"/>
                  <w:sz w:val="18"/>
                  <w:szCs w:val="18"/>
                </w:rPr>
                <w:t xml:space="preserve">90.5</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48" w:author="نویسنده" w:date="2026-10-18T12:19:01Z">
              <w:r>
                <w:rPr>
                  <w:sz w:val="18"/>
                  <w:szCs w:val="18"/>
                </w:rPr>
                <w:delText xml:space="preserve">121</w:delText>
              </w:r>
            </w:del>
            <w:ins w:id="9649" w:author="نویسنده" w:date="2026-10-18T12:19:01Z">
              <w:r>
                <w:rPr>
                  <w:rFonts w:ascii="Times New Roman" w:cs="Times New Roman" w:eastAsia="Times New Roman" w:hAnsi="Times New Roman"/>
                  <w:b w:val="false"/>
                  <w:bCs w:val="false"/>
                  <w:sz w:val="18"/>
                  <w:szCs w:val="18"/>
                </w:rPr>
                <w:t xml:space="preserve">119</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50" w:author="نویسنده" w:date="2026-10-18T12:19:01Z">
              <w:r>
                <w:rPr>
                  <w:sz w:val="18"/>
                  <w:szCs w:val="18"/>
                </w:rPr>
                <w:delText xml:space="preserve">114.5</w:delText>
              </w:r>
            </w:del>
            <w:ins w:id="9651" w:author="نویسنده" w:date="2026-10-18T12:19:01Z">
              <w:r>
                <w:rPr>
                  <w:rFonts w:ascii="Times New Roman" w:cs="Times New Roman" w:eastAsia="Times New Roman" w:hAnsi="Times New Roman"/>
                  <w:b w:val="false"/>
                  <w:bCs w:val="false"/>
                  <w:sz w:val="18"/>
                  <w:szCs w:val="18"/>
                </w:rPr>
                <w:t xml:space="preserve">109</w:t>
              </w:r>
            </w:ins>
          </w:p>
        </w:tc>
      </w:tr>
      <w:tr w:rsidR="001D2698" w14:paraId="5AD8CD9D" w14:textId="77777777">
        <w:tc>
          <w:tcPr>
            <w:tcW w:w="33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396F23" w14:textId="77777777" w:rsidR="001D2698" w:rsidRDefault="00000000">
            <w:r>
              <w:rPr>
                <w:sz w:val="18"/>
                <w:szCs w:val="18"/>
              </w:rPr>
              <w:t>Healthcare workers, %</w:t>
            </w:r>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52" w:author="نویسنده" w:date="2026-10-18T12:19:01Z">
              <w:r>
                <w:rPr>
                  <w:sz w:val="18"/>
                  <w:szCs w:val="18"/>
                </w:rPr>
                <w:delText xml:space="preserve">25.0</w:delText>
              </w:r>
            </w:del>
            <w:ins w:id="9653" w:author="نویسنده" w:date="2026-10-18T12:19:01Z">
              <w:r>
                <w:rPr>
                  <w:rFonts w:ascii="Times New Roman" w:cs="Times New Roman" w:eastAsia="Times New Roman" w:hAnsi="Times New Roman"/>
                  <w:b w:val="false"/>
                  <w:bCs w:val="false"/>
                  <w:sz w:val="18"/>
                  <w:szCs w:val="18"/>
                </w:rPr>
                <w:t xml:space="preserve">23.5</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54" w:author="نویسنده" w:date="2026-10-18T12:19:01Z">
              <w:r>
                <w:rPr>
                  <w:sz w:val="18"/>
                  <w:szCs w:val="18"/>
                </w:rPr>
                <w:delText xml:space="preserve">70.8</w:delText>
              </w:r>
            </w:del>
            <w:ins w:id="9655" w:author="نویسنده" w:date="2026-10-18T12:19:01Z">
              <w:r>
                <w:rPr>
                  <w:rFonts w:ascii="Times New Roman" w:cs="Times New Roman" w:eastAsia="Times New Roman" w:hAnsi="Times New Roman"/>
                  <w:b w:val="false"/>
                  <w:bCs w:val="false"/>
                  <w:sz w:val="18"/>
                  <w:szCs w:val="18"/>
                </w:rPr>
                <w:t xml:space="preserve">72.0</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FF4C14" w14:textId="77777777" w:rsidR="001D2698" w:rsidRDefault="00000000">
            <w:pPr>
              <w:jc w:val="center"/>
            </w:pPr>
            <w:r>
              <w:rPr>
                <w:sz w:val="18"/>
                <w:szCs w:val="18"/>
              </w:rPr>
              <w:t>67.1</w:t>
            </w:r>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169180" w14:textId="77777777" w:rsidR="001D2698" w:rsidRDefault="00000000">
            <w:pPr>
              <w:jc w:val="center"/>
            </w:pPr>
            <w:r>
              <w:rPr>
                <w:sz w:val="18"/>
                <w:szCs w:val="18"/>
              </w:rPr>
              <w:t>61.9</w:t>
            </w:r>
          </w:p>
        </w:tc>
      </w:tr>
      <w:tr>
        <w:trPr>
          <w:ins w:id="9666" w:author="نویسنده" w:date="2026-10-18T12:19:01Z"/>
        </w:trPr>
        <w:tc>
          <w:tcPr>
            <w:tcW w:type="dxa" w:w="33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rPr>
                <w:ins w:id="9657" w:author="نویسنده" w:date="2026-10-18T12:19:01Z"/>
              </w:rPr>
            </w:pPr>
            <w:ins w:id="9656" w:author="نویسنده" w:date="2026-10-18T12:19:01Z">
              <w:r>
                <w:rPr>
                  <w:rFonts w:ascii="Times New Roman" w:cs="Times New Roman" w:eastAsia="Times New Roman" w:hAnsi="Times New Roman"/>
                  <w:b w:val="false"/>
                  <w:bCs w:val="false"/>
                  <w:sz w:val="18"/>
                  <w:szCs w:val="18"/>
                </w:rPr>
                <w:t xml:space="preserve">Waitlist comparator, %</w:t>
              </w:r>
            </w:ins>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rPr>
                <w:ins w:id="9659" w:author="نویسنده" w:date="2026-10-18T12:19:01Z"/>
              </w:rPr>
            </w:pPr>
            <w:ins w:id="9658" w:author="نویسنده" w:date="2026-10-18T12:19:01Z">
              <w:r>
                <w:rPr>
                  <w:rFonts w:ascii="Times New Roman" w:cs="Times New Roman" w:eastAsia="Times New Roman" w:hAnsi="Times New Roman"/>
                  <w:b w:val="false"/>
                  <w:bCs w:val="false"/>
                  <w:sz w:val="18"/>
                  <w:szCs w:val="18"/>
                </w:rPr>
                <w:t xml:space="preserve">29.4</w:t>
              </w:r>
            </w:ins>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rPr>
                <w:ins w:id="9661" w:author="نویسنده" w:date="2026-10-18T12:19:01Z"/>
              </w:rPr>
            </w:pPr>
            <w:ins w:id="9660" w:author="نویسنده" w:date="2026-10-18T12:19:01Z">
              <w:r>
                <w:rPr>
                  <w:rFonts w:ascii="Times New Roman" w:cs="Times New Roman" w:eastAsia="Times New Roman" w:hAnsi="Times New Roman"/>
                  <w:b w:val="false"/>
                  <w:bCs w:val="false"/>
                  <w:sz w:val="18"/>
                  <w:szCs w:val="18"/>
                </w:rPr>
                <w:t xml:space="preserve">12.0</w:t>
              </w:r>
            </w:ins>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rPr>
                <w:ins w:id="9663" w:author="نویسنده" w:date="2026-10-18T12:19:01Z"/>
              </w:rPr>
            </w:pPr>
            <w:ins w:id="9662" w:author="نویسنده" w:date="2026-10-18T12:19:01Z">
              <w:r>
                <w:rPr>
                  <w:rFonts w:ascii="Times New Roman" w:cs="Times New Roman" w:eastAsia="Times New Roman" w:hAnsi="Times New Roman"/>
                  <w:b w:val="false"/>
                  <w:bCs w:val="false"/>
                  <w:sz w:val="18"/>
                  <w:szCs w:val="18"/>
                </w:rPr>
                <w:t xml:space="preserve">40.8</w:t>
              </w:r>
            </w:ins>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rPr>
                <w:ins w:id="9665" w:author="نویسنده" w:date="2026-10-18T12:19:01Z"/>
              </w:rPr>
            </w:pPr>
            <w:ins w:id="9664" w:author="نویسنده" w:date="2026-10-18T12:19:01Z">
              <w:r>
                <w:rPr>
                  <w:rFonts w:ascii="Times New Roman" w:cs="Times New Roman" w:eastAsia="Times New Roman" w:hAnsi="Times New Roman"/>
                  <w:b w:val="false"/>
                  <w:bCs w:val="false"/>
                  <w:sz w:val="18"/>
                  <w:szCs w:val="18"/>
                </w:rPr>
                <w:t xml:space="preserve">33.1</w:t>
              </w:r>
            </w:ins>
          </w:p>
        </w:tc>
      </w:tr>
      <w:tr w:rsidR="001D2698" w14:paraId="372FE2B1" w14:textId="77777777">
        <w:trPr>
          <w:del w:id="9677" w:author="نویسنده" w:date="2026-10-18T12:19:01Z"/>
        </w:trPr>
        <w:tc>
          <w:tcPr>
            <w:tcW w:w="33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54F273" w14:textId="77777777" w:rsidR="001D2698" w:rsidRDefault="00000000">
            <w:pPr>
              <w:rPr>
                <w:del w:id="9668" w:author="نویسنده" w:date="2026-10-18T12:19:01Z"/>
              </w:rPr>
            </w:pPr>
            <w:del w:id="9667" w:author="نویسنده" w:date="2026-10-18T12:19:01Z">
              <w:r>
                <w:rPr>
                  <w:sz w:val="18"/>
                  <w:szCs w:val="18"/>
                </w:rPr>
                <w:delText>Waitlist comparator, %</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E60DA1" w14:textId="77777777" w:rsidR="001D2698" w:rsidRDefault="00000000">
            <w:pPr>
              <w:jc w:val="center"/>
              <w:rPr>
                <w:del w:id="9670" w:author="نویسنده" w:date="2026-10-18T12:19:01Z"/>
              </w:rPr>
            </w:pPr>
            <w:del w:id="9669" w:author="نویسنده" w:date="2026-10-18T12:19:01Z">
              <w:r>
                <w:rPr>
                  <w:sz w:val="18"/>
                  <w:szCs w:val="18"/>
                </w:rPr>
                <w:delText>31.3</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A5A9E4" w14:textId="77777777" w:rsidR="001D2698" w:rsidRDefault="00000000">
            <w:pPr>
              <w:jc w:val="center"/>
              <w:rPr>
                <w:del w:id="9672" w:author="نویسنده" w:date="2026-10-18T12:19:01Z"/>
              </w:rPr>
            </w:pPr>
            <w:del w:id="9671" w:author="نویسنده" w:date="2026-10-18T12:19:01Z">
              <w:r>
                <w:rPr>
                  <w:sz w:val="18"/>
                  <w:szCs w:val="18"/>
                </w:rPr>
                <w:delText>12.5</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733F7B" w14:textId="77777777" w:rsidR="001D2698" w:rsidRDefault="00000000">
            <w:pPr>
              <w:jc w:val="center"/>
              <w:rPr>
                <w:del w:id="9674" w:author="نویسنده" w:date="2026-10-18T12:19:01Z"/>
              </w:rPr>
            </w:pPr>
            <w:del w:id="9673" w:author="نویسنده" w:date="2026-10-18T12:19:01Z">
              <w:r>
                <w:rPr>
                  <w:sz w:val="18"/>
                  <w:szCs w:val="18"/>
                </w:rPr>
                <w:delText>39.7</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573F9B" w14:textId="77777777" w:rsidR="001D2698" w:rsidRDefault="00000000">
            <w:pPr>
              <w:jc w:val="center"/>
              <w:rPr>
                <w:del w:id="9676" w:author="نویسنده" w:date="2026-10-18T12:19:01Z"/>
              </w:rPr>
            </w:pPr>
            <w:del w:id="9675" w:author="نویسنده" w:date="2026-10-18T12:19:01Z">
              <w:r>
                <w:rPr>
                  <w:sz w:val="18"/>
                  <w:szCs w:val="18"/>
                </w:rPr>
                <w:delText>32.7</w:delText>
              </w:r>
            </w:del>
          </w:p>
        </w:tc>
      </w:tr>
      <w:tr w:rsidR="001D2698" w14:paraId="75EE20DD" w14:textId="77777777">
        <w:tc>
          <w:tcPr>
            <w:tcW w:w="33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1881C8" w14:textId="77777777" w:rsidR="001D2698" w:rsidRDefault="00000000">
            <w:r>
              <w:rPr>
                <w:sz w:val="18"/>
                <w:szCs w:val="18"/>
              </w:rPr>
              <w:t>Active or attention comparator, %</w:t>
            </w:r>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78" w:author="نویسنده" w:date="2026-10-18T12:19:01Z">
              <w:r>
                <w:rPr>
                  <w:sz w:val="18"/>
                  <w:szCs w:val="18"/>
                </w:rPr>
                <w:delText xml:space="preserve">31.3</w:delText>
              </w:r>
            </w:del>
            <w:ins w:id="9679" w:author="نویسنده" w:date="2026-10-18T12:19:01Z">
              <w:r>
                <w:rPr>
                  <w:rFonts w:ascii="Times New Roman" w:cs="Times New Roman" w:eastAsia="Times New Roman" w:hAnsi="Times New Roman"/>
                  <w:b w:val="false"/>
                  <w:bCs w:val="false"/>
                  <w:sz w:val="18"/>
                  <w:szCs w:val="18"/>
                </w:rPr>
                <w:t xml:space="preserve">35.3</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80" w:author="نویسنده" w:date="2026-10-18T12:19:01Z">
              <w:r>
                <w:rPr>
                  <w:sz w:val="18"/>
                  <w:szCs w:val="18"/>
                </w:rPr>
                <w:delText xml:space="preserve">33.3</w:delText>
              </w:r>
            </w:del>
            <w:ins w:id="9681" w:author="نویسنده" w:date="2026-10-18T12:19:01Z">
              <w:r>
                <w:rPr>
                  <w:rFonts w:ascii="Times New Roman" w:cs="Times New Roman" w:eastAsia="Times New Roman" w:hAnsi="Times New Roman"/>
                  <w:b w:val="false"/>
                  <w:bCs w:val="false"/>
                  <w:sz w:val="18"/>
                  <w:szCs w:val="18"/>
                </w:rPr>
                <w:t xml:space="preserve">36.0</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82" w:author="نویسنده" w:date="2026-10-18T12:19:01Z">
              <w:r>
                <w:rPr>
                  <w:sz w:val="18"/>
                  <w:szCs w:val="18"/>
                </w:rPr>
                <w:delText xml:space="preserve">23.3</w:delText>
              </w:r>
            </w:del>
            <w:ins w:id="9683" w:author="نویسنده" w:date="2026-10-18T12:19:01Z">
              <w:r>
                <w:rPr>
                  <w:rFonts w:ascii="Times New Roman" w:cs="Times New Roman" w:eastAsia="Times New Roman" w:hAnsi="Times New Roman"/>
                  <w:b w:val="false"/>
                  <w:bCs w:val="false"/>
                  <w:sz w:val="18"/>
                  <w:szCs w:val="18"/>
                </w:rPr>
                <w:t xml:space="preserve">22.4</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84" w:author="نویسنده" w:date="2026-10-18T12:19:01Z">
              <w:r>
                <w:rPr>
                  <w:sz w:val="18"/>
                  <w:szCs w:val="18"/>
                </w:rPr>
                <w:delText xml:space="preserve">26.5</w:delText>
              </w:r>
            </w:del>
            <w:ins w:id="9685" w:author="نویسنده" w:date="2026-10-18T12:19:01Z">
              <w:r>
                <w:rPr>
                  <w:rFonts w:ascii="Times New Roman" w:cs="Times New Roman" w:eastAsia="Times New Roman" w:hAnsi="Times New Roman"/>
                  <w:b w:val="false"/>
                  <w:bCs w:val="false"/>
                  <w:sz w:val="18"/>
                  <w:szCs w:val="18"/>
                </w:rPr>
                <w:t xml:space="preserve">27.1</w:t>
              </w:r>
            </w:ins>
          </w:p>
        </w:tc>
      </w:tr>
      <w:tr w:rsidR="001D2698" w14:paraId="3BD78D12" w14:textId="77777777">
        <w:tc>
          <w:tcPr>
            <w:tcW w:w="33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6FA563" w14:textId="77777777" w:rsidR="001D2698" w:rsidRDefault="00000000">
            <w:r>
              <w:rPr>
                <w:sz w:val="18"/>
                <w:szCs w:val="18"/>
              </w:rPr>
              <w:t>Human-supported intervention, %</w:t>
            </w:r>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86" w:author="نویسنده" w:date="2026-10-18T12:19:01Z">
              <w:r>
                <w:rPr>
                  <w:sz w:val="18"/>
                  <w:szCs w:val="18"/>
                </w:rPr>
                <w:delText xml:space="preserve">43.8</w:delText>
              </w:r>
            </w:del>
            <w:ins w:id="9687" w:author="نویسنده" w:date="2026-10-18T12:19:01Z">
              <w:r>
                <w:rPr>
                  <w:rFonts w:ascii="Times New Roman" w:cs="Times New Roman" w:eastAsia="Times New Roman" w:hAnsi="Times New Roman"/>
                  <w:b w:val="false"/>
                  <w:bCs w:val="false"/>
                  <w:sz w:val="18"/>
                  <w:szCs w:val="18"/>
                </w:rPr>
                <w:t xml:space="preserve">41.2</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88" w:author="نویسنده" w:date="2026-10-18T12:19:01Z">
              <w:r>
                <w:rPr>
                  <w:sz w:val="18"/>
                  <w:szCs w:val="18"/>
                </w:rPr>
                <w:delText xml:space="preserve">33.3</w:delText>
              </w:r>
            </w:del>
            <w:ins w:id="9689" w:author="نویسنده" w:date="2026-10-18T12:19:01Z">
              <w:r>
                <w:rPr>
                  <w:rFonts w:ascii="Times New Roman" w:cs="Times New Roman" w:eastAsia="Times New Roman" w:hAnsi="Times New Roman"/>
                  <w:b w:val="false"/>
                  <w:bCs w:val="false"/>
                  <w:sz w:val="18"/>
                  <w:szCs w:val="18"/>
                </w:rPr>
                <w:t xml:space="preserve">32.0</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90" w:author="نویسنده" w:date="2026-10-18T12:19:01Z">
              <w:r>
                <w:rPr>
                  <w:sz w:val="18"/>
                  <w:szCs w:val="18"/>
                </w:rPr>
                <w:delText xml:space="preserve">45.2</w:delText>
              </w:r>
            </w:del>
            <w:ins w:id="9691" w:author="نویسنده" w:date="2026-10-18T12:19:01Z">
              <w:r>
                <w:rPr>
                  <w:rFonts w:ascii="Times New Roman" w:cs="Times New Roman" w:eastAsia="Times New Roman" w:hAnsi="Times New Roman"/>
                  <w:b w:val="false"/>
                  <w:bCs w:val="false"/>
                  <w:sz w:val="18"/>
                  <w:szCs w:val="18"/>
                </w:rPr>
                <w:t xml:space="preserve">46.1</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92" w:author="نویسنده" w:date="2026-10-18T12:19:01Z">
              <w:r>
                <w:rPr>
                  <w:sz w:val="18"/>
                  <w:szCs w:val="18"/>
                </w:rPr>
                <w:delText xml:space="preserve">42.5</w:delText>
              </w:r>
            </w:del>
            <w:ins w:id="9693" w:author="نویسنده" w:date="2026-10-18T12:19:01Z">
              <w:r>
                <w:rPr>
                  <w:rFonts w:ascii="Times New Roman" w:cs="Times New Roman" w:eastAsia="Times New Roman" w:hAnsi="Times New Roman"/>
                  <w:b w:val="false"/>
                  <w:bCs w:val="false"/>
                  <w:sz w:val="18"/>
                  <w:szCs w:val="18"/>
                </w:rPr>
                <w:t xml:space="preserve">42.4</w:t>
              </w:r>
            </w:ins>
          </w:p>
        </w:tc>
      </w:tr>
      <w:tr w:rsidR="001D2698" w14:paraId="70D5A921" w14:textId="77777777">
        <w:tc>
          <w:tcPr>
            <w:tcW w:w="33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4BBEB5" w14:textId="77777777" w:rsidR="001D2698" w:rsidRDefault="00000000">
            <w:r>
              <w:rPr>
                <w:sz w:val="18"/>
                <w:szCs w:val="18"/>
              </w:rPr>
              <w:t>Non-psychological mechanism, %</w:t>
            </w:r>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94" w:author="نویسنده" w:date="2026-10-18T12:19:01Z">
              <w:r>
                <w:rPr>
                  <w:sz w:val="18"/>
                  <w:szCs w:val="18"/>
                </w:rPr>
                <w:delText xml:space="preserve">18.8</w:delText>
              </w:r>
            </w:del>
            <w:ins w:id="9695" w:author="نویسنده" w:date="2026-10-18T12:19:01Z">
              <w:r>
                <w:rPr>
                  <w:rFonts w:ascii="Times New Roman" w:cs="Times New Roman" w:eastAsia="Times New Roman" w:hAnsi="Times New Roman"/>
                  <w:b w:val="false"/>
                  <w:bCs w:val="false"/>
                  <w:sz w:val="18"/>
                  <w:szCs w:val="18"/>
                </w:rPr>
                <w:t xml:space="preserve">23.5</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96" w:author="نویسنده" w:date="2026-10-18T12:19:01Z">
              <w:r>
                <w:rPr>
                  <w:sz w:val="18"/>
                  <w:szCs w:val="18"/>
                </w:rPr>
                <w:delText xml:space="preserve">16.7</w:delText>
              </w:r>
            </w:del>
            <w:ins w:id="9697" w:author="نویسنده" w:date="2026-10-18T12:19:01Z">
              <w:r>
                <w:rPr>
                  <w:rFonts w:ascii="Times New Roman" w:cs="Times New Roman" w:eastAsia="Times New Roman" w:hAnsi="Times New Roman"/>
                  <w:b w:val="false"/>
                  <w:bCs w:val="false"/>
                  <w:sz w:val="18"/>
                  <w:szCs w:val="18"/>
                </w:rPr>
                <w:t xml:space="preserve">16.0</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698" w:author="نویسنده" w:date="2026-10-18T12:19:01Z">
              <w:r>
                <w:rPr>
                  <w:sz w:val="18"/>
                  <w:szCs w:val="18"/>
                </w:rPr>
                <w:delText xml:space="preserve">16.4</w:delText>
              </w:r>
            </w:del>
            <w:ins w:id="9699" w:author="نویسنده" w:date="2026-10-18T12:19:01Z">
              <w:r>
                <w:rPr>
                  <w:rFonts w:ascii="Times New Roman" w:cs="Times New Roman" w:eastAsia="Times New Roman" w:hAnsi="Times New Roman"/>
                  <w:b w:val="false"/>
                  <w:bCs w:val="false"/>
                  <w:sz w:val="18"/>
                  <w:szCs w:val="18"/>
                </w:rPr>
                <w:t xml:space="preserve">17.1</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700" w:author="نویسنده" w:date="2026-10-18T12:19:01Z">
              <w:r>
                <w:rPr>
                  <w:sz w:val="18"/>
                  <w:szCs w:val="18"/>
                </w:rPr>
                <w:delText xml:space="preserve">16.8</w:delText>
              </w:r>
            </w:del>
            <w:ins w:id="9701" w:author="نویسنده" w:date="2026-10-18T12:19:01Z">
              <w:r>
                <w:rPr>
                  <w:rFonts w:ascii="Times New Roman" w:cs="Times New Roman" w:eastAsia="Times New Roman" w:hAnsi="Times New Roman"/>
                  <w:b w:val="false"/>
                  <w:bCs w:val="false"/>
                  <w:sz w:val="18"/>
                  <w:szCs w:val="18"/>
                </w:rPr>
                <w:t xml:space="preserve">17.8</w:t>
              </w:r>
            </w:ins>
          </w:p>
        </w:tc>
      </w:tr>
      <w:tr w:rsidR="001D2698" w14:paraId="1B28F823" w14:textId="77777777">
        <w:tc>
          <w:tcPr>
            <w:tcW w:w="337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C650F9" w14:textId="77777777" w:rsidR="001D2698" w:rsidRDefault="00000000">
            <w:r>
              <w:rPr>
                <w:sz w:val="18"/>
                <w:szCs w:val="18"/>
              </w:rPr>
              <w:t>Burnout instrument named in abstract, %</w:t>
            </w:r>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702" w:author="نویسنده" w:date="2026-10-18T12:19:01Z">
              <w:r>
                <w:rPr>
                  <w:sz w:val="18"/>
                  <w:szCs w:val="18"/>
                </w:rPr>
                <w:delText xml:space="preserve">25.0</w:delText>
              </w:r>
            </w:del>
            <w:ins w:id="9703" w:author="نویسنده" w:date="2026-10-18T12:19:01Z">
              <w:r>
                <w:rPr>
                  <w:rFonts w:ascii="Times New Roman" w:cs="Times New Roman" w:eastAsia="Times New Roman" w:hAnsi="Times New Roman"/>
                  <w:b w:val="false"/>
                  <w:bCs w:val="false"/>
                  <w:sz w:val="18"/>
                  <w:szCs w:val="18"/>
                </w:rPr>
                <w:t xml:space="preserve">23.5</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704" w:author="نویسنده" w:date="2026-10-18T12:19:01Z">
              <w:r>
                <w:rPr>
                  <w:sz w:val="18"/>
                  <w:szCs w:val="18"/>
                </w:rPr>
                <w:delText xml:space="preserve">50.0</w:delText>
              </w:r>
            </w:del>
            <w:ins w:id="9705" w:author="نویسنده" w:date="2026-10-18T12:19:01Z">
              <w:r>
                <w:rPr>
                  <w:rFonts w:ascii="Times New Roman" w:cs="Times New Roman" w:eastAsia="Times New Roman" w:hAnsi="Times New Roman"/>
                  <w:b w:val="false"/>
                  <w:bCs w:val="false"/>
                  <w:sz w:val="18"/>
                  <w:szCs w:val="18"/>
                </w:rPr>
                <w:t xml:space="preserve">48.0</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706" w:author="نویسنده" w:date="2026-10-18T12:19:01Z">
              <w:r>
                <w:rPr>
                  <w:sz w:val="18"/>
                  <w:szCs w:val="18"/>
                </w:rPr>
                <w:delText xml:space="preserve">54.8</w:delText>
              </w:r>
            </w:del>
            <w:ins w:id="9707" w:author="نویسنده" w:date="2026-10-18T12:19:01Z">
              <w:r>
                <w:rPr>
                  <w:rFonts w:ascii="Times New Roman" w:cs="Times New Roman" w:eastAsia="Times New Roman" w:hAnsi="Times New Roman"/>
                  <w:b w:val="false"/>
                  <w:bCs w:val="false"/>
                  <w:sz w:val="18"/>
                  <w:szCs w:val="18"/>
                </w:rPr>
                <w:t xml:space="preserve">55.3</w:t>
              </w:r>
            </w:ins>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pPr>
              <w:jc w:val="center"/>
            </w:pPr>
            <w:del w:id="9708" w:author="نویسنده" w:date="2026-10-18T12:19:01Z">
              <w:r>
                <w:rPr>
                  <w:sz w:val="18"/>
                  <w:szCs w:val="18"/>
                </w:rPr>
                <w:delText xml:space="preserve">49.6</w:delText>
              </w:r>
            </w:del>
            <w:ins w:id="9709" w:author="نویسنده" w:date="2026-10-18T12:19:01Z">
              <w:r>
                <w:rPr>
                  <w:rFonts w:ascii="Times New Roman" w:cs="Times New Roman" w:eastAsia="Times New Roman" w:hAnsi="Times New Roman"/>
                  <w:b w:val="false"/>
                  <w:bCs w:val="false"/>
                  <w:sz w:val="18"/>
                  <w:szCs w:val="18"/>
                </w:rPr>
                <w:t xml:space="preserve">49.2</w:t>
              </w:r>
            </w:ins>
          </w:p>
        </w:tc>
      </w:tr>
      <w:tr w:rsidR="001D2698" w14:paraId="2CCD2602" w14:textId="77777777">
        <w:tc>
          <w:tcPr>
            <w:tcW w:w="3370" w:type="dxa"/>
            <w:tcBorders>
              <w:top w:val="single" w:sz="4" w:space="0" w:color="808080"/>
              <w:left w:val="none" w:sz="0" w:space="0" w:color="FFFFFF"/>
              <w:bottom w:val="none" w:sz="0" w:space="0" w:color="FFFFFF"/>
              <w:right w:val="none" w:sz="0" w:space="0" w:color="FFFFFF"/>
            </w:tcBorders>
          </w:tcPr>
          <w:p w14:paraId="0DC40F4A" w14:textId="77777777" w:rsidR="001D2698" w:rsidRDefault="001D2698"/>
        </w:tc>
        <w:tc>
          <w:tcPr>
            <w:tcW w:w="1498" w:type="dxa"/>
            <w:tcBorders>
              <w:top w:val="single" w:sz="4" w:space="0" w:color="808080"/>
              <w:left w:val="none" w:sz="0" w:space="0" w:color="FFFFFF"/>
              <w:bottom w:val="none" w:sz="0" w:space="0" w:color="FFFFFF"/>
              <w:right w:val="none" w:sz="0" w:space="0" w:color="FFFFFF"/>
            </w:tcBorders>
          </w:tcPr>
          <w:p w14:paraId="358B42AE" w14:textId="77777777" w:rsidR="001D2698" w:rsidRDefault="001D2698"/>
        </w:tc>
        <w:tc>
          <w:tcPr>
            <w:tcW w:w="1498" w:type="dxa"/>
            <w:tcBorders>
              <w:top w:val="single" w:sz="4" w:space="0" w:color="808080"/>
              <w:left w:val="none" w:sz="0" w:space="0" w:color="FFFFFF"/>
              <w:bottom w:val="none" w:sz="0" w:space="0" w:color="FFFFFF"/>
              <w:right w:val="none" w:sz="0" w:space="0" w:color="FFFFFF"/>
            </w:tcBorders>
          </w:tcPr>
          <w:p w14:paraId="3A89DAEA" w14:textId="77777777" w:rsidR="001D2698" w:rsidRDefault="001D2698"/>
        </w:tc>
        <w:tc>
          <w:tcPr>
            <w:tcW w:w="1498" w:type="dxa"/>
            <w:tcBorders>
              <w:top w:val="single" w:sz="4" w:space="0" w:color="808080"/>
              <w:left w:val="none" w:sz="0" w:space="0" w:color="FFFFFF"/>
              <w:bottom w:val="none" w:sz="0" w:space="0" w:color="FFFFFF"/>
              <w:right w:val="none" w:sz="0" w:space="0" w:color="FFFFFF"/>
            </w:tcBorders>
          </w:tcPr>
          <w:p w14:paraId="55A00458" w14:textId="77777777" w:rsidR="001D2698" w:rsidRDefault="001D2698"/>
        </w:tc>
        <w:tc>
          <w:tcPr>
            <w:tcW w:w="1498" w:type="dxa"/>
            <w:tcBorders>
              <w:top w:val="single" w:sz="4" w:space="0" w:color="808080"/>
              <w:left w:val="none" w:sz="0" w:space="0" w:color="FFFFFF"/>
              <w:bottom w:val="none" w:sz="0" w:space="0" w:color="FFFFFF"/>
              <w:right w:val="none" w:sz="0" w:space="0" w:color="FFFFFF"/>
            </w:tcBorders>
          </w:tcPr>
          <w:p w14:paraId="76D38CCA" w14:textId="77777777" w:rsidR="001D2698" w:rsidRDefault="001D2698"/>
        </w:tc>
      </w:tr>
    </w:tbl>
    <w:p>
      <w:pPr>
        <w:pStyle w:val="Heading2"/>
        <w:spacing w:before="240" w:after="120"/>
      </w:pPr>
      <w:del w:id="9710" w:author="نویسنده" w:date="2026-10-18T12:19:01Z">
        <w:r>
          <w:rPr>
            <w:b/>
            <w:bCs/>
            <w:i/>
            <w:iCs/>
            <w:sz w:val="24"/>
            <w:szCs w:val="24"/>
          </w:rPr>
          <w:delText xml:space="preserve">3.7 Reporting indicators and direction of the burnout result in the </w:delText>
        </w:r>
      </w:del>
      <w:ins w:id="9711" w:author="نویسنده" w:date="2026-10-18T12:19:01Z">
        <w:r>
          <w:rPr>
            <w:rFonts w:ascii="Times New Roman" w:cs="Times New Roman" w:eastAsia="Times New Roman" w:hAnsi="Times New Roman"/>
            <w:b/>
            <w:bCs/>
            <w:i/>
            <w:iCs/>
            <w:sz w:val="24"/>
            <w:szCs w:val="24"/>
          </w:rPr>
          <w:t xml:space="preserve">3.4 Reporting of burnout and of trial features in </w:t>
        </w:r>
      </w:ins>
      <w:r>
        <w:rPr>
          <w:b/>
          <w:bCs/>
          <w:i/>
          <w:iCs/>
          <w:sz w:val="24"/>
          <w:szCs w:val="24"/>
        </w:rPr>
        <w:t xml:space="preserve">abstracts</w:t>
      </w:r>
    </w:p>
    <w:p>
      <w:pPr>
        <w:spacing w:after="160" w:line="400"/>
        <w:jc w:val="both"/>
        <w:rPr>
          <w:ins w:id="9713" w:author="نویسنده" w:date="2026-10-18T12:19:01Z"/>
        </w:rPr>
      </w:pPr>
      <w:ins w:id="9712" w:author="نویسنده" w:date="2026-10-18T12:19:01Z">
        <w:r>
          <w:rPr>
            <w:rFonts w:ascii="Times New Roman" w:cs="Times New Roman" w:eastAsia="Times New Roman" w:hAnsi="Times New Roman"/>
            <w:sz w:val="24"/>
            <w:szCs w:val="24"/>
          </w:rPr>
          <w:t xml:space="preserve">The burnout instrument was named in 58 (49.2%) abstracts; the full text identified it for 56 of the other 60, and 4 remained undetermined. The Maslach Burnout Inventory or an adaptation was used in 63 (53.4%) trials, followed by the Copenhagen (13) and Oldenburg (10) inventories. In the abstracts, a registration number was given in 31 (26.3%) trials, attrition or analysed numbers in 32 (27.1%), an analysis population in 17 (14.4%), blinding in 13 (11.0%) and a randomisation method in 7 (5.9%). The abstract reported a burnout result favouring the intervention in 50 (42.4%) trials, a mixed result (one subscale, subgroup, arm or time point) in 27 (22.9%), no difference in 20 (16.9%) and an unfavourable result in 2 (1.7%); 4 (3.4%) reported improvement in all arms and 15 (12.7%) stated no burnout result. These codes describe reporting and are not effect estimates (Supplementary Table S3). On the verification sample the reviewers' direction codes agreed for 17 of 23 trials (74%; kappa 0.62) and the indicator judgements for 110 of 115 (96%).</w:t>
        </w:r>
      </w:ins>
    </w:p>
    <w:p>
      <w:pPr>
        <w:spacing w:after="160" w:line="400" w:lineRule="auto"/>
        <w:jc w:val="both"/>
        <w:rPr>
          <w:del w:id="9715" w:author="نویسنده" w:date="2026-10-18T12:19:01Z"/>
        </w:rPr>
      </w:pPr>
      <w:del w:id="9714" w:author="نویسنده" w:date="2026-10-18T12:19:01Z">
        <w:r>
          <w:delText xml:space="preserve">Reporting indicators were sparse in the abstracts (Table 5). A trial registration was given in 30 (26.5%) abstracts, attrition or completion numbers in 31 (27.4%), an analysis population in 17 </w:delText>
          <w:lastRenderedPageBreak/>
          <w:delText>(15.0%), blinding in 12 (10.6%) and a method of randomization in 7 (6.2%). Because these are abstract-level indicators, they show what readers of the abstract can see and not what the trialists did.</w:delText>
        </w:r>
      </w:del>
    </w:p>
    <w:p>
      <w:pPr>
        <w:spacing w:after="160" w:line="400" w:lineRule="auto"/>
        <w:jc w:val="both"/>
        <w:rPr>
          <w:del w:id="9717" w:author="نویسنده" w:date="2026-10-18T12:19:01Z"/>
        </w:rPr>
      </w:pPr>
      <w:del w:id="9716" w:author="نویسنده" w:date="2026-10-18T12:19:01Z">
        <w:r>
          <w:delText xml:space="preserve">In 48 (42.5%) trials the abstract reported a burnout result that favored the intervention (Table 5). No difference between groups was reported in 19 (16.8%) and improvement in all arms without a difference between arms in 3 (2.7%); the result was mixed, that is limited to one subscale, subgroup, arm or time point, in 27 (23.9%), and unfavorable in 2 (1.8%). In 14 (12.4%) the abstract named burnout as an outcome but stated no result for it. These codes describe how results were reported. Because positive results are more likely to be reported in an abstract, they cannot be read as the proportion of trials that worked. On the verification sample of 23 studies, the second reviewer's direction code was the same as the first coders for 17 (74%; Cohen's kappa 0.62), and the two reviewers agreed on 110 of 115 indicator judgements (96%). The 11 differences were checked against the abstracts and in every case the second reviewer's judgement was adopted. Four of the six direction differences concerned a benefit reported for a single subscale or a single time point, which the first coder had counted as favoring the intervention; one concerned an exploratory subgroup effect that the first coder had counted as no difference, and one an effect that was significant only in the adjusted analysis, which the first coder had counted as mixed. Of the five indicator differences, three concerned attrition or analyzed numbers, one a registration number that had been detected wrongly and one stratified randomization. The two rules that these differences exposed were then applied to all 113 trials, and every indicator was re-read against its abstract, so the frequencies in Table 5 are those after the comparison, whereas the agreement figures describe the first-pass coding.</w:delText>
        </w:r>
      </w:del>
    </w:p>
    <w:p>
      <w:pPr>
        <w:keepNext/>
        <w:spacing w:before="240" w:after="100"/>
        <w:rPr>
          <w:del w:id="9720" w:author="نویسنده" w:date="2026-10-18T12:19:01Z"/>
        </w:rPr>
      </w:pPr>
      <w:del w:id="9718" w:author="نویسنده" w:date="2026-10-18T12:19:01Z">
        <w:r>
          <w:rPr>
            <w:b/>
            <w:bCs/>
          </w:rPr>
          <w:delText>Table 5.</w:delText>
        </w:r>
      </w:del>
      <w:del w:id="9719" w:author="نویسنده" w:date="2026-10-18T12:19:01Z">
        <w:r>
          <w:delText xml:space="preserve"> Reporting indicators and direction of the burnout result, coded from the abstracts (n = 113 trials)</w:delText>
        </w:r>
      </w:del>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9"/>
        <w:gridCol w:w="2621"/>
      </w:tblGrid>
      <w:tr w:rsidR="001D2698" w14:paraId="67E7937B" w14:textId="77777777">
        <w:trPr>
          <w:tblHeader/>
          <w:del w:id="9725" w:author="نویسنده" w:date="2026-10-18T12:19:01Z"/>
        </w:trPr>
        <w:tc>
          <w:tcPr>
            <w:tcW w:w="6739"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22B54F18" w14:textId="77777777" w:rsidR="001D2698" w:rsidRDefault="00000000">
            <w:pPr>
              <w:rPr>
                <w:del w:id="9722" w:author="نویسنده" w:date="2026-10-18T12:19:01Z"/>
              </w:rPr>
            </w:pPr>
            <w:del w:id="9721" w:author="نویسنده" w:date="2026-10-18T12:19:01Z">
              <w:r>
                <w:rPr>
                  <w:b/>
                  <w:bCs/>
                  <w:sz w:val="18"/>
                  <w:szCs w:val="18"/>
                </w:rPr>
                <w:delText>Item</w:delText>
              </w:r>
            </w:del>
          </w:p>
        </w:tc>
        <w:tc>
          <w:tcPr>
            <w:tcW w:w="2621"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20A7FED2" w14:textId="77777777" w:rsidR="001D2698" w:rsidRDefault="00000000">
            <w:pPr>
              <w:jc w:val="center"/>
              <w:rPr>
                <w:del w:id="9724" w:author="نویسنده" w:date="2026-10-18T12:19:01Z"/>
              </w:rPr>
            </w:pPr>
            <w:del w:id="9723" w:author="نویسنده" w:date="2026-10-18T12:19:01Z">
              <w:r>
                <w:rPr>
                  <w:b/>
                  <w:bCs/>
                  <w:sz w:val="18"/>
                  <w:szCs w:val="18"/>
                </w:rPr>
                <w:delText>Trials, n (%)</w:delText>
              </w:r>
            </w:del>
          </w:p>
        </w:tc>
      </w:tr>
      <w:tr w:rsidR="001D2698" w14:paraId="6F448FAC" w14:textId="77777777">
        <w:trPr>
          <w:del w:id="9730"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11C3AE" w14:textId="77777777" w:rsidR="001D2698" w:rsidRDefault="00000000">
            <w:pPr>
              <w:rPr>
                <w:del w:id="9727" w:author="نویسنده" w:date="2026-10-18T12:19:01Z"/>
              </w:rPr>
            </w:pPr>
            <w:del w:id="9726" w:author="نویسنده" w:date="2026-10-18T12:19:01Z">
              <w:r>
                <w:rPr>
                  <w:sz w:val="18"/>
                  <w:szCs w:val="18"/>
                </w:rPr>
                <w:delText>Method of random sequence generation or allocation named, stated</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8CB690" w14:textId="77777777" w:rsidR="001D2698" w:rsidRDefault="00000000">
            <w:pPr>
              <w:jc w:val="center"/>
              <w:rPr>
                <w:del w:id="9729" w:author="نویسنده" w:date="2026-10-18T12:19:01Z"/>
              </w:rPr>
            </w:pPr>
            <w:del w:id="9728" w:author="نویسنده" w:date="2026-10-18T12:19:01Z">
              <w:r>
                <w:rPr>
                  <w:sz w:val="18"/>
                  <w:szCs w:val="18"/>
                </w:rPr>
                <w:delText>7 (6.2%)</w:delText>
              </w:r>
            </w:del>
          </w:p>
        </w:tc>
      </w:tr>
      <w:tr w:rsidR="001D2698" w14:paraId="032D09C4" w14:textId="77777777">
        <w:trPr>
          <w:del w:id="9735"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489FC3" w14:textId="77777777" w:rsidR="001D2698" w:rsidRDefault="00000000">
            <w:pPr>
              <w:rPr>
                <w:del w:id="9732" w:author="نویسنده" w:date="2026-10-18T12:19:01Z"/>
              </w:rPr>
            </w:pPr>
            <w:del w:id="9731" w:author="نویسنده" w:date="2026-10-18T12:19:01Z">
              <w:r>
                <w:rPr>
                  <w:sz w:val="18"/>
                  <w:szCs w:val="18"/>
                </w:rPr>
                <w:delText>Blinding or masking mentioned, stated</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25D36E" w14:textId="77777777" w:rsidR="001D2698" w:rsidRDefault="00000000">
            <w:pPr>
              <w:jc w:val="center"/>
              <w:rPr>
                <w:del w:id="9734" w:author="نویسنده" w:date="2026-10-18T12:19:01Z"/>
              </w:rPr>
            </w:pPr>
            <w:del w:id="9733" w:author="نویسنده" w:date="2026-10-18T12:19:01Z">
              <w:r>
                <w:rPr>
                  <w:sz w:val="18"/>
                  <w:szCs w:val="18"/>
                </w:rPr>
                <w:delText>12 (10.6%)</w:delText>
              </w:r>
            </w:del>
          </w:p>
        </w:tc>
      </w:tr>
      <w:tr w:rsidR="001D2698" w14:paraId="3F179DC3" w14:textId="77777777">
        <w:trPr>
          <w:del w:id="9740"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DC5FC5" w14:textId="0FDE4F81" w:rsidR="001D2698" w:rsidRDefault="00000000">
            <w:pPr>
              <w:rPr>
                <w:del w:id="9737" w:author="نویسنده" w:date="2026-10-18T12:19:01Z"/>
              </w:rPr>
            </w:pPr>
            <w:del w:id="9736" w:author="نویسنده" w:date="2026-10-18T12:19:01Z">
              <w:r>
                <w:rPr>
                  <w:sz w:val="18"/>
                  <w:szCs w:val="18"/>
                </w:rPr>
                <w:delText xml:space="preserve">Attrition, completion or analyzed numbers reported, stated</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52F1EB" w14:textId="77777777" w:rsidR="001D2698" w:rsidRDefault="00000000">
            <w:pPr>
              <w:jc w:val="center"/>
              <w:rPr>
                <w:del w:id="9739" w:author="نویسنده" w:date="2026-10-18T12:19:01Z"/>
              </w:rPr>
            </w:pPr>
            <w:del w:id="9738" w:author="نویسنده" w:date="2026-10-18T12:19:01Z">
              <w:r>
                <w:rPr>
                  <w:sz w:val="18"/>
                  <w:szCs w:val="18"/>
                </w:rPr>
                <w:delText>31 (27.4%)</w:delText>
              </w:r>
            </w:del>
          </w:p>
        </w:tc>
      </w:tr>
      <w:tr w:rsidR="001D2698" w14:paraId="5FF5A170" w14:textId="77777777">
        <w:trPr>
          <w:del w:id="9745"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0C1012" w14:textId="77777777" w:rsidR="001D2698" w:rsidRDefault="00000000">
            <w:pPr>
              <w:rPr>
                <w:del w:id="9742" w:author="نویسنده" w:date="2026-10-18T12:19:01Z"/>
              </w:rPr>
            </w:pPr>
            <w:del w:id="9741" w:author="نویسنده" w:date="2026-10-18T12:19:01Z">
              <w:r>
                <w:rPr>
                  <w:sz w:val="18"/>
                  <w:szCs w:val="18"/>
                </w:rPr>
                <w:delText>Trial registration or registry number given, stated</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D127ED" w14:textId="77777777" w:rsidR="001D2698" w:rsidRDefault="00000000">
            <w:pPr>
              <w:jc w:val="center"/>
              <w:rPr>
                <w:del w:id="9744" w:author="نویسنده" w:date="2026-10-18T12:19:01Z"/>
              </w:rPr>
            </w:pPr>
            <w:del w:id="9743" w:author="نویسنده" w:date="2026-10-18T12:19:01Z">
              <w:r>
                <w:rPr>
                  <w:sz w:val="18"/>
                  <w:szCs w:val="18"/>
                </w:rPr>
                <w:delText>30 (26.5%)</w:delText>
              </w:r>
            </w:del>
          </w:p>
        </w:tc>
      </w:tr>
      <w:tr w:rsidR="001D2698" w14:paraId="5D3EDA97" w14:textId="77777777">
        <w:trPr>
          <w:del w:id="9750"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3F2691" w14:textId="77777777" w:rsidR="001D2698" w:rsidRDefault="00000000">
            <w:pPr>
              <w:rPr>
                <w:del w:id="9747" w:author="نویسنده" w:date="2026-10-18T12:19:01Z"/>
              </w:rPr>
            </w:pPr>
            <w:del w:id="9746" w:author="نویسنده" w:date="2026-10-18T12:19:01Z">
              <w:r>
                <w:rPr>
                  <w:sz w:val="18"/>
                  <w:szCs w:val="18"/>
                </w:rPr>
                <w:delText>Analysis population stated (intention-to-treat or per-protocol), stated</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B7838F" w14:textId="77777777" w:rsidR="001D2698" w:rsidRDefault="00000000">
            <w:pPr>
              <w:jc w:val="center"/>
              <w:rPr>
                <w:del w:id="9749" w:author="نویسنده" w:date="2026-10-18T12:19:01Z"/>
              </w:rPr>
            </w:pPr>
            <w:del w:id="9748" w:author="نویسنده" w:date="2026-10-18T12:19:01Z">
              <w:r>
                <w:rPr>
                  <w:sz w:val="18"/>
                  <w:szCs w:val="18"/>
                </w:rPr>
                <w:delText>17 (15.0%)</w:delText>
              </w:r>
            </w:del>
          </w:p>
        </w:tc>
      </w:tr>
      <w:tr w:rsidR="001D2698" w14:paraId="2641DA31" w14:textId="77777777">
        <w:trPr>
          <w:del w:id="9755"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54C44C" w14:textId="77777777" w:rsidR="001D2698" w:rsidRDefault="00000000">
            <w:pPr>
              <w:rPr>
                <w:del w:id="9752" w:author="نویسنده" w:date="2026-10-18T12:19:01Z"/>
              </w:rPr>
            </w:pPr>
            <w:del w:id="9751" w:author="نویسنده" w:date="2026-10-18T12:19:01Z">
              <w:r>
                <w:rPr>
                  <w:sz w:val="18"/>
                  <w:szCs w:val="18"/>
                </w:rPr>
                <w:delText>Direction: Burnout better with the intervention than with the comparator</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FB719A" w14:textId="77777777" w:rsidR="001D2698" w:rsidRDefault="00000000">
            <w:pPr>
              <w:jc w:val="center"/>
              <w:rPr>
                <w:del w:id="9754" w:author="نویسنده" w:date="2026-10-18T12:19:01Z"/>
              </w:rPr>
            </w:pPr>
            <w:del w:id="9753" w:author="نویسنده" w:date="2026-10-18T12:19:01Z">
              <w:r>
                <w:rPr>
                  <w:sz w:val="18"/>
                  <w:szCs w:val="18"/>
                </w:rPr>
                <w:delText>48 (42.5%)</w:delText>
              </w:r>
            </w:del>
          </w:p>
        </w:tc>
      </w:tr>
      <w:tr w:rsidR="001D2698" w14:paraId="29D5599F" w14:textId="77777777">
        <w:trPr>
          <w:del w:id="9760"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5C5AF3" w14:textId="77777777" w:rsidR="001D2698" w:rsidRDefault="00000000">
            <w:pPr>
              <w:rPr>
                <w:del w:id="9757" w:author="نویسنده" w:date="2026-10-18T12:19:01Z"/>
              </w:rPr>
            </w:pPr>
            <w:del w:id="9756" w:author="نویسنده" w:date="2026-10-18T12:19:01Z">
              <w:r>
                <w:rPr>
                  <w:sz w:val="18"/>
                  <w:szCs w:val="18"/>
                </w:rPr>
                <w:delText>Direction: Mixed: one subscale, subgroup, arm or time point only</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1A0241" w14:textId="77777777" w:rsidR="001D2698" w:rsidRDefault="00000000">
            <w:pPr>
              <w:jc w:val="center"/>
              <w:rPr>
                <w:del w:id="9759" w:author="نویسنده" w:date="2026-10-18T12:19:01Z"/>
              </w:rPr>
            </w:pPr>
            <w:del w:id="9758" w:author="نویسنده" w:date="2026-10-18T12:19:01Z">
              <w:r>
                <w:rPr>
                  <w:sz w:val="18"/>
                  <w:szCs w:val="18"/>
                </w:rPr>
                <w:delText>27 (23.9%)</w:delText>
              </w:r>
            </w:del>
          </w:p>
        </w:tc>
      </w:tr>
      <w:tr w:rsidR="001D2698" w14:paraId="4914991E" w14:textId="77777777">
        <w:trPr>
          <w:del w:id="9765"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DBF2B6" w14:textId="77777777" w:rsidR="001D2698" w:rsidRDefault="00000000">
            <w:pPr>
              <w:rPr>
                <w:del w:id="9762" w:author="نویسنده" w:date="2026-10-18T12:19:01Z"/>
              </w:rPr>
            </w:pPr>
            <w:del w:id="9761" w:author="نویسنده" w:date="2026-10-18T12:19:01Z">
              <w:r>
                <w:rPr>
                  <w:sz w:val="18"/>
                  <w:szCs w:val="18"/>
                </w:rPr>
                <w:delText>Direction: No difference between groups</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FB3B09" w14:textId="77777777" w:rsidR="001D2698" w:rsidRDefault="00000000">
            <w:pPr>
              <w:jc w:val="center"/>
              <w:rPr>
                <w:del w:id="9764" w:author="نویسنده" w:date="2026-10-18T12:19:01Z"/>
              </w:rPr>
            </w:pPr>
            <w:del w:id="9763" w:author="نویسنده" w:date="2026-10-18T12:19:01Z">
              <w:r>
                <w:rPr>
                  <w:sz w:val="18"/>
                  <w:szCs w:val="18"/>
                </w:rPr>
                <w:delText>19 (16.8%)</w:delText>
              </w:r>
            </w:del>
          </w:p>
        </w:tc>
      </w:tr>
      <w:tr w:rsidR="001D2698" w14:paraId="4388ADD1" w14:textId="77777777">
        <w:trPr>
          <w:del w:id="9770"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42ED5D" w14:textId="77777777" w:rsidR="001D2698" w:rsidRDefault="00000000">
            <w:pPr>
              <w:rPr>
                <w:del w:id="9767" w:author="نویسنده" w:date="2026-10-18T12:19:01Z"/>
              </w:rPr>
            </w:pPr>
            <w:del w:id="9766" w:author="نویسنده" w:date="2026-10-18T12:19:01Z">
              <w:r>
                <w:rPr>
                  <w:sz w:val="18"/>
                  <w:szCs w:val="18"/>
                </w:rPr>
                <w:lastRenderedPageBreak/>
                <w:delText>Direction: All arms improved, no difference between arms</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98DDFB" w14:textId="77777777" w:rsidR="001D2698" w:rsidRDefault="00000000">
            <w:pPr>
              <w:jc w:val="center"/>
              <w:rPr>
                <w:del w:id="9769" w:author="نویسنده" w:date="2026-10-18T12:19:01Z"/>
              </w:rPr>
            </w:pPr>
            <w:del w:id="9768" w:author="نویسنده" w:date="2026-10-18T12:19:01Z">
              <w:r>
                <w:rPr>
                  <w:sz w:val="18"/>
                  <w:szCs w:val="18"/>
                </w:rPr>
                <w:delText>3 (2.7%)</w:delText>
              </w:r>
            </w:del>
          </w:p>
        </w:tc>
      </w:tr>
      <w:tr w:rsidR="001D2698" w14:paraId="695F8A98" w14:textId="77777777">
        <w:trPr>
          <w:del w:id="9775"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80F746" w14:textId="3EF6BCD4" w:rsidR="001D2698" w:rsidRDefault="00000000">
            <w:pPr>
              <w:rPr>
                <w:del w:id="9772" w:author="نویسنده" w:date="2026-10-18T12:19:01Z"/>
              </w:rPr>
            </w:pPr>
            <w:del w:id="9771" w:author="نویسنده" w:date="2026-10-18T12:19:01Z">
              <w:r>
                <w:rPr>
                  <w:sz w:val="18"/>
                  <w:szCs w:val="18"/>
                </w:rPr>
                <w:delText xml:space="preserve">Direction: Burnout result unfavorable to the intervention</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9B3C28" w14:textId="77777777" w:rsidR="001D2698" w:rsidRDefault="00000000">
            <w:pPr>
              <w:jc w:val="center"/>
              <w:rPr>
                <w:del w:id="9774" w:author="نویسنده" w:date="2026-10-18T12:19:01Z"/>
              </w:rPr>
            </w:pPr>
            <w:del w:id="9773" w:author="نویسنده" w:date="2026-10-18T12:19:01Z">
              <w:r>
                <w:rPr>
                  <w:sz w:val="18"/>
                  <w:szCs w:val="18"/>
                </w:rPr>
                <w:delText>2 (1.8%)</w:delText>
              </w:r>
            </w:del>
          </w:p>
        </w:tc>
      </w:tr>
      <w:tr w:rsidR="001D2698" w14:paraId="1D36E3B5" w14:textId="77777777">
        <w:trPr>
          <w:del w:id="9780" w:author="نویسنده" w:date="2026-10-18T12:19:01Z"/>
        </w:trPr>
        <w:tc>
          <w:tcPr>
            <w:tcW w:w="673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54CEAD" w14:textId="77777777" w:rsidR="001D2698" w:rsidRDefault="00000000">
            <w:pPr>
              <w:rPr>
                <w:del w:id="9777" w:author="نویسنده" w:date="2026-10-18T12:19:01Z"/>
              </w:rPr>
            </w:pPr>
            <w:del w:id="9776" w:author="نویسنده" w:date="2026-10-18T12:19:01Z">
              <w:r>
                <w:rPr>
                  <w:sz w:val="18"/>
                  <w:szCs w:val="18"/>
                </w:rPr>
                <w:delText>Direction: Burnout result not stated in the abstract</w:delText>
              </w:r>
            </w:del>
          </w:p>
        </w:tc>
        <w:tc>
          <w:tcPr>
            <w:tcW w:w="262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897412" w14:textId="77777777" w:rsidR="001D2698" w:rsidRDefault="00000000">
            <w:pPr>
              <w:jc w:val="center"/>
              <w:rPr>
                <w:del w:id="9779" w:author="نویسنده" w:date="2026-10-18T12:19:01Z"/>
              </w:rPr>
            </w:pPr>
            <w:del w:id="9778" w:author="نویسنده" w:date="2026-10-18T12:19:01Z">
              <w:r>
                <w:rPr>
                  <w:sz w:val="18"/>
                  <w:szCs w:val="18"/>
                </w:rPr>
                <w:delText>14 (12.4%)</w:delText>
              </w:r>
            </w:del>
          </w:p>
        </w:tc>
      </w:tr>
      <w:tr w:rsidR="001D2698" w14:paraId="61301063" w14:textId="77777777">
        <w:trPr>
          <w:del w:id="9783" w:author="نویسنده" w:date="2026-10-18T12:19:01Z"/>
        </w:trPr>
        <w:tc>
          <w:tcPr>
            <w:tcW w:w="6739" w:type="dxa"/>
            <w:tcBorders>
              <w:top w:val="single" w:sz="4" w:space="0" w:color="808080"/>
              <w:left w:val="none" w:sz="0" w:space="0" w:color="FFFFFF"/>
              <w:bottom w:val="none" w:sz="0" w:space="0" w:color="FFFFFF"/>
              <w:right w:val="none" w:sz="0" w:space="0" w:color="FFFFFF"/>
            </w:tcBorders>
          </w:tcPr>
          <w:p w14:paraId="5DCA5252" w14:textId="77777777" w:rsidR="001D2698" w:rsidRDefault="001D2698">
            <w:pPr>
              <w:rPr>
                <w:del w:id="9781" w:author="نویسنده" w:date="2026-10-18T12:19:01Z"/>
              </w:rPr>
            </w:pPr>
          </w:p>
        </w:tc>
        <w:tc>
          <w:tcPr>
            <w:tcW w:w="2621" w:type="dxa"/>
            <w:tcBorders>
              <w:top w:val="single" w:sz="4" w:space="0" w:color="808080"/>
              <w:left w:val="none" w:sz="0" w:space="0" w:color="FFFFFF"/>
              <w:bottom w:val="none" w:sz="0" w:space="0" w:color="FFFFFF"/>
              <w:right w:val="none" w:sz="0" w:space="0" w:color="FFFFFF"/>
            </w:tcBorders>
          </w:tcPr>
          <w:p w14:paraId="35C4FD24" w14:textId="77777777" w:rsidR="001D2698" w:rsidRDefault="001D2698">
            <w:pPr>
              <w:rPr>
                <w:del w:id="9782" w:author="نویسنده" w:date="2026-10-18T12:19:01Z"/>
              </w:rPr>
            </w:pPr>
          </w:p>
        </w:tc>
      </w:tr>
    </w:tbl>
    <w:p>
      <w:pPr>
        <w:spacing w:before="60" w:after="240"/>
        <w:rPr>
          <w:del w:id="9785" w:author="نویسنده" w:date="2026-10-18T12:19:01Z"/>
        </w:rPr>
      </w:pPr>
      <w:del w:id="9784" w:author="نویسنده" w:date="2026-10-18T12:19:01Z">
        <w:r>
          <w:rPr>
            <w:sz w:val="18"/>
            <w:szCs w:val="18"/>
          </w:rPr>
          <w:delText>Indicators were extracted from the abstract only; "not stated" means not stated in the abstract. The direction codes describe what the authors reported and are not effect estimates.</w:delText>
        </w:r>
      </w:del>
    </w:p>
    <w:p>
      <w:pPr>
        <w:pStyle w:val="Heading2"/>
        <w:spacing w:before="240" w:after="120"/>
      </w:pPr>
      <w:del w:id="9786" w:author="نویسنده" w:date="2026-10-18T12:19:01Z">
        <w:r>
          <w:rPr>
            <w:b/>
            <w:bCs/>
            <w:i/>
            <w:iCs/>
            <w:sz w:val="24"/>
            <w:szCs w:val="24"/>
          </w:rPr>
          <w:delText xml:space="preserve">3.8 Publication of registered</w:delText>
        </w:r>
      </w:del>
      <w:ins w:id="9787" w:author="نویسنده" w:date="2026-10-18T12:19:01Z">
        <w:r>
          <w:rPr>
            <w:rFonts w:ascii="Times New Roman" w:cs="Times New Roman" w:eastAsia="Times New Roman" w:hAnsi="Times New Roman"/>
            <w:b/>
            <w:bCs/>
            <w:i/>
            <w:iCs/>
            <w:sz w:val="24"/>
            <w:szCs w:val="24"/>
          </w:rPr>
          <w:t xml:space="preserve">3.5 Registered</w:t>
        </w:r>
      </w:ins>
      <w:r>
        <w:rPr>
          <w:b/>
          <w:bCs/>
          <w:i/>
          <w:iCs/>
          <w:sz w:val="24"/>
          <w:szCs w:val="24"/>
        </w:rPr>
        <w:t xml:space="preserve"> trials</w:t>
      </w:r>
    </w:p>
    <w:p>
      <w:pPr>
        <w:spacing w:after="160" w:line="400" w:lineRule="auto"/>
        <w:jc w:val="both"/>
      </w:pPr>
      <w:r>
        <w:t xml:space="preserve">Of the 28 completed registrations, 19 </w:t>
      </w:r>
      <w:del w:id="9788" w:author="نویسنده" w:date="2026-10-18T12:19:01Z">
        <w:r>
          <w:delText xml:space="preserve">used randomized allocation</w:delText>
        </w:r>
      </w:del>
      <w:ins w:id="9789" w:author="نویسنده" w:date="2026-10-18T12:19:01Z">
        <w:r>
          <w:rPr>
            <w:rFonts w:ascii="Times New Roman" w:cs="Times New Roman" w:eastAsia="Times New Roman" w:hAnsi="Times New Roman"/>
            <w:sz w:val="24"/>
            <w:szCs w:val="24"/>
          </w:rPr>
          <w:t xml:space="preserve">were randomised</w:t>
        </w:r>
      </w:ins>
      <w:r>
        <w:t xml:space="preserve"> and 15 of these had been completed by the end of </w:t>
      </w:r>
      <w:del w:id="9790" w:author="نویسنده" w:date="2026-10-18T12:19:01Z">
        <w:r>
          <w:delText xml:space="preserve">2023 (Table 6; Appendix D). For 7 of the 15, a</w:delText>
        </w:r>
      </w:del>
      <w:ins w:id="9791" w:author="نویسنده" w:date="2026-10-18T12:19:01Z">
        <w:r>
          <w:rPr>
            <w:rFonts w:ascii="Times New Roman" w:cs="Times New Roman" w:eastAsia="Times New Roman" w:hAnsi="Times New Roman"/>
            <w:sz w:val="24"/>
            <w:szCs w:val="24"/>
          </w:rPr>
          <w:t xml:space="preserve">2023. A</w:t>
        </w:r>
      </w:ins>
      <w:r>
        <w:t xml:space="preserve"> results report was included in this </w:t>
      </w:r>
      <w:del w:id="9792" w:author="نویسنده" w:date="2026-10-18T12:19:01Z">
        <w:r>
          <w:delText xml:space="preserve">review. Results of 2 others</w:delText>
        </w:r>
      </w:del>
      <w:ins w:id="9793" w:author="نویسنده" w:date="2026-10-18T12:19:01Z">
        <w:r>
          <w:rPr>
            <w:rFonts w:ascii="Times New Roman" w:cs="Times New Roman" w:eastAsia="Times New Roman" w:hAnsi="Times New Roman"/>
            <w:sz w:val="24"/>
            <w:szCs w:val="24"/>
          </w:rPr>
          <w:t xml:space="preserve">review for 9, results of 2</w:t>
        </w:r>
      </w:ins>
      <w:r>
        <w:t xml:space="preserve"> had been published </w:t>
      </w:r>
      <w:del w:id="9794" w:author="نویسنده" w:date="2026-10-18T12:19:01Z">
        <w:r>
          <w:delText xml:space="preserve">in samples outside the scope of the review, one in a clinical sample recruited on symptom level and one in the general population. For the remaining 6 (40.0%)</w:delText>
        </w:r>
      </w:del>
      <w:ins w:id="9795" w:author="نویسنده" w:date="2026-10-18T12:19:01Z">
        <w:r>
          <w:rPr>
            <w:rFonts w:ascii="Times New Roman" w:cs="Times New Roman" w:eastAsia="Times New Roman" w:hAnsi="Times New Roman"/>
            <w:sz w:val="24"/>
            <w:szCs w:val="24"/>
          </w:rPr>
          <w:t xml:space="preserve">outside its scope, and for 4 (26.7%)</w:t>
        </w:r>
      </w:ins>
      <w:r>
        <w:t xml:space="preserve"> no results report </w:t>
      </w:r>
      <w:del w:id="9796" w:author="نویسنده" w:date="2026-10-18T12:19:01Z">
        <w:r>
          <w:delText xml:space="preserve">could be located; one of them had published only a protocol. The 4 randomized registrations completed in 2024 or later were not classified, because too little time has passed for publication.</w:delText>
        </w:r>
      </w:del>
      <w:ins w:id="9797" w:author="نویسنده" w:date="2026-10-18T12:19:01Z">
        <w:r>
          <w:rPr>
            <w:rFonts w:ascii="Times New Roman" w:cs="Times New Roman" w:eastAsia="Times New Roman" w:hAnsi="Times New Roman"/>
            <w:sz w:val="24"/>
            <w:szCs w:val="24"/>
          </w:rPr>
          <w:t xml:space="preserve">was located (Supplementary Table S4).</w:t>
        </w:r>
      </w:ins>
    </w:p>
    <w:p>
      <w:pPr>
        <w:keepNext/>
        <w:spacing w:before="240" w:after="100"/>
        <w:rPr>
          <w:del w:id="9800" w:author="نویسنده" w:date="2026-10-18T12:19:01Z"/>
        </w:rPr>
      </w:pPr>
      <w:del w:id="9798" w:author="نویسنده" w:date="2026-10-18T12:19:01Z">
        <w:r>
          <w:rPr>
            <w:b/>
            <w:bCs/>
          </w:rPr>
          <w:delText>Table 6.</w:delText>
        </w:r>
      </w:del>
      <w:del w:id="9799" w:author="نویسنده" w:date="2026-10-18T12:19:01Z">
        <w:r>
          <w:delText xml:space="preserve"> Publication status of randomized registrations completed by the end of 2023</w:delText>
        </w:r>
      </w:del>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498"/>
        <w:gridCol w:w="4680"/>
      </w:tblGrid>
      <w:tr w:rsidR="001D2698" w14:paraId="22C34AB3" w14:textId="77777777">
        <w:trPr>
          <w:tblHeader/>
          <w:del w:id="9807" w:author="نویسنده" w:date="2026-10-18T12:19:01Z"/>
        </w:trPr>
        <w:tc>
          <w:tcPr>
            <w:tcW w:w="3182"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338D6CF1" w14:textId="77777777" w:rsidR="001D2698" w:rsidRDefault="00000000">
            <w:pPr>
              <w:rPr>
                <w:del w:id="9802" w:author="نویسنده" w:date="2026-10-18T12:19:01Z"/>
              </w:rPr>
            </w:pPr>
            <w:del w:id="9801" w:author="نویسنده" w:date="2026-10-18T12:19:01Z">
              <w:r>
                <w:rPr>
                  <w:b/>
                  <w:bCs/>
                  <w:sz w:val="18"/>
                  <w:szCs w:val="18"/>
                </w:rPr>
                <w:delText>Status</w:delText>
              </w:r>
            </w:del>
          </w:p>
        </w:tc>
        <w:tc>
          <w:tcPr>
            <w:tcW w:w="1498"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53992DB2" w14:textId="77777777" w:rsidR="001D2698" w:rsidRDefault="00000000">
            <w:pPr>
              <w:rPr>
                <w:del w:id="9804" w:author="نویسنده" w:date="2026-10-18T12:19:01Z"/>
              </w:rPr>
            </w:pPr>
            <w:del w:id="9803" w:author="نویسنده" w:date="2026-10-18T12:19:01Z">
              <w:r>
                <w:rPr>
                  <w:b/>
                  <w:bCs/>
                  <w:sz w:val="18"/>
                  <w:szCs w:val="18"/>
                </w:rPr>
                <w:delText>n (%)</w:delText>
              </w:r>
            </w:del>
          </w:p>
        </w:tc>
        <w:tc>
          <w:tcPr>
            <w:tcW w:w="4680"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367ADED4" w14:textId="77777777" w:rsidR="001D2698" w:rsidRDefault="00000000">
            <w:pPr>
              <w:rPr>
                <w:del w:id="9806" w:author="نویسنده" w:date="2026-10-18T12:19:01Z"/>
              </w:rPr>
            </w:pPr>
            <w:del w:id="9805" w:author="نویسنده" w:date="2026-10-18T12:19:01Z">
              <w:r>
                <w:rPr>
                  <w:b/>
                  <w:bCs/>
                  <w:sz w:val="18"/>
                  <w:szCs w:val="18"/>
                </w:rPr>
                <w:delText>Registrations</w:delText>
              </w:r>
            </w:del>
          </w:p>
        </w:tc>
      </w:tr>
      <w:tr w:rsidR="001D2698" w14:paraId="28554146" w14:textId="77777777">
        <w:trPr>
          <w:del w:id="9814"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158D25" w14:textId="77777777" w:rsidR="001D2698" w:rsidRDefault="00000000">
            <w:pPr>
              <w:rPr>
                <w:del w:id="9809" w:author="نویسنده" w:date="2026-10-18T12:19:01Z"/>
              </w:rPr>
            </w:pPr>
            <w:del w:id="9808" w:author="نویسنده" w:date="2026-10-18T12:19:01Z">
              <w:r>
                <w:rPr>
                  <w:sz w:val="18"/>
                  <w:szCs w:val="18"/>
                </w:rPr>
                <w:delText>Results report included in this review</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D48F4C" w14:textId="77777777" w:rsidR="001D2698" w:rsidRDefault="00000000">
            <w:pPr>
              <w:rPr>
                <w:del w:id="9811" w:author="نویسنده" w:date="2026-10-18T12:19:01Z"/>
              </w:rPr>
            </w:pPr>
            <w:del w:id="9810" w:author="نویسنده" w:date="2026-10-18T12:19:01Z">
              <w:r>
                <w:rPr>
                  <w:sz w:val="18"/>
                  <w:szCs w:val="18"/>
                </w:rPr>
                <w:delText>7 (46.7%)</w:delText>
              </w:r>
            </w:del>
          </w:p>
        </w:tc>
        <w:tc>
          <w:tcPr>
            <w:tcW w:w="46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8A1BB2" w14:textId="77777777" w:rsidR="001D2698" w:rsidRDefault="00000000">
            <w:pPr>
              <w:rPr>
                <w:del w:id="9813" w:author="نویسنده" w:date="2026-10-18T12:19:01Z"/>
              </w:rPr>
            </w:pPr>
            <w:del w:id="9812" w:author="نویسنده" w:date="2026-10-18T12:19:01Z">
              <w:r>
                <w:rPr>
                  <w:sz w:val="18"/>
                  <w:szCs w:val="18"/>
                </w:rPr>
                <w:delText>NCT02603133, NCT03475290, NCT04126564, NCT04393818, NCT04719351, NCT04816708, NCT05280964</w:delText>
              </w:r>
            </w:del>
          </w:p>
        </w:tc>
      </w:tr>
      <w:tr w:rsidR="001D2698" w14:paraId="6E62DE63" w14:textId="77777777">
        <w:trPr>
          <w:del w:id="9821"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B5EA73" w14:textId="77777777" w:rsidR="001D2698" w:rsidRDefault="00000000">
            <w:pPr>
              <w:rPr>
                <w:del w:id="9816" w:author="نویسنده" w:date="2026-10-18T12:19:01Z"/>
              </w:rPr>
            </w:pPr>
            <w:del w:id="9815" w:author="نویسنده" w:date="2026-10-18T12:19:01Z">
              <w:r>
                <w:rPr>
                  <w:sz w:val="18"/>
                  <w:szCs w:val="18"/>
                </w:rPr>
                <w:delText>Results published outside the scope of the review</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F03DAF" w14:textId="77777777" w:rsidR="001D2698" w:rsidRDefault="00000000">
            <w:pPr>
              <w:rPr>
                <w:del w:id="9818" w:author="نویسنده" w:date="2026-10-18T12:19:01Z"/>
              </w:rPr>
            </w:pPr>
            <w:del w:id="9817" w:author="نویسنده" w:date="2026-10-18T12:19:01Z">
              <w:r>
                <w:rPr>
                  <w:sz w:val="18"/>
                  <w:szCs w:val="18"/>
                </w:rPr>
                <w:delText>2 (13.3%)</w:delText>
              </w:r>
            </w:del>
          </w:p>
        </w:tc>
        <w:tc>
          <w:tcPr>
            <w:tcW w:w="46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7B185F" w14:textId="77777777" w:rsidR="001D2698" w:rsidRDefault="00000000">
            <w:pPr>
              <w:rPr>
                <w:del w:id="9820" w:author="نویسنده" w:date="2026-10-18T12:19:01Z"/>
              </w:rPr>
            </w:pPr>
            <w:del w:id="9819" w:author="نویسنده" w:date="2026-10-18T12:19:01Z">
              <w:r>
                <w:rPr>
                  <w:sz w:val="18"/>
                  <w:szCs w:val="18"/>
                </w:rPr>
                <w:delText>NCT02540317, NCT05246800</w:delText>
              </w:r>
            </w:del>
          </w:p>
        </w:tc>
      </w:tr>
      <w:tr w:rsidR="001D2698" w14:paraId="55839D47" w14:textId="77777777">
        <w:trPr>
          <w:del w:id="9828" w:author="نویسنده" w:date="2026-10-18T12:19:01Z"/>
        </w:trPr>
        <w:tc>
          <w:tcPr>
            <w:tcW w:w="318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FA5FB1" w14:textId="77777777" w:rsidR="001D2698" w:rsidRDefault="00000000">
            <w:pPr>
              <w:rPr>
                <w:del w:id="9823" w:author="نویسنده" w:date="2026-10-18T12:19:01Z"/>
              </w:rPr>
            </w:pPr>
            <w:del w:id="9822" w:author="نویسنده" w:date="2026-10-18T12:19:01Z">
              <w:r>
                <w:rPr>
                  <w:sz w:val="18"/>
                  <w:szCs w:val="18"/>
                </w:rPr>
                <w:delText>No results report located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360083" w14:textId="77777777" w:rsidR="001D2698" w:rsidRDefault="00000000">
            <w:pPr>
              <w:rPr>
                <w:del w:id="9825" w:author="نویسنده" w:date="2026-10-18T12:19:01Z"/>
              </w:rPr>
            </w:pPr>
            <w:del w:id="9824" w:author="نویسنده" w:date="2026-10-18T12:19:01Z">
              <w:r>
                <w:rPr>
                  <w:sz w:val="18"/>
                  <w:szCs w:val="18"/>
                </w:rPr>
                <w:delText>6 (40.0%)</w:delText>
              </w:r>
            </w:del>
          </w:p>
        </w:tc>
        <w:tc>
          <w:tcPr>
            <w:tcW w:w="46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BE7B0D" w14:textId="77777777" w:rsidR="001D2698" w:rsidRDefault="00000000">
            <w:pPr>
              <w:rPr>
                <w:del w:id="9827" w:author="نویسنده" w:date="2026-10-18T12:19:01Z"/>
              </w:rPr>
            </w:pPr>
            <w:del w:id="9826" w:author="نویسنده" w:date="2026-10-18T12:19:01Z">
              <w:r>
                <w:rPr>
                  <w:sz w:val="18"/>
                  <w:szCs w:val="18"/>
                </w:rPr>
                <w:delText>NCT03753360, NCT04462484, NCT05085132, NCT05036356, NCT04958941, NCT05779501</w:delText>
              </w:r>
            </w:del>
          </w:p>
        </w:tc>
      </w:tr>
      <w:tr w:rsidR="001D2698" w14:paraId="3B6A0383" w14:textId="77777777">
        <w:trPr>
          <w:del w:id="9832" w:author="نویسنده" w:date="2026-10-18T12:19:01Z"/>
        </w:trPr>
        <w:tc>
          <w:tcPr>
            <w:tcW w:w="3182" w:type="dxa"/>
            <w:tcBorders>
              <w:top w:val="single" w:sz="4" w:space="0" w:color="808080"/>
              <w:left w:val="none" w:sz="0" w:space="0" w:color="FFFFFF"/>
              <w:bottom w:val="none" w:sz="0" w:space="0" w:color="FFFFFF"/>
              <w:right w:val="none" w:sz="0" w:space="0" w:color="FFFFFF"/>
            </w:tcBorders>
          </w:tcPr>
          <w:p w14:paraId="35359ADD" w14:textId="77777777" w:rsidR="001D2698" w:rsidRDefault="001D2698">
            <w:pPr>
              <w:rPr>
                <w:del w:id="9829" w:author="نویسنده" w:date="2026-10-18T12:19:01Z"/>
              </w:rPr>
            </w:pPr>
          </w:p>
        </w:tc>
        <w:tc>
          <w:tcPr>
            <w:tcW w:w="1498" w:type="dxa"/>
            <w:tcBorders>
              <w:top w:val="single" w:sz="4" w:space="0" w:color="808080"/>
              <w:left w:val="none" w:sz="0" w:space="0" w:color="FFFFFF"/>
              <w:bottom w:val="none" w:sz="0" w:space="0" w:color="FFFFFF"/>
              <w:right w:val="none" w:sz="0" w:space="0" w:color="FFFFFF"/>
            </w:tcBorders>
          </w:tcPr>
          <w:p w14:paraId="6482E39A" w14:textId="77777777" w:rsidR="001D2698" w:rsidRDefault="001D2698">
            <w:pPr>
              <w:rPr>
                <w:del w:id="9830" w:author="نویسنده" w:date="2026-10-18T12:19:01Z"/>
              </w:rPr>
            </w:pPr>
          </w:p>
        </w:tc>
        <w:tc>
          <w:tcPr>
            <w:tcW w:w="4680" w:type="dxa"/>
            <w:tcBorders>
              <w:top w:val="single" w:sz="4" w:space="0" w:color="808080"/>
              <w:left w:val="none" w:sz="0" w:space="0" w:color="FFFFFF"/>
              <w:bottom w:val="none" w:sz="0" w:space="0" w:color="FFFFFF"/>
              <w:right w:val="none" w:sz="0" w:space="0" w:color="FFFFFF"/>
            </w:tcBorders>
          </w:tcPr>
          <w:p w14:paraId="0C628A8D" w14:textId="77777777" w:rsidR="001D2698" w:rsidRDefault="001D2698">
            <w:pPr>
              <w:rPr>
                <w:del w:id="9831" w:author="نویسنده" w:date="2026-10-18T12:19:01Z"/>
              </w:rPr>
            </w:pPr>
          </w:p>
        </w:tc>
      </w:tr>
    </w:tbl>
    <w:p w14:paraId="6D158C95" w14:textId="77777777" w:rsidR="001D2698" w:rsidRDefault="00000000">
      <w:pPr>
        <w:pStyle w:val="Heading1"/>
        <w:spacing w:before="360" w:after="180"/>
      </w:pPr>
      <w:r>
        <w:rPr>
          <w:b/>
          <w:bCs/>
          <w:sz w:val="28"/>
          <w:szCs w:val="28"/>
        </w:rPr>
        <w:t>4. Discussion</w:t>
      </w:r>
    </w:p>
    <w:p w14:paraId="6EBF21B8" w14:textId="77777777" w:rsidR="001D2698" w:rsidRDefault="00000000">
      <w:pPr>
        <w:pStyle w:val="Heading2"/>
        <w:spacing w:before="240" w:after="120"/>
      </w:pPr>
      <w:r>
        <w:rPr>
          <w:b/>
          <w:bCs/>
          <w:i/>
          <w:iCs/>
          <w:sz w:val="24"/>
          <w:szCs w:val="24"/>
        </w:rPr>
        <w:t>4.1 Principal findings</w:t>
      </w:r>
    </w:p>
    <w:p>
      <w:pPr>
        <w:spacing w:after="160" w:line="400" w:lineRule="auto"/>
        <w:jc w:val="both"/>
      </w:pPr>
      <w:r>
        <w:t xml:space="preserve">This review identified </w:t>
      </w:r>
      <w:del w:id="9833" w:author="نویسنده" w:date="2026-10-18T12:19:01Z">
        <w:r>
          <w:delText xml:space="preserve">113 randomized</w:delText>
        </w:r>
      </w:del>
      <w:ins w:id="9834" w:author="نویسنده" w:date="2026-10-18T12:19:01Z">
        <w:r>
          <w:rPr>
            <w:rFonts w:ascii="Times New Roman" w:cs="Times New Roman" w:eastAsia="Times New Roman" w:hAnsi="Times New Roman"/>
            <w:sz w:val="24"/>
            <w:szCs w:val="24"/>
          </w:rPr>
          <w:t xml:space="preserve">118 randomised</w:t>
        </w:r>
      </w:ins>
      <w:r>
        <w:t xml:space="preserve"> trials of digitally delivered interventions that reported burnout in working populations. </w:t>
      </w:r>
      <w:del w:id="9835" w:author="نویسنده" w:date="2026-10-18T12:19:01Z">
        <w:r>
          <w:delText xml:space="preserve">Four features describe the evidence. First, it is recent: about two in three</w:delText>
        </w:r>
      </w:del>
      <w:ins w:id="9836" w:author="نویسنده" w:date="2026-10-18T12:19:01Z">
        <w:r>
          <w:rPr>
            <w:rFonts w:ascii="Times New Roman" w:cs="Times New Roman" w:eastAsia="Times New Roman" w:hAnsi="Times New Roman"/>
            <w:sz w:val="24"/>
            <w:szCs w:val="24"/>
          </w:rPr>
          <w:t xml:space="preserve">The evidence is recent: 64.4% of the</w:t>
        </w:r>
      </w:ins>
      <w:r>
        <w:t xml:space="preserve"> trials were first reported from 2023 onwards, and the field changed after 2020 in who was studied and how interventions were delivered. </w:t>
      </w:r>
      <w:del w:id="9837" w:author="نویسنده" w:date="2026-10-18T12:19:01Z">
        <w:r>
          <w:delText xml:space="preserve">Second, it</w:delText>
        </w:r>
      </w:del>
      <w:ins w:id="9838" w:author="نویسنده" w:date="2026-10-18T12:19:01Z">
        <w:r>
          <w:rPr>
            <w:rFonts w:ascii="Times New Roman" w:cs="Times New Roman" w:eastAsia="Times New Roman" w:hAnsi="Times New Roman"/>
            <w:sz w:val="24"/>
            <w:szCs w:val="24"/>
          </w:rPr>
          <w:t xml:space="preserve">It</w:t>
        </w:r>
      </w:ins>
      <w:r>
        <w:t xml:space="preserve"> is concentrated in </w:t>
      </w:r>
      <w:del w:id="9839" w:author="نویسنده" w:date="2026-10-18T12:19:01Z">
        <w:r>
          <w:delText xml:space="preserve">healthcare, which accounts for 61.9% of trials,</w:delText>
        </w:r>
      </w:del>
      <w:ins w:id="9840" w:author="نویسنده" w:date="2026-10-18T12:19:01Z">
        <w:r>
          <w:rPr>
            <w:rFonts w:ascii="Times New Roman" w:cs="Times New Roman" w:eastAsia="Times New Roman" w:hAnsi="Times New Roman"/>
            <w:sz w:val="24"/>
            <w:szCs w:val="24"/>
          </w:rPr>
          <w:t xml:space="preserve">healthcare (61.9%),</w:t>
        </w:r>
      </w:ins>
      <w:r>
        <w:t xml:space="preserve"> while teachers and </w:t>
      </w:r>
      <w:del w:id="9841" w:author="نویسنده" w:date="2026-10-18T12:19:01Z">
        <w:r>
          <w:delText xml:space="preserve">all</w:delText>
        </w:r>
      </w:del>
      <w:ins w:id="9842" w:author="نویسنده" w:date="2026-10-18T12:19:01Z">
        <w:r>
          <w:rPr>
            <w:rFonts w:ascii="Times New Roman" w:cs="Times New Roman" w:eastAsia="Times New Roman" w:hAnsi="Times New Roman"/>
            <w:sz w:val="24"/>
            <w:szCs w:val="24"/>
          </w:rPr>
          <w:t xml:space="preserve">employees of</w:t>
        </w:r>
      </w:ins>
      <w:r>
        <w:t xml:space="preserve"> other sectors together contribute </w:t>
      </w:r>
      <w:del w:id="9843" w:author="نویسنده" w:date="2026-10-18T12:19:01Z">
        <w:r>
          <w:delText xml:space="preserve">31.9%. Third, most</w:delText>
        </w:r>
      </w:del>
      <w:ins w:id="9844" w:author="نویسنده" w:date="2026-10-18T12:19:01Z">
        <w:r>
          <w:rPr>
            <w:rFonts w:ascii="Times New Roman" w:cs="Times New Roman" w:eastAsia="Times New Roman" w:hAnsi="Times New Roman"/>
            <w:sz w:val="24"/>
            <w:szCs w:val="24"/>
          </w:rPr>
          <w:t xml:space="preserve">32.2%. Most</w:t>
        </w:r>
      </w:ins>
      <w:r>
        <w:t xml:space="preserve"> trials test psychological </w:t>
      </w:r>
      <w:del w:id="9845" w:author="نویسنده" w:date="2026-10-18T12:19:01Z">
        <w:r>
          <w:delText xml:space="preserve">programs delivered to individual workers. Interventions</w:delText>
        </w:r>
      </w:del>
      <w:ins w:id="9846" w:author="نویسنده" w:date="2026-10-18T12:19:01Z">
        <w:r>
          <w:rPr>
            <w:rFonts w:ascii="Times New Roman" w:cs="Times New Roman" w:eastAsia="Times New Roman" w:hAnsi="Times New Roman"/>
            <w:sz w:val="24"/>
            <w:szCs w:val="24"/>
          </w:rPr>
          <w:t xml:space="preserve">programmes that ask the individual worker to change (82.2%), whereas interventions</w:t>
        </w:r>
      </w:ins>
      <w:r>
        <w:t xml:space="preserve"> that change training, work processes or practical conditions are a small and partly hidden part of the literature: </w:t>
      </w:r>
      <w:del w:id="9847" w:author="نویسنده" w:date="2026-10-18T12:19:01Z">
        <w:r>
          <w:delText xml:space="preserve">10 of 19</w:delText>
        </w:r>
      </w:del>
      <w:ins w:id="9848" w:author="نویسنده" w:date="2026-10-18T12:19:01Z">
        <w:r>
          <w:rPr>
            <w:rFonts w:ascii="Times New Roman" w:cs="Times New Roman" w:eastAsia="Times New Roman" w:hAnsi="Times New Roman"/>
            <w:sz w:val="24"/>
            <w:szCs w:val="24"/>
          </w:rPr>
          <w:t xml:space="preserve">12 of 21</w:t>
        </w:r>
      </w:ins>
      <w:r>
        <w:t xml:space="preserve"> were found only by the </w:t>
      </w:r>
      <w:del w:id="9849" w:author="نویسنده" w:date="2026-10-18T12:19:01Z">
        <w:r>
          <w:delText xml:space="preserve">supplementary searches, which removed the intervention-type terms or added delivery terms. Fourth, design</w:delText>
        </w:r>
      </w:del>
      <w:ins w:id="9850" w:author="نویسنده" w:date="2026-10-18T12:19:01Z">
        <w:r>
          <w:rPr>
            <w:rFonts w:ascii="Times New Roman" w:cs="Times New Roman" w:eastAsia="Times New Roman" w:hAnsi="Times New Roman"/>
            <w:sz w:val="24"/>
            <w:szCs w:val="24"/>
          </w:rPr>
          <w:t xml:space="preserve">searches without an intervention block. Design</w:t>
        </w:r>
      </w:ins>
      <w:r>
        <w:t xml:space="preserve"> and reporting leave room for </w:t>
      </w:r>
      <w:del w:id="9851" w:author="نویسنده" w:date="2026-10-18T12:19:01Z">
        <w:r>
          <w:delText xml:space="preserve">improvement. Waitlist</w:delText>
        </w:r>
      </w:del>
      <w:ins w:id="9852" w:author="نویسنده" w:date="2026-10-18T12:19:01Z">
        <w:r>
          <w:rPr>
            <w:rFonts w:ascii="Times New Roman" w:cs="Times New Roman" w:eastAsia="Times New Roman" w:hAnsi="Times New Roman"/>
            <w:sz w:val="24"/>
            <w:szCs w:val="24"/>
          </w:rPr>
          <w:t xml:space="preserve">improvement: waitlist</w:t>
        </w:r>
      </w:ins>
      <w:r>
        <w:t xml:space="preserve"> controls are common and were used in </w:t>
      </w:r>
      <w:del w:id="9853" w:author="نویسنده" w:date="2026-10-18T12:19:01Z">
        <w:r>
          <w:delText xml:space="preserve">nearly two in five</w:delText>
        </w:r>
      </w:del>
      <w:ins w:id="9854" w:author="نویسنده" w:date="2026-10-18T12:19:01Z">
        <w:r>
          <w:rPr>
            <w:rFonts w:ascii="Times New Roman" w:cs="Times New Roman" w:eastAsia="Times New Roman" w:hAnsi="Times New Roman"/>
            <w:sz w:val="24"/>
            <w:szCs w:val="24"/>
          </w:rPr>
          <w:t xml:space="preserve">40.8%</w:t>
        </w:r>
      </w:ins>
      <w:r>
        <w:t xml:space="preserve"> of the most recent trials, the typical trial is small, </w:t>
      </w:r>
      <w:del w:id="9855" w:author="نویسنده" w:date="2026-10-18T12:19:01Z">
        <w:r>
          <w:delText xml:space="preserve">fewer than</w:delText>
        </w:r>
      </w:del>
      <w:ins w:id="9856" w:author="نویسنده" w:date="2026-10-18T12:19:01Z">
        <w:r>
          <w:rPr>
            <w:rFonts w:ascii="Times New Roman" w:cs="Times New Roman" w:eastAsia="Times New Roman" w:hAnsi="Times New Roman"/>
            <w:sz w:val="24"/>
            <w:szCs w:val="24"/>
          </w:rPr>
          <w:t xml:space="preserve">only about</w:t>
        </w:r>
      </w:ins>
      <w:r>
        <w:t xml:space="preserve"> half of the abstracts</w:t>
      </w:r>
      <w:ins w:id="9857" w:author="نویسنده" w:date="2026-10-18T12:19:01Z">
        <w:r>
          <w:rPr>
            <w:rFonts w:ascii="Times New Roman" w:cs="Times New Roman" w:eastAsia="Times New Roman" w:hAnsi="Times New Roman"/>
            <w:sz w:val="24"/>
            <w:szCs w:val="24"/>
          </w:rPr>
          <w:t xml:space="preserve"> (49.2%)</w:t>
        </w:r>
      </w:ins>
      <w:r>
        <w:t xml:space="preserve"> name the burnout instrument, and </w:t>
      </w:r>
      <w:del w:id="9858" w:author="نویسنده" w:date="2026-10-18T12:19:01Z">
        <w:r>
          <w:delText xml:space="preserve">results could not</w:delText>
        </w:r>
      </w:del>
      <w:ins w:id="9859" w:author="نویسنده" w:date="2026-10-18T12:19:01Z">
        <w:r>
          <w:rPr>
            <w:rFonts w:ascii="Times New Roman" w:cs="Times New Roman" w:eastAsia="Times New Roman" w:hAnsi="Times New Roman"/>
            <w:sz w:val="24"/>
            <w:szCs w:val="24"/>
          </w:rPr>
          <w:t xml:space="preserve">no results could</w:t>
        </w:r>
      </w:ins>
      <w:r>
        <w:t xml:space="preserve"> be found for </w:t>
      </w:r>
      <w:del w:id="9860" w:author="نویسنده" w:date="2026-10-18T12:19:01Z">
        <w:r>
          <w:delText xml:space="preserve">two in five</w:delText>
        </w:r>
      </w:del>
      <w:ins w:id="9861" w:author="نویسنده" w:date="2026-10-18T12:19:01Z">
        <w:r>
          <w:rPr>
            <w:rFonts w:ascii="Times New Roman" w:cs="Times New Roman" w:eastAsia="Times New Roman" w:hAnsi="Times New Roman"/>
            <w:sz w:val="24"/>
            <w:szCs w:val="24"/>
          </w:rPr>
          <w:t xml:space="preserve">4 of 15</w:t>
        </w:r>
      </w:ins>
      <w:r>
        <w:t xml:space="preserve"> registered trials completed by 2023.</w:t>
      </w:r>
      <w:ins w:id="9862" w:author="نویسنده" w:date="2026-10-18T12:19:01Z">
        <w:r>
          <w:rPr>
            <w:rFonts w:ascii="Times New Roman" w:cs="Times New Roman" w:eastAsia="Times New Roman" w:hAnsi="Times New Roman"/>
            <w:sz w:val="24"/>
            <w:szCs w:val="24"/>
          </w:rPr>
          <w:t xml:space="preserve"> The rise since 2020 describes published trials, not trials started, and is compatible with, but does not show, an effect of the pandemic.</w:t>
        </w:r>
      </w:ins>
    </w:p>
    <w:p>
      <w:pPr>
        <w:spacing w:after="160" w:line="400" w:lineRule="auto"/>
        <w:jc w:val="both"/>
        <w:rPr>
          <w:del w:id="9864" w:author="نویسنده" w:date="2026-10-18T12:19:01Z"/>
        </w:rPr>
      </w:pPr>
      <w:del w:id="9863" w:author="نویسنده" w:date="2026-10-18T12:19:01Z">
        <w:r>
          <w:delText xml:space="preserve">The concentration in healthcare reflects a change that began in 2020. Before 2020 only 4 of 16 trials studied healthcare workers, whereas 17 of 24 did so in 2020-2022 and 49 of 73 from 2023. Live online group programs appeared in the same period in which in-person sessions were difficult to hold. The field is therefore younger, and probably more shaped by the pandemic, than its size suggests. The abstracts do not allow us to test why so many recent trials are small and waitlist-controlled. A plausible explanation is that they were run quickly, within a single organization, when withholding support from staff under pressure was hard to defend and a delayed-access design was the easiest compromise. If so, effects observed during the pandemic may not hold in ordinary working conditions, and confirmatory trials under stable conditions are needed.</w:delText>
        </w:r>
      </w:del>
    </w:p>
    <w:p w14:paraId="2C9C5D98" w14:textId="77777777" w:rsidR="001D2698" w:rsidRDefault="00000000">
      <w:pPr>
        <w:pStyle w:val="Heading2"/>
        <w:spacing w:before="240" w:after="120"/>
      </w:pPr>
      <w:r>
        <w:rPr>
          <w:b/>
          <w:bCs/>
          <w:i/>
          <w:iCs/>
          <w:sz w:val="24"/>
          <w:szCs w:val="24"/>
        </w:rPr>
        <w:t>4.2 Comparison with previous reviews</w:t>
      </w:r>
    </w:p>
    <w:p>
      <w:pPr>
        <w:spacing w:after="160" w:line="400" w:lineRule="auto"/>
        <w:jc w:val="both"/>
      </w:pPr>
      <w:del w:id="9865" w:author="نویسنده" w:date="2026-10-18T12:19:01Z">
        <w:r>
          <w:delText xml:space="preserve">Table 7 compares the scope of this review with related reviews. Previous</w:delText>
        </w:r>
      </w:del>
      <w:ins w:id="9866" w:author="نویسنده" w:date="2026-10-18T12:19:01Z">
        <w:r>
          <w:rPr>
            <w:rFonts w:ascii="Times New Roman" w:cs="Times New Roman" w:eastAsia="Times New Roman" w:hAnsi="Times New Roman"/>
            <w:sz w:val="24"/>
            <w:szCs w:val="24"/>
          </w:rPr>
          <w:t xml:space="preserve">Earlier</w:t>
        </w:r>
      </w:ins>
      <w:r>
        <w:t xml:space="preserve"> reviews were limited to one profession and pooled </w:t>
      </w:r>
      <w:del w:id="9867" w:author="نویسنده" w:date="2026-10-18T12:19:01Z">
        <w:r>
          <w:delText xml:space="preserve">effects [8],</w:delText>
        </w:r>
      </w:del>
      <w:ins w:id="9868" w:author="نویسنده" w:date="2026-10-18T12:19:01Z">
        <w:r>
          <w:rPr>
            <w:rFonts w:ascii="Times New Roman" w:cs="Times New Roman" w:eastAsia="Times New Roman" w:hAnsi="Times New Roman"/>
            <w:sz w:val="24"/>
            <w:szCs w:val="24"/>
          </w:rPr>
          <w:t xml:space="preserve">effects,</w:t>
        </w:r>
        <w:r>
          <w:rPr>
            <w:rFonts w:ascii="Times New Roman" w:cs="Times New Roman" w:eastAsia="Times New Roman" w:hAnsi="Times New Roman"/>
            <w:sz w:val="24"/>
            <w:szCs w:val="24"/>
            <w:vertAlign w:val="superscript"/>
          </w:rPr>
          <w:t xml:space="preserve">8</w:t>
        </w:r>
      </w:ins>
      <w:r>
        <w:t xml:space="preserve"> covered healthcare workers regardless of delivery </w:t>
      </w:r>
      <w:del w:id="9869" w:author="نویسنده" w:date="2026-10-18T12:19:01Z">
        <w:r>
          <w:delText xml:space="preserve">mode [7],</w:delText>
        </w:r>
      </w:del>
      <w:ins w:id="9870" w:author="نویسنده" w:date="2026-10-18T12:19:01Z">
        <w:r>
          <w:rPr>
            <w:rFonts w:ascii="Times New Roman" w:cs="Times New Roman" w:eastAsia="Times New Roman" w:hAnsi="Times New Roman"/>
            <w:sz w:val="24"/>
            <w:szCs w:val="24"/>
          </w:rPr>
          <w:t xml:space="preserve">mode,</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or</w:t>
        </w:r>
      </w:ins>
      <w:r>
        <w:t xml:space="preserve"> targeted stress and burnout prevention in nurses and </w:t>
      </w:r>
      <w:del w:id="9871" w:author="نویسنده" w:date="2026-10-18T12:19:01Z">
        <w:r>
          <w:delText xml:space="preserve">physicians [10], or were limited to nurses [9] or to one therapeutic approach [11].</w:delText>
        </w:r>
      </w:del>
      <w:ins w:id="9872" w:author="نویسنده" w:date="2026-10-18T12:19:01Z">
        <w:r>
          <w:rPr>
            <w:rFonts w:ascii="Times New Roman" w:cs="Times New Roman" w:eastAsia="Times New Roman" w:hAnsi="Times New Roman"/>
            <w:sz w:val="24"/>
            <w:szCs w:val="24"/>
          </w:rPr>
          <w:t xml:space="preserve">physicians.</w:t>
        </w:r>
        <w:r>
          <w:rPr>
            <w:rFonts w:ascii="Times New Roman" w:cs="Times New Roman" w:eastAsia="Times New Roman" w:hAnsi="Times New Roman"/>
            <w:sz w:val="24"/>
            <w:szCs w:val="24"/>
            <w:vertAlign w:val="superscript"/>
          </w:rPr>
          <w:t xml:space="preserve">11</w:t>
        </w:r>
      </w:ins>
      <w:r>
        <w:t xml:space="preserve"> By restricting design to </w:t>
      </w:r>
      <w:del w:id="9873" w:author="نویسنده" w:date="2026-10-18T12:19:01Z">
        <w:r>
          <w:delText xml:space="preserve">randomized trials and the outcome to burnout,</w:delText>
        </w:r>
      </w:del>
      <w:ins w:id="9874" w:author="نویسنده" w:date="2026-10-18T12:19:01Z">
        <w:r>
          <w:rPr>
            <w:rFonts w:ascii="Times New Roman" w:cs="Times New Roman" w:eastAsia="Times New Roman" w:hAnsi="Times New Roman"/>
            <w:sz w:val="24"/>
            <w:szCs w:val="24"/>
          </w:rPr>
          <w:t xml:space="preserve">randomised trials and outcome to burnout</w:t>
        </w:r>
      </w:ins>
      <w:r>
        <w:t xml:space="preserve"> while admitting any occupation and </w:t>
      </w:r>
      <w:del w:id="9875" w:author="نویسنده" w:date="2026-10-18T12:19:01Z">
        <w:r>
          <w:delText xml:space="preserve">any </w:delText>
        </w:r>
      </w:del>
      <w:r>
        <w:t xml:space="preserve">mechanism, this review complements </w:t>
      </w:r>
      <w:del w:id="9876" w:author="نویسنده" w:date="2026-10-18T12:19:01Z">
        <w:r>
          <w:delText xml:space="preserve">them. Its wider scope also shows that the healthcare focus of earlier reviews largely reflects where the trials have been done: even without an occupational restriction, most of the evidence comes from hospitals and health services.</w:delText>
        </w:r>
      </w:del>
      <w:ins w:id="9877" w:author="نویسنده" w:date="2026-10-18T12:19:01Z">
        <w:r>
          <w:rPr>
            <w:rFonts w:ascii="Times New Roman" w:cs="Times New Roman" w:eastAsia="Times New Roman" w:hAnsi="Times New Roman"/>
            <w:sz w:val="24"/>
            <w:szCs w:val="24"/>
          </w:rPr>
          <w:t xml:space="preserve">them (Supplementary Table S5).</w:t>
        </w:r>
      </w:ins>
    </w:p>
    <w:p>
      <w:pPr>
        <w:keepNext/>
        <w:spacing w:before="240" w:after="100"/>
        <w:rPr>
          <w:del w:id="9880" w:author="نویسنده" w:date="2026-10-18T12:19:01Z"/>
        </w:rPr>
      </w:pPr>
      <w:del w:id="9878" w:author="نویسنده" w:date="2026-10-18T12:19:01Z">
        <w:r>
          <w:rPr>
            <w:b/>
            <w:bCs/>
          </w:rPr>
          <w:delText>Table 7.</w:delText>
        </w:r>
      </w:del>
      <w:del w:id="9879" w:author="نویسنده" w:date="2026-10-18T12:19:01Z">
        <w:r>
          <w:delText xml:space="preserve"> Scope of this review compared with related reviews</w:delText>
        </w:r>
      </w:del>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1310"/>
        <w:gridCol w:w="1685"/>
        <w:gridCol w:w="1685"/>
        <w:gridCol w:w="1498"/>
        <w:gridCol w:w="1498"/>
      </w:tblGrid>
      <w:tr w:rsidR="001D2698" w14:paraId="4FB1F17F" w14:textId="77777777">
        <w:trPr>
          <w:tblHeader/>
          <w:del w:id="9893" w:author="نویسنده" w:date="2026-10-18T12:19:01Z"/>
        </w:trPr>
        <w:tc>
          <w:tcPr>
            <w:tcW w:w="1685"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71BF49CB" w14:textId="77777777" w:rsidR="001D2698" w:rsidRDefault="00000000">
            <w:pPr>
              <w:rPr>
                <w:del w:id="9882" w:author="نویسنده" w:date="2026-10-18T12:19:01Z"/>
              </w:rPr>
            </w:pPr>
            <w:del w:id="9881" w:author="نویسنده" w:date="2026-10-18T12:19:01Z">
              <w:r>
                <w:rPr>
                  <w:b/>
                  <w:bCs/>
                  <w:sz w:val="17"/>
                  <w:szCs w:val="17"/>
                </w:rPr>
                <w:delText>Review</w:delText>
              </w:r>
            </w:del>
          </w:p>
        </w:tc>
        <w:tc>
          <w:tcPr>
            <w:tcW w:w="1310"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527EEA47" w14:textId="77777777" w:rsidR="001D2698" w:rsidRDefault="00000000">
            <w:pPr>
              <w:rPr>
                <w:del w:id="9884" w:author="نویسنده" w:date="2026-10-18T12:19:01Z"/>
              </w:rPr>
            </w:pPr>
            <w:del w:id="9883" w:author="نویسنده" w:date="2026-10-18T12:19:01Z">
              <w:r>
                <w:rPr>
                  <w:b/>
                  <w:bCs/>
                  <w:sz w:val="17"/>
                  <w:szCs w:val="17"/>
                </w:rPr>
                <w:delText>Population</w:delText>
              </w:r>
            </w:del>
          </w:p>
        </w:tc>
        <w:tc>
          <w:tcPr>
            <w:tcW w:w="1685"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69EE979B" w14:textId="77777777" w:rsidR="001D2698" w:rsidRDefault="00000000">
            <w:pPr>
              <w:rPr>
                <w:del w:id="9886" w:author="نویسنده" w:date="2026-10-18T12:19:01Z"/>
              </w:rPr>
            </w:pPr>
            <w:del w:id="9885" w:author="نویسنده" w:date="2026-10-18T12:19:01Z">
              <w:r>
                <w:rPr>
                  <w:b/>
                  <w:bCs/>
                  <w:sz w:val="17"/>
                  <w:szCs w:val="17"/>
                </w:rPr>
                <w:delText>Interventions</w:delText>
              </w:r>
            </w:del>
          </w:p>
        </w:tc>
        <w:tc>
          <w:tcPr>
            <w:tcW w:w="1685"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013B1225" w14:textId="77777777" w:rsidR="001D2698" w:rsidRDefault="00000000">
            <w:pPr>
              <w:rPr>
                <w:del w:id="9888" w:author="نویسنده" w:date="2026-10-18T12:19:01Z"/>
              </w:rPr>
            </w:pPr>
            <w:del w:id="9887" w:author="نویسنده" w:date="2026-10-18T12:19:01Z">
              <w:r>
                <w:rPr>
                  <w:b/>
                  <w:bCs/>
                  <w:sz w:val="17"/>
                  <w:szCs w:val="17"/>
                </w:rPr>
                <w:delText>Outcome</w:delText>
              </w:r>
            </w:del>
          </w:p>
        </w:tc>
        <w:tc>
          <w:tcPr>
            <w:tcW w:w="1498"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5233BA15" w14:textId="77777777" w:rsidR="001D2698" w:rsidRDefault="00000000">
            <w:pPr>
              <w:rPr>
                <w:del w:id="9890" w:author="نویسنده" w:date="2026-10-18T12:19:01Z"/>
              </w:rPr>
            </w:pPr>
            <w:del w:id="9889" w:author="نویسنده" w:date="2026-10-18T12:19:01Z">
              <w:r>
                <w:rPr>
                  <w:b/>
                  <w:bCs/>
                  <w:sz w:val="17"/>
                  <w:szCs w:val="17"/>
                </w:rPr>
                <w:delText>Study designs</w:delText>
              </w:r>
            </w:del>
          </w:p>
        </w:tc>
        <w:tc>
          <w:tcPr>
            <w:tcW w:w="1498"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25768AA7" w14:textId="77777777" w:rsidR="001D2698" w:rsidRDefault="00000000">
            <w:pPr>
              <w:rPr>
                <w:del w:id="9892" w:author="نویسنده" w:date="2026-10-18T12:19:01Z"/>
              </w:rPr>
            </w:pPr>
            <w:del w:id="9891" w:author="نویسنده" w:date="2026-10-18T12:19:01Z">
              <w:r>
                <w:rPr>
                  <w:b/>
                  <w:bCs/>
                  <w:sz w:val="17"/>
                  <w:szCs w:val="17"/>
                </w:rPr>
                <w:delText>Synthesis</w:delText>
              </w:r>
            </w:del>
          </w:p>
        </w:tc>
      </w:tr>
      <w:tr w:rsidR="001D2698" w14:paraId="66F82977" w14:textId="77777777">
        <w:trPr>
          <w:del w:id="9906" w:author="نویسنده" w:date="2026-10-18T12:19:01Z"/>
        </w:trPr>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8A8441" w14:textId="77777777" w:rsidR="001D2698" w:rsidRDefault="00000000">
            <w:pPr>
              <w:rPr>
                <w:del w:id="9895" w:author="نویسنده" w:date="2026-10-18T12:19:01Z"/>
              </w:rPr>
            </w:pPr>
            <w:del w:id="9894" w:author="نویسنده" w:date="2026-10-18T12:19:01Z">
              <w:r>
                <w:rPr>
                  <w:sz w:val="17"/>
                  <w:szCs w:val="17"/>
                </w:rPr>
                <w:delText>This review</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0099C3" w14:textId="77777777" w:rsidR="001D2698" w:rsidRDefault="00000000">
            <w:pPr>
              <w:rPr>
                <w:del w:id="9897" w:author="نویسنده" w:date="2026-10-18T12:19:01Z"/>
              </w:rPr>
            </w:pPr>
            <w:del w:id="9896" w:author="نویسنده" w:date="2026-10-18T12:19:01Z">
              <w:r>
                <w:rPr>
                  <w:sz w:val="17"/>
                  <w:szCs w:val="17"/>
                </w:rPr>
                <w:delText>All occupations</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17BA43" w14:textId="77777777" w:rsidR="001D2698" w:rsidRDefault="00000000">
            <w:pPr>
              <w:rPr>
                <w:del w:id="9899" w:author="نویسنده" w:date="2026-10-18T12:19:01Z"/>
              </w:rPr>
            </w:pPr>
            <w:del w:id="9898" w:author="نویسنده" w:date="2026-10-18T12:19:01Z">
              <w:r>
                <w:rPr>
                  <w:sz w:val="17"/>
                  <w:szCs w:val="17"/>
                </w:rPr>
                <w:delText>Any digitally delivered intervention</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516FE3" w14:textId="77777777" w:rsidR="001D2698" w:rsidRDefault="00000000">
            <w:pPr>
              <w:rPr>
                <w:del w:id="9901" w:author="نویسنده" w:date="2026-10-18T12:19:01Z"/>
              </w:rPr>
            </w:pPr>
            <w:del w:id="9900" w:author="نویسنده" w:date="2026-10-18T12:19:01Z">
              <w:r>
                <w:rPr>
                  <w:sz w:val="17"/>
                  <w:szCs w:val="17"/>
                </w:rPr>
                <w:delText>Burnout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3E1F3F" w14:textId="77777777" w:rsidR="001D2698" w:rsidRDefault="00000000">
            <w:pPr>
              <w:rPr>
                <w:del w:id="9903" w:author="نویسنده" w:date="2026-10-18T12:19:01Z"/>
              </w:rPr>
            </w:pPr>
            <w:del w:id="9902" w:author="نویسنده" w:date="2026-10-18T12:19:01Z">
              <w:r>
                <w:rPr>
                  <w:sz w:val="17"/>
                  <w:szCs w:val="17"/>
                </w:rPr>
                <w:delText>Randomized trials only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418E2D" w14:textId="77777777" w:rsidR="001D2698" w:rsidRDefault="00000000">
            <w:pPr>
              <w:rPr>
                <w:del w:id="9905" w:author="نویسنده" w:date="2026-10-18T12:19:01Z"/>
              </w:rPr>
            </w:pPr>
            <w:del w:id="9904" w:author="نویسنده" w:date="2026-10-18T12:19:01Z">
              <w:r>
                <w:rPr>
                  <w:sz w:val="17"/>
                  <w:szCs w:val="17"/>
                </w:rPr>
                <w:delText>Evidence map</w:delText>
              </w:r>
            </w:del>
          </w:p>
        </w:tc>
      </w:tr>
      <w:tr w:rsidR="001D2698" w14:paraId="31B13930" w14:textId="77777777">
        <w:trPr>
          <w:del w:id="9919" w:author="نویسنده" w:date="2026-10-18T12:19:01Z"/>
        </w:trPr>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5BA141" w14:textId="77777777" w:rsidR="001D2698" w:rsidRDefault="00000000">
            <w:pPr>
              <w:rPr>
                <w:del w:id="9908" w:author="نویسنده" w:date="2026-10-18T12:19:01Z"/>
              </w:rPr>
            </w:pPr>
            <w:del w:id="9907" w:author="نویسنده" w:date="2026-10-18T12:19:01Z">
              <w:r>
                <w:rPr>
                  <w:sz w:val="17"/>
                  <w:szCs w:val="17"/>
                </w:rPr>
                <w:delText>Yang et al., 2026 [8]</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463173" w14:textId="77777777" w:rsidR="001D2698" w:rsidRDefault="00000000">
            <w:pPr>
              <w:rPr>
                <w:del w:id="9910" w:author="نویسنده" w:date="2026-10-18T12:19:01Z"/>
              </w:rPr>
            </w:pPr>
            <w:del w:id="9909" w:author="نویسنده" w:date="2026-10-18T12:19:01Z">
              <w:r>
                <w:rPr>
                  <w:sz w:val="17"/>
                  <w:szCs w:val="17"/>
                </w:rPr>
                <w:delText>Nurses</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E3E5C4" w14:textId="77777777" w:rsidR="001D2698" w:rsidRDefault="00000000">
            <w:pPr>
              <w:rPr>
                <w:del w:id="9912" w:author="نویسنده" w:date="2026-10-18T12:19:01Z"/>
              </w:rPr>
            </w:pPr>
            <w:del w:id="9911" w:author="نویسنده" w:date="2026-10-18T12:19:01Z">
              <w:r>
                <w:rPr>
                  <w:sz w:val="17"/>
                  <w:szCs w:val="17"/>
                </w:rPr>
                <w:delText>Digital health</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F253A3" w14:textId="77777777" w:rsidR="001D2698" w:rsidRDefault="00000000">
            <w:pPr>
              <w:rPr>
                <w:del w:id="9914" w:author="نویسنده" w:date="2026-10-18T12:19:01Z"/>
              </w:rPr>
            </w:pPr>
            <w:del w:id="9913" w:author="نویسنده" w:date="2026-10-18T12:19:01Z">
              <w:r>
                <w:rPr>
                  <w:sz w:val="17"/>
                  <w:szCs w:val="17"/>
                </w:rPr>
                <w:delText>Burnout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7F8056" w14:textId="77777777" w:rsidR="001D2698" w:rsidRDefault="00000000">
            <w:pPr>
              <w:rPr>
                <w:del w:id="9916" w:author="نویسنده" w:date="2026-10-18T12:19:01Z"/>
              </w:rPr>
            </w:pPr>
            <w:del w:id="9915" w:author="نویسنده" w:date="2026-10-18T12:19:01Z">
              <w:r>
                <w:rPr>
                  <w:sz w:val="17"/>
                  <w:szCs w:val="17"/>
                </w:rPr>
                <w:delText>Randomized and quasi-experimental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6B4134" w14:textId="77777777" w:rsidR="001D2698" w:rsidRDefault="00000000">
            <w:pPr>
              <w:rPr>
                <w:del w:id="9918" w:author="نویسنده" w:date="2026-10-18T12:19:01Z"/>
              </w:rPr>
            </w:pPr>
            <w:del w:id="9917" w:author="نویسنده" w:date="2026-10-18T12:19:01Z">
              <w:r>
                <w:rPr>
                  <w:sz w:val="17"/>
                  <w:szCs w:val="17"/>
                </w:rPr>
                <w:delText>Systematic review and meta-analysis</w:delText>
              </w:r>
            </w:del>
          </w:p>
        </w:tc>
      </w:tr>
      <w:tr w:rsidR="001D2698" w14:paraId="0AE91CE2" w14:textId="77777777">
        <w:trPr>
          <w:del w:id="9932" w:author="نویسنده" w:date="2026-10-18T12:19:01Z"/>
        </w:trPr>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EBC358" w14:textId="77777777" w:rsidR="001D2698" w:rsidRDefault="00000000">
            <w:pPr>
              <w:rPr>
                <w:del w:id="9921" w:author="نویسنده" w:date="2026-10-18T12:19:01Z"/>
              </w:rPr>
            </w:pPr>
            <w:del w:id="9920" w:author="نویسنده" w:date="2026-10-18T12:19:01Z">
              <w:r>
                <w:rPr>
                  <w:sz w:val="17"/>
                  <w:szCs w:val="17"/>
                </w:rPr>
                <w:delText>Adam et al., 2023 [10]</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B21029" w14:textId="77777777" w:rsidR="001D2698" w:rsidRDefault="00000000">
            <w:pPr>
              <w:rPr>
                <w:del w:id="9923" w:author="نویسنده" w:date="2026-10-18T12:19:01Z"/>
              </w:rPr>
            </w:pPr>
            <w:del w:id="9922" w:author="نویسنده" w:date="2026-10-18T12:19:01Z">
              <w:r>
                <w:rPr>
                  <w:sz w:val="17"/>
                  <w:szCs w:val="17"/>
                </w:rPr>
                <w:delText>Nurses and physicians</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22E536" w14:textId="77777777" w:rsidR="001D2698" w:rsidRDefault="00000000">
            <w:pPr>
              <w:rPr>
                <w:del w:id="9925" w:author="نویسنده" w:date="2026-10-18T12:19:01Z"/>
              </w:rPr>
            </w:pPr>
            <w:del w:id="9924" w:author="نویسنده" w:date="2026-10-18T12:19:01Z">
              <w:r>
                <w:rPr>
                  <w:sz w:val="17"/>
                  <w:szCs w:val="17"/>
                </w:rPr>
                <w:delText>Supported by digital applications</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C02D2C" w14:textId="77777777" w:rsidR="001D2698" w:rsidRDefault="00000000">
            <w:pPr>
              <w:rPr>
                <w:del w:id="9927" w:author="نویسنده" w:date="2026-10-18T12:19:01Z"/>
              </w:rPr>
            </w:pPr>
            <w:del w:id="9926" w:author="نویسنده" w:date="2026-10-18T12:19:01Z">
              <w:r>
                <w:rPr>
                  <w:sz w:val="17"/>
                  <w:szCs w:val="17"/>
                </w:rPr>
                <w:delText>Stress; burnout prevention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91C1AE" w14:textId="77777777" w:rsidR="001D2698" w:rsidRDefault="00000000">
            <w:pPr>
              <w:rPr>
                <w:del w:id="9929" w:author="نویسنده" w:date="2026-10-18T12:19:01Z"/>
              </w:rPr>
            </w:pPr>
            <w:del w:id="9928" w:author="نویسنده" w:date="2026-10-18T12:19:01Z">
              <w:r>
                <w:rPr>
                  <w:sz w:val="17"/>
                  <w:szCs w:val="17"/>
                </w:rPr>
                <w:delText>Not restricted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C0221A" w14:textId="77777777" w:rsidR="001D2698" w:rsidRDefault="00000000">
            <w:pPr>
              <w:rPr>
                <w:del w:id="9931" w:author="نویسنده" w:date="2026-10-18T12:19:01Z"/>
              </w:rPr>
            </w:pPr>
            <w:del w:id="9930" w:author="نویسنده" w:date="2026-10-18T12:19:01Z">
              <w:r>
                <w:rPr>
                  <w:sz w:val="17"/>
                  <w:szCs w:val="17"/>
                </w:rPr>
                <w:delText>Scoping review</w:delText>
              </w:r>
            </w:del>
          </w:p>
        </w:tc>
      </w:tr>
      <w:tr w:rsidR="001D2698" w14:paraId="164D33C8" w14:textId="77777777">
        <w:trPr>
          <w:del w:id="9945" w:author="نویسنده" w:date="2026-10-18T12:19:01Z"/>
        </w:trPr>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05D0FC" w14:textId="77777777" w:rsidR="001D2698" w:rsidRDefault="00000000">
            <w:pPr>
              <w:rPr>
                <w:del w:id="9934" w:author="نویسنده" w:date="2026-10-18T12:19:01Z"/>
              </w:rPr>
            </w:pPr>
            <w:del w:id="9933" w:author="نویسنده" w:date="2026-10-18T12:19:01Z">
              <w:r>
                <w:rPr>
                  <w:sz w:val="17"/>
                  <w:szCs w:val="17"/>
                </w:rPr>
                <w:delText>Kunzler et al., 2020 [7]</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2F26F0" w14:textId="77777777" w:rsidR="001D2698" w:rsidRDefault="00000000">
            <w:pPr>
              <w:rPr>
                <w:del w:id="9936" w:author="نویسنده" w:date="2026-10-18T12:19:01Z"/>
              </w:rPr>
            </w:pPr>
            <w:del w:id="9935" w:author="نویسنده" w:date="2026-10-18T12:19:01Z">
              <w:r>
                <w:rPr>
                  <w:sz w:val="17"/>
                  <w:szCs w:val="17"/>
                </w:rPr>
                <w:delText>Healthcare professionals</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F5CBC3" w14:textId="77777777" w:rsidR="001D2698" w:rsidRDefault="00000000">
            <w:pPr>
              <w:rPr>
                <w:del w:id="9938" w:author="نویسنده" w:date="2026-10-18T12:19:01Z"/>
              </w:rPr>
            </w:pPr>
            <w:del w:id="9937" w:author="نویسنده" w:date="2026-10-18T12:19:01Z">
              <w:r>
                <w:rPr>
                  <w:sz w:val="17"/>
                  <w:szCs w:val="17"/>
                </w:rPr>
                <w:delText>Psychological, any delivery</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96B402" w14:textId="77777777" w:rsidR="001D2698" w:rsidRDefault="00000000">
            <w:pPr>
              <w:rPr>
                <w:del w:id="9940" w:author="نویسنده" w:date="2026-10-18T12:19:01Z"/>
              </w:rPr>
            </w:pPr>
            <w:del w:id="9939" w:author="نویسنده" w:date="2026-10-18T12:19:01Z">
              <w:r>
                <w:rPr>
                  <w:sz w:val="17"/>
                  <w:szCs w:val="17"/>
                </w:rPr>
                <w:delText>Resilience and mental health</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848518" w14:textId="77777777" w:rsidR="001D2698" w:rsidRDefault="00000000">
            <w:pPr>
              <w:rPr>
                <w:del w:id="9942" w:author="نویسنده" w:date="2026-10-18T12:19:01Z"/>
              </w:rPr>
            </w:pPr>
            <w:del w:id="9941" w:author="نویسنده" w:date="2026-10-18T12:19:01Z">
              <w:r>
                <w:rPr>
                  <w:sz w:val="17"/>
                  <w:szCs w:val="17"/>
                </w:rPr>
                <w:delText>Randomized trials only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F2D7CB" w14:textId="77777777" w:rsidR="001D2698" w:rsidRDefault="00000000">
            <w:pPr>
              <w:rPr>
                <w:del w:id="9944" w:author="نویسنده" w:date="2026-10-18T12:19:01Z"/>
              </w:rPr>
            </w:pPr>
            <w:del w:id="9943" w:author="نویسنده" w:date="2026-10-18T12:19:01Z">
              <w:r>
                <w:rPr>
                  <w:sz w:val="17"/>
                  <w:szCs w:val="17"/>
                </w:rPr>
                <w:delText>Cochrane review and meta-analysis</w:delText>
              </w:r>
            </w:del>
          </w:p>
        </w:tc>
      </w:tr>
      <w:tr w:rsidR="001D2698" w14:paraId="097973C6" w14:textId="77777777">
        <w:trPr>
          <w:del w:id="9958" w:author="نویسنده" w:date="2026-10-18T12:19:01Z"/>
        </w:trPr>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C83981" w14:textId="77777777" w:rsidR="001D2698" w:rsidRDefault="00000000">
            <w:pPr>
              <w:rPr>
                <w:del w:id="9947" w:author="نویسنده" w:date="2026-10-18T12:19:01Z"/>
              </w:rPr>
            </w:pPr>
            <w:del w:id="9946" w:author="نویسنده" w:date="2026-10-18T12:19:01Z">
              <w:r>
                <w:rPr>
                  <w:sz w:val="17"/>
                  <w:szCs w:val="17"/>
                </w:rPr>
                <w:delText>Park et al., 2022 [9]</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52C607" w14:textId="77777777" w:rsidR="001D2698" w:rsidRDefault="00000000">
            <w:pPr>
              <w:rPr>
                <w:del w:id="9949" w:author="نویسنده" w:date="2026-10-18T12:19:01Z"/>
              </w:rPr>
            </w:pPr>
            <w:del w:id="9948" w:author="نویسنده" w:date="2026-10-18T12:19:01Z">
              <w:r>
                <w:rPr>
                  <w:sz w:val="17"/>
                  <w:szCs w:val="17"/>
                </w:rPr>
                <w:delText>Nurses</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83F547" w14:textId="77777777" w:rsidR="001D2698" w:rsidRDefault="00000000">
            <w:pPr>
              <w:rPr>
                <w:del w:id="9951" w:author="نویسنده" w:date="2026-10-18T12:19:01Z"/>
              </w:rPr>
            </w:pPr>
            <w:del w:id="9950" w:author="نویسنده" w:date="2026-10-18T12:19:01Z">
              <w:r>
                <w:rPr>
                  <w:sz w:val="17"/>
                  <w:szCs w:val="17"/>
                </w:rPr>
                <w:delText>E-healthcare</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656C7F" w14:textId="77777777" w:rsidR="001D2698" w:rsidRDefault="00000000">
            <w:pPr>
              <w:rPr>
                <w:del w:id="9953" w:author="نویسنده" w:date="2026-10-18T12:19:01Z"/>
              </w:rPr>
            </w:pPr>
            <w:del w:id="9952" w:author="نویسنده" w:date="2026-10-18T12:19:01Z">
              <w:r>
                <w:rPr>
                  <w:sz w:val="17"/>
                  <w:szCs w:val="17"/>
                </w:rPr>
                <w:delText>Burnout (primary) and mental health</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003DD1" w14:textId="77777777" w:rsidR="001D2698" w:rsidRDefault="00000000">
            <w:pPr>
              <w:rPr>
                <w:del w:id="9955" w:author="نویسنده" w:date="2026-10-18T12:19:01Z"/>
              </w:rPr>
            </w:pPr>
            <w:del w:id="9954" w:author="نویسنده" w:date="2026-10-18T12:19:01Z">
              <w:r>
                <w:rPr>
                  <w:sz w:val="17"/>
                  <w:szCs w:val="17"/>
                </w:rPr>
                <w:delText>Randomized trials only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507A87" w14:textId="77777777" w:rsidR="001D2698" w:rsidRDefault="00000000">
            <w:pPr>
              <w:rPr>
                <w:del w:id="9957" w:author="نویسنده" w:date="2026-10-18T12:19:01Z"/>
              </w:rPr>
            </w:pPr>
            <w:del w:id="9956" w:author="نویسنده" w:date="2026-10-18T12:19:01Z">
              <w:r>
                <w:rPr>
                  <w:sz w:val="17"/>
                  <w:szCs w:val="17"/>
                </w:rPr>
                <w:delText>Systematic review</w:delText>
              </w:r>
            </w:del>
          </w:p>
        </w:tc>
      </w:tr>
      <w:tr w:rsidR="001D2698" w14:paraId="24424AE0" w14:textId="77777777">
        <w:trPr>
          <w:del w:id="9971" w:author="نویسنده" w:date="2026-10-18T12:19:01Z"/>
        </w:trPr>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5B279B" w14:textId="77777777" w:rsidR="001D2698" w:rsidRDefault="00000000">
            <w:pPr>
              <w:rPr>
                <w:del w:id="9960" w:author="نویسنده" w:date="2026-10-18T12:19:01Z"/>
              </w:rPr>
            </w:pPr>
            <w:del w:id="9959" w:author="نویسنده" w:date="2026-10-18T12:19:01Z">
              <w:r>
                <w:rPr>
                  <w:sz w:val="17"/>
                  <w:szCs w:val="17"/>
                </w:rPr>
                <w:delText>Lampinen et al., 2026 [11]</w:delText>
              </w:r>
            </w:del>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0B3363" w14:textId="77777777" w:rsidR="001D2698" w:rsidRDefault="00000000">
            <w:pPr>
              <w:rPr>
                <w:del w:id="9962" w:author="نویسنده" w:date="2026-10-18T12:19:01Z"/>
              </w:rPr>
            </w:pPr>
            <w:del w:id="9961" w:author="نویسنده" w:date="2026-10-18T12:19:01Z">
              <w:r>
                <w:rPr>
                  <w:sz w:val="17"/>
                  <w:szCs w:val="17"/>
                </w:rPr>
                <w:delText>Employees</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BF1AC7" w14:textId="77777777" w:rsidR="001D2698" w:rsidRDefault="00000000">
            <w:pPr>
              <w:rPr>
                <w:del w:id="9964" w:author="نویسنده" w:date="2026-10-18T12:19:01Z"/>
              </w:rPr>
            </w:pPr>
            <w:del w:id="9963" w:author="نویسنده" w:date="2026-10-18T12:19:01Z">
              <w:r>
                <w:rPr>
                  <w:sz w:val="17"/>
                  <w:szCs w:val="17"/>
                </w:rPr>
                <w:delText>Online ACT</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733EE1" w14:textId="77777777" w:rsidR="001D2698" w:rsidRDefault="00000000">
            <w:pPr>
              <w:rPr>
                <w:del w:id="9966" w:author="نویسنده" w:date="2026-10-18T12:19:01Z"/>
              </w:rPr>
            </w:pPr>
            <w:del w:id="9965" w:author="نویسنده" w:date="2026-10-18T12:19:01Z">
              <w:r>
                <w:rPr>
                  <w:sz w:val="17"/>
                  <w:szCs w:val="17"/>
                </w:rPr>
                <w:delText>Burnout, depression, anxiety, stress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3FF782" w14:textId="77777777" w:rsidR="001D2698" w:rsidRDefault="00000000">
            <w:pPr>
              <w:rPr>
                <w:del w:id="9968" w:author="نویسنده" w:date="2026-10-18T12:19:01Z"/>
              </w:rPr>
            </w:pPr>
            <w:del w:id="9967" w:author="نویسنده" w:date="2026-10-18T12:19:01Z">
              <w:r>
                <w:rPr>
                  <w:sz w:val="17"/>
                  <w:szCs w:val="17"/>
                </w:rPr>
                <w:delText>Randomized trials only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0711CA" w14:textId="77777777" w:rsidR="001D2698" w:rsidRDefault="00000000">
            <w:pPr>
              <w:rPr>
                <w:del w:id="9970" w:author="نویسنده" w:date="2026-10-18T12:19:01Z"/>
              </w:rPr>
            </w:pPr>
            <w:del w:id="9969" w:author="نویسنده" w:date="2026-10-18T12:19:01Z">
              <w:r>
                <w:rPr>
                  <w:sz w:val="17"/>
                  <w:szCs w:val="17"/>
                </w:rPr>
                <w:delText>Systematic narrative review</w:delText>
              </w:r>
            </w:del>
          </w:p>
        </w:tc>
      </w:tr>
      <w:tr w:rsidR="001D2698" w14:paraId="45EA3C9D" w14:textId="77777777">
        <w:trPr>
          <w:del w:id="9978" w:author="نویسنده" w:date="2026-10-18T12:19:01Z"/>
        </w:trPr>
        <w:tc>
          <w:tcPr>
            <w:tcW w:w="1685" w:type="dxa"/>
            <w:tcBorders>
              <w:top w:val="single" w:sz="4" w:space="0" w:color="808080"/>
              <w:left w:val="none" w:sz="0" w:space="0" w:color="FFFFFF"/>
              <w:bottom w:val="none" w:sz="0" w:space="0" w:color="FFFFFF"/>
              <w:right w:val="none" w:sz="0" w:space="0" w:color="FFFFFF"/>
            </w:tcBorders>
          </w:tcPr>
          <w:p w14:paraId="1E3F3AB6" w14:textId="77777777" w:rsidR="001D2698" w:rsidRDefault="001D2698">
            <w:pPr>
              <w:rPr>
                <w:del w:id="9972" w:author="نویسنده" w:date="2026-10-18T12:19:01Z"/>
              </w:rPr>
            </w:pPr>
          </w:p>
        </w:tc>
        <w:tc>
          <w:tcPr>
            <w:tcW w:w="1310" w:type="dxa"/>
            <w:tcBorders>
              <w:top w:val="single" w:sz="4" w:space="0" w:color="808080"/>
              <w:left w:val="none" w:sz="0" w:space="0" w:color="FFFFFF"/>
              <w:bottom w:val="none" w:sz="0" w:space="0" w:color="FFFFFF"/>
              <w:right w:val="none" w:sz="0" w:space="0" w:color="FFFFFF"/>
            </w:tcBorders>
          </w:tcPr>
          <w:p w14:paraId="7ABC0898" w14:textId="77777777" w:rsidR="001D2698" w:rsidRDefault="001D2698">
            <w:pPr>
              <w:rPr>
                <w:del w:id="9973" w:author="نویسنده" w:date="2026-10-18T12:19:01Z"/>
              </w:rPr>
            </w:pPr>
          </w:p>
        </w:tc>
        <w:tc>
          <w:tcPr>
            <w:tcW w:w="1685" w:type="dxa"/>
            <w:tcBorders>
              <w:top w:val="single" w:sz="4" w:space="0" w:color="808080"/>
              <w:left w:val="none" w:sz="0" w:space="0" w:color="FFFFFF"/>
              <w:bottom w:val="none" w:sz="0" w:space="0" w:color="FFFFFF"/>
              <w:right w:val="none" w:sz="0" w:space="0" w:color="FFFFFF"/>
            </w:tcBorders>
          </w:tcPr>
          <w:p w14:paraId="1AA29D11" w14:textId="77777777" w:rsidR="001D2698" w:rsidRDefault="001D2698">
            <w:pPr>
              <w:rPr>
                <w:del w:id="9974" w:author="نویسنده" w:date="2026-10-18T12:19:01Z"/>
              </w:rPr>
            </w:pPr>
          </w:p>
        </w:tc>
        <w:tc>
          <w:tcPr>
            <w:tcW w:w="1685" w:type="dxa"/>
            <w:tcBorders>
              <w:top w:val="single" w:sz="4" w:space="0" w:color="808080"/>
              <w:left w:val="none" w:sz="0" w:space="0" w:color="FFFFFF"/>
              <w:bottom w:val="none" w:sz="0" w:space="0" w:color="FFFFFF"/>
              <w:right w:val="none" w:sz="0" w:space="0" w:color="FFFFFF"/>
            </w:tcBorders>
          </w:tcPr>
          <w:p w14:paraId="6B7053BD" w14:textId="77777777" w:rsidR="001D2698" w:rsidRDefault="001D2698">
            <w:pPr>
              <w:rPr>
                <w:del w:id="9975" w:author="نویسنده" w:date="2026-10-18T12:19:01Z"/>
              </w:rPr>
            </w:pPr>
          </w:p>
        </w:tc>
        <w:tc>
          <w:tcPr>
            <w:tcW w:w="1498" w:type="dxa"/>
            <w:tcBorders>
              <w:top w:val="single" w:sz="4" w:space="0" w:color="808080"/>
              <w:left w:val="none" w:sz="0" w:space="0" w:color="FFFFFF"/>
              <w:bottom w:val="none" w:sz="0" w:space="0" w:color="FFFFFF"/>
              <w:right w:val="none" w:sz="0" w:space="0" w:color="FFFFFF"/>
            </w:tcBorders>
          </w:tcPr>
          <w:p w14:paraId="4F496D33" w14:textId="77777777" w:rsidR="001D2698" w:rsidRDefault="001D2698">
            <w:pPr>
              <w:rPr>
                <w:del w:id="9976" w:author="نویسنده" w:date="2026-10-18T12:19:01Z"/>
              </w:rPr>
            </w:pPr>
          </w:p>
        </w:tc>
        <w:tc>
          <w:tcPr>
            <w:tcW w:w="1498" w:type="dxa"/>
            <w:tcBorders>
              <w:top w:val="single" w:sz="4" w:space="0" w:color="808080"/>
              <w:left w:val="none" w:sz="0" w:space="0" w:color="FFFFFF"/>
              <w:bottom w:val="none" w:sz="0" w:space="0" w:color="FFFFFF"/>
              <w:right w:val="none" w:sz="0" w:space="0" w:color="FFFFFF"/>
            </w:tcBorders>
          </w:tcPr>
          <w:p w14:paraId="4EEF1AF6" w14:textId="77777777" w:rsidR="001D2698" w:rsidRDefault="001D2698">
            <w:pPr>
              <w:rPr>
                <w:del w:id="9977" w:author="نویسنده" w:date="2026-10-18T12:19:01Z"/>
              </w:rPr>
            </w:pPr>
          </w:p>
        </w:tc>
      </w:tr>
    </w:tbl>
    <w:p>
      <w:pPr>
        <w:pStyle w:val="Heading2"/>
        <w:spacing w:before="240" w:after="120"/>
        <w:rPr>
          <w:del w:id="9980" w:author="نویسنده" w:date="2026-10-18T12:19:01Z"/>
        </w:rPr>
      </w:pPr>
      <w:del w:id="9979" w:author="نویسنده" w:date="2026-10-18T12:19:01Z">
        <w:r>
          <w:rPr>
            <w:b/>
            <w:bCs/>
            <w:i/>
            <w:iCs/>
            <w:sz w:val="24"/>
            <w:szCs w:val="24"/>
          </w:rPr>
          <w:delText>4.3 What the evidence map shows</w:delText>
        </w:r>
      </w:del>
    </w:p>
    <w:p>
      <w:pPr>
        <w:spacing w:after="160" w:line="400" w:lineRule="auto"/>
        <w:jc w:val="both"/>
        <w:rPr>
          <w:del w:id="9982" w:author="نویسنده" w:date="2026-10-18T12:19:01Z"/>
        </w:rPr>
      </w:pPr>
      <w:del w:id="9981" w:author="نویسنده" w:date="2026-10-18T12:19:01Z">
        <w:r>
          <w:delText>The map shows gaps of two kinds. The first concerns populations. Outside health and social care there are 36 trials, spread across teachers and three kinds of employee sample (workers selected for a health condition or risk, staff of a named occupation, industry or enterprise, and mixed-occupation workers). Most of the employee trials recruited workers selected for a health condition or mixed occupational samples, so little can be said about any particular sector outside health care and education, even though burnout is not confined to these settings. Findings from hospital trials, where workload, shift patterns and professional identity are specific, cannot simply be transferred to these groups.</w:delText>
        </w:r>
      </w:del>
    </w:p>
    <w:p>
      <w:pPr>
        <w:spacing w:after="160" w:line="400" w:lineRule="auto"/>
        <w:jc w:val="both"/>
        <w:rPr>
          <w:del w:id="9984" w:author="نویسنده" w:date="2026-10-18T12:19:01Z"/>
        </w:rPr>
      </w:pPr>
      <w:del w:id="9983" w:author="نویسنده" w:date="2026-10-18T12:19:01Z">
        <w:r>
          <w:delText xml:space="preserve">The second concerns mechanisms. Meta-analytic evidence in physicians suggests that organization-directed interventions may be at least as effective as those directed at individuals [5,6], yet nearly four in five trials here (83.2% with a psychological mechanism) test programs that ask the individual worker to change. The small group of trials that target training, workflow or practical support illustrates what digital technology can do beyond delivering psychological content. The ambient AI scribe trials are an example: they address documentation burden, a recognized driver of physician burnout [4], directly. The 3 included scribe trials appeared in an artificial-intelligence journal (NEJM AI) and clinical-informatics journals (Applied Clinical Informatics and the Journal of the American Medical Informatics Association) rather than in occupational-health journals, and they do not use psychological terms. Reviews that search only for psychological interventions will miss them, as the main search of this review did.</w:delText>
        </w:r>
      </w:del>
    </w:p>
    <w:p>
      <w:pPr>
        <w:pStyle w:val="Heading2"/>
        <w:spacing w:before="240" w:after="120"/>
      </w:pPr>
      <w:del w:id="9985" w:author="نویسنده" w:date="2026-10-18T12:19:01Z">
        <w:r>
          <w:rPr>
            <w:b/>
            <w:bCs/>
            <w:i/>
            <w:iCs/>
            <w:sz w:val="24"/>
            <w:szCs w:val="24"/>
          </w:rPr>
          <w:delText xml:space="preserve">4.4 Implications for trial design</w:delText>
        </w:r>
      </w:del>
      <w:ins w:id="9986" w:author="نویسنده" w:date="2026-10-18T12:19:01Z">
        <w:r>
          <w:rPr>
            <w:rFonts w:ascii="Times New Roman" w:cs="Times New Roman" w:eastAsia="Times New Roman" w:hAnsi="Times New Roman"/>
            <w:b/>
            <w:bCs/>
            <w:i/>
            <w:iCs/>
            <w:sz w:val="24"/>
            <w:szCs w:val="24"/>
          </w:rPr>
          <w:t xml:space="preserve">4.3 Implications for trials</w:t>
        </w:r>
      </w:ins>
      <w:r>
        <w:rPr>
          <w:b/>
          <w:bCs/>
          <w:i/>
          <w:iCs/>
          <w:sz w:val="24"/>
          <w:szCs w:val="24"/>
        </w:rPr>
        <w:t xml:space="preserve"> and reporting</w:t>
      </w:r>
    </w:p>
    <w:p>
      <w:pPr>
        <w:spacing w:after="160" w:line="400"/>
        <w:jc w:val="both"/>
        <w:rPr>
          <w:ins w:id="9998" w:author="نویسنده" w:date="2026-10-18T12:19:01Z"/>
        </w:rPr>
      </w:pPr>
      <w:ins w:id="9987" w:author="نویسنده" w:date="2026-10-18T12:19:01Z">
        <w:r>
          <w:rPr>
            <w:rFonts w:ascii="Times New Roman" w:cs="Times New Roman" w:eastAsia="Times New Roman" w:hAnsi="Times New Roman"/>
            <w:sz w:val="24"/>
            <w:szCs w:val="24"/>
          </w:rPr>
          <w:t xml:space="preserve">Meta-analytic evidence in physicians suggests that organisation-directed interventions may be at least as effective as individual-directed ones,</w:t>
        </w:r>
      </w:ins>
      <w:ins w:id="9988" w:author="نویسنده" w:date="2026-10-18T12:19:01Z">
        <w:r>
          <w:rPr>
            <w:rFonts w:ascii="Times New Roman" w:cs="Times New Roman" w:eastAsia="Times New Roman" w:hAnsi="Times New Roman"/>
            <w:sz w:val="24"/>
            <w:szCs w:val="24"/>
            <w:vertAlign w:val="superscript"/>
          </w:rPr>
          <w:t xml:space="preserve">5,6</w:t>
        </w:r>
      </w:ins>
      <w:ins w:id="9989" w:author="نویسنده" w:date="2026-10-18T12:19:01Z">
        <w:r>
          <w:rPr>
            <w:rFonts w:ascii="Times New Roman" w:cs="Times New Roman" w:eastAsia="Times New Roman" w:hAnsi="Times New Roman"/>
            <w:sz w:val="24"/>
            <w:szCs w:val="24"/>
          </w:rPr>
          <w:t xml:space="preserve"> yet few digital trials target training, workflow or practical support. The ambient AI scribe trials are an example: they address documentation burden, a recognised driver of burnout, appeared in artificial-intelligence and informatics journals and do not use psychological terms, so reviews that search only for psychological interventions will miss them, as our own main search did. Waitlist designs can overestimate effects because participants told to wait may fare worse than with no intervention;</w:t>
        </w:r>
      </w:ins>
      <w:ins w:id="9990" w:author="نویسنده" w:date="2026-10-18T12:19:01Z">
        <w:r>
          <w:rPr>
            <w:rFonts w:ascii="Times New Roman" w:cs="Times New Roman" w:eastAsia="Times New Roman" w:hAnsi="Times New Roman"/>
            <w:sz w:val="24"/>
            <w:szCs w:val="24"/>
            <w:vertAlign w:val="superscript"/>
          </w:rPr>
          <w:t xml:space="preserve">19</w:t>
        </w:r>
      </w:ins>
      <w:ins w:id="9991" w:author="نویسنده" w:date="2026-10-18T12:19:01Z">
        <w:r>
          <w:rPr>
            <w:rFonts w:ascii="Times New Roman" w:cs="Times New Roman" w:eastAsia="Times New Roman" w:hAnsi="Times New Roman"/>
            <w:sz w:val="24"/>
            <w:szCs w:val="24"/>
          </w:rPr>
          <w:t xml:space="preserve"> comparisons with active controls, usual organisational support or alternative versions of a programme would show more about what the intervention adds. Burnout instruments are many, include shortened forms and rest on different concepts,</w:t>
        </w:r>
      </w:ins>
      <w:ins w:id="9992" w:author="نویسنده" w:date="2026-10-18T12:19:01Z">
        <w:r>
          <w:rPr>
            <w:rFonts w:ascii="Times New Roman" w:cs="Times New Roman" w:eastAsia="Times New Roman" w:hAnsi="Times New Roman"/>
            <w:sz w:val="24"/>
            <w:szCs w:val="24"/>
            <w:vertAlign w:val="superscript"/>
          </w:rPr>
          <w:t xml:space="preserve">20</w:t>
        </w:r>
      </w:ins>
      <w:ins w:id="9993" w:author="نویسنده" w:date="2026-10-18T12:19:01Z">
        <w:r>
          <w:rPr>
            <w:rFonts w:ascii="Times New Roman" w:cs="Times New Roman" w:eastAsia="Times New Roman" w:hAnsi="Times New Roman"/>
            <w:sz w:val="24"/>
            <w:szCs w:val="24"/>
          </w:rPr>
          <w:t xml:space="preserve"> and only about half of the abstracts named them, and few gave basic trial features. Following CONSORT and its e-health extension,</w:t>
        </w:r>
      </w:ins>
      <w:ins w:id="9994" w:author="نویسنده" w:date="2026-10-18T12:19:01Z">
        <w:r>
          <w:rPr>
            <w:rFonts w:ascii="Times New Roman" w:cs="Times New Roman" w:eastAsia="Times New Roman" w:hAnsi="Times New Roman"/>
            <w:sz w:val="24"/>
            <w:szCs w:val="24"/>
            <w:vertAlign w:val="superscript"/>
          </w:rPr>
          <w:t xml:space="preserve">21,22</w:t>
        </w:r>
      </w:ins>
      <w:ins w:id="9995" w:author="نویسنده" w:date="2026-10-18T12:19:01Z">
        <w:r>
          <w:rPr>
            <w:rFonts w:ascii="Times New Roman" w:cs="Times New Roman" w:eastAsia="Times New Roman" w:hAnsi="Times New Roman"/>
            <w:sz w:val="24"/>
            <w:szCs w:val="24"/>
          </w:rPr>
          <w:t xml:space="preserve"> abstracts should name the instrument and the primary outcome, and completed trials should publish results; the proportion without located results here is consistent with non-publication documented elsewhere,</w:t>
        </w:r>
      </w:ins>
      <w:ins w:id="9996" w:author="نویسنده" w:date="2026-10-18T12:19:01Z">
        <w:r>
          <w:rPr>
            <w:rFonts w:ascii="Times New Roman" w:cs="Times New Roman" w:eastAsia="Times New Roman" w:hAnsi="Times New Roman"/>
            <w:sz w:val="24"/>
            <w:szCs w:val="24"/>
            <w:vertAlign w:val="superscript"/>
          </w:rPr>
          <w:t xml:space="preserve">23</w:t>
        </w:r>
      </w:ins>
      <w:ins w:id="9997" w:author="نویسنده" w:date="2026-10-18T12:19:01Z">
        <w:r>
          <w:rPr>
            <w:rFonts w:ascii="Times New Roman" w:cs="Times New Roman" w:eastAsia="Times New Roman" w:hAnsi="Times New Roman"/>
            <w:sz w:val="24"/>
            <w:szCs w:val="24"/>
          </w:rPr>
          <w:t xml:space="preserve"> but we searched ClinicalTrials.gov only.</w:t>
        </w:r>
      </w:ins>
    </w:p>
    <w:p>
      <w:pPr>
        <w:spacing w:after="160" w:line="400" w:lineRule="auto"/>
        <w:jc w:val="both"/>
        <w:rPr>
          <w:del w:id="10000" w:author="نویسنده" w:date="2026-10-18T12:19:01Z"/>
        </w:rPr>
      </w:pPr>
      <w:del w:id="9999" w:author="نویسنده" w:date="2026-10-18T12:19:01Z">
        <w:r>
          <w:delText xml:space="preserve">Waitlist controls were used in about three in ten of the trials and in nearly two in five of those reported from 2023. Waitlist designs can overestimate effects, because participants who are told to wait may fare worse than they would with no intervention at all; in psychotherapy trials the waitlist has been described as a nocebo condition [18]. Burnout develops over months and is closely tied to working conditions, so a comparison with an active control, with usual organizational support, or between two versions of a digital program would say more about what the intervention adds. The small median sample, the 14 trials with fewer than 50 participants and </w:delText>
          <w:lastRenderedPageBreak/>
          <w:delText>the 21 trials that describe themselves as pilot or feasibility studies indicate that much of the evidence comes from studies that were not designed to test effectiveness.</w:delText>
        </w:r>
      </w:del>
    </w:p>
    <w:p>
      <w:pPr>
        <w:spacing w:after="160" w:line="400" w:lineRule="auto"/>
        <w:jc w:val="both"/>
        <w:rPr>
          <w:del w:id="10002" w:author="نویسنده" w:date="2026-10-18T12:19:01Z"/>
        </w:rPr>
      </w:pPr>
      <w:del w:id="10001" w:author="نویسنده" w:date="2026-10-18T12:19:01Z">
        <w:r>
          <w:delText>Burnout measurement was reported inconsistently. More than half of the abstracts did not name the instrument. The full texts show that the field is less fragmented than the abstracts suggest, since the Maslach Burnout Inventory and its adaptations account for about 53.1% of trials, but they also show that several instruments with different conceptual bases and many shortened versions are in use [2,19]. Missing instrument names make the trials hard to find and, together with the shortened forms, hard to combine. Following CONSORT and its e-health extension [20,21], abstracts should name the burnout instrument and state whether burnout was a primary or secondary outcome. The results of 6 randomized registrations completed by 2023 could not be found. This proportion is consistent with the delays and non-publication documented in other areas of clinical research [22], although this review did not compare effect sizes, so we cannot say whether unpublished trials differ from published ones.</w:delText>
        </w:r>
      </w:del>
    </w:p>
    <w:p>
      <w:pPr>
        <w:spacing w:after="160" w:line="400" w:lineRule="auto"/>
        <w:jc w:val="both"/>
        <w:rPr>
          <w:del w:id="10004" w:author="نویسنده" w:date="2026-10-18T12:19:01Z"/>
        </w:rPr>
      </w:pPr>
      <w:del w:id="10003" w:author="نویسنده" w:date="2026-10-18T12:19:01Z">
        <w:r>
          <w:delText xml:space="preserve">Abstract-level reporting was thin in a different way. A registration number, attrition numbers, the analysis population and a blinding statement each appeared in fewer than a third of the abstracts, and a named randomization method in about one in twenty (Table 5). This says little about how the trials were conducted, since abstracts are short, but readers, editors and reviewers of later syntheses first see the abstract, and CONSORT asks for a structured summary of design, methods and results [20]. The direction of the burnout result was reported as favoring the intervention in fewer than half of the abstracts, and in a further quarter it was limited to one subscale, subgroup, arm or time point; because these codes describe how results were presented and not their size or validity, they are not evidence of effectiveness, which only a systematic review with an assessment of risk of bias can address.</w:delText>
        </w:r>
      </w:del>
    </w:p>
    <w:p>
      <w:pPr>
        <w:pStyle w:val="Heading2"/>
        <w:spacing w:before="240" w:after="120"/>
      </w:pPr>
      <w:del w:id="10005" w:author="نویسنده" w:date="2026-10-18T12:19:01Z">
        <w:r>
          <w:rPr>
            <w:b/>
            <w:bCs/>
            <w:i/>
            <w:iCs/>
            <w:sz w:val="24"/>
            <w:szCs w:val="24"/>
          </w:rPr>
          <w:delText xml:space="preserve">4.5</w:delText>
        </w:r>
      </w:del>
      <w:ins w:id="10006" w:author="نویسنده" w:date="2026-10-18T12:19:01Z">
        <w:r>
          <w:rPr>
            <w:rFonts w:ascii="Times New Roman" w:cs="Times New Roman" w:eastAsia="Times New Roman" w:hAnsi="Times New Roman"/>
            <w:b/>
            <w:bCs/>
            <w:i/>
            <w:iCs/>
            <w:sz w:val="24"/>
            <w:szCs w:val="24"/>
          </w:rPr>
          <w:t xml:space="preserve">4.4</w:t>
        </w:r>
      </w:ins>
      <w:r>
        <w:rPr>
          <w:b/>
          <w:bCs/>
          <w:i/>
          <w:iCs/>
          <w:sz w:val="24"/>
          <w:szCs w:val="24"/>
        </w:rPr>
        <w:t xml:space="preserve"> Strengths and limitations</w:t>
      </w:r>
    </w:p>
    <w:p>
      <w:pPr>
        <w:spacing w:after="160" w:line="400"/>
        <w:jc w:val="both"/>
        <w:rPr>
          <w:ins w:id="10008" w:author="نویسنده" w:date="2026-10-18T12:19:01Z"/>
        </w:rPr>
      </w:pPr>
      <w:ins w:id="10007" w:author="نویسنده" w:date="2026-10-18T12:19:01Z">
        <w:r>
          <w:rPr>
            <w:rFonts w:ascii="Times New Roman" w:cs="Times New Roman" w:eastAsia="Times New Roman" w:hAnsi="Times New Roman"/>
            <w:sz w:val="24"/>
            <w:szCs w:val="24"/>
          </w:rPr>
          <w:t xml:space="preserve">Strengths are the search across six databases and a registry with repeated gap checks, a ledger that records every decision with its reason, trial-level analysis and public data. The main limitation is the search. The first strategy was narrower than the eligibility criteria; we corrected this with later searches, each of which found trials the previous one had missed, and the final unified strategy was run in only four sources, so more eligible trials probably remain, particularly in Web of Science, Scopus and the databases we did not search (PsycINFO, Embase, the Cochrane register). Second, selection and charting were done first by an AI assistant and checked by one human reviewer on samples (30 reports and 23 trials), not on every record or variable, and the kappa values from these samples are imprecise. Third, eligibility and charting relied on abstracts, so the comparator, delivery mode and sample size may be incomplete, trials that measured burnout only as a secondary outcome reported in the full text can be missed (one was found through the registry; of the 37 reports excluded on abstracts for lack of a burnout outcome, we read the open-access full text of 15 and none qualified, but 22 could not be accessed), and the reporting indicators and direction codes describe abstracts only. Fourth, the protocol was not registered in advance. Finally, each trial received one category per variable, which simplifies multicomponent interventions, and the data for 2026 are incomplete. The map describes the evidence identified by these searches and is not a complete census of trials.</w:t>
        </w:r>
      </w:ins>
    </w:p>
    <w:p>
      <w:pPr>
        <w:spacing w:after="160" w:line="400" w:lineRule="auto"/>
        <w:jc w:val="both"/>
        <w:rPr>
          <w:del w:id="10010" w:author="نویسنده" w:date="2026-10-18T12:19:01Z"/>
        </w:rPr>
      </w:pPr>
      <w:del w:id="10009" w:author="نویسنده" w:date="2026-10-18T12:19:01Z">
        <w:r>
          <w:delText xml:space="preserve">The review has several strengths. It searched five databases, including two large open sources, and it tested and corrected its own search strategy by running supplementary searches without the intervention-type block and with additional delivery terms and controlled vocabulary. Every report that passed screening was assessed against explicit criteria with a recorded reason. Reports </w:delText>
          <w:lastRenderedPageBreak/>
          <w:delText>were linked to trials and the analysis was done at trial level. The trial registry was used both to find missed reports and to examine publication. All data and code are publicly available.</w:delText>
        </w:r>
      </w:del>
    </w:p>
    <w:p>
      <w:pPr>
        <w:spacing w:after="160" w:line="400" w:lineRule="auto"/>
        <w:jc w:val="both"/>
        <w:rPr>
          <w:del w:id="10012" w:author="نویسنده" w:date="2026-10-18T12:19:01Z"/>
        </w:rPr>
      </w:pPr>
      <w:del w:id="10011" w:author="نویسنده" w:date="2026-10-18T12:19:01Z">
        <w:r>
          <w:delText>There are also limitations. Selection and charting were done by a single reviewer with the help of an AI agent. A second reviewer assessed only a sample of 30 reports, and kappa from so few reports is imprecise; the remaining reports were assessed by one reviewer, and the screening error was estimated from a random sample of excluded records. Eligibility and charting relied mainly on abstracts. The reporting indicators and the direction of the burnout result were read from the abstracts alone and checked on a sample of about one fifth; a missing indicator does not show that the procedure was omitted, and the direction codes are neither effect estimates nor a risk-of-bias assessment. The burnout instrument was checked in the full text for the trials whose abstracts did not name it, but other features, such as the comparator, the delivery mode and the sample size, may be reported more completely in the full texts than our figures suggest. PsycINFO, Embase and CENTRAL were not searched, and reference lists were not checked; the supplementary searches used a broader but still incomplete vocabulary, the third search covered only PubMed and Europe PMC, and each search added trials that the previous one had missed, so further eligible trials probably remain, particularly in Web of Science, Scopus and databases that we did not search. One eligible report was recovered only through the registry. Some eligible trials, especially from sectors outside health care, have probably been missed.  The main search strings differed slightly between the database interfaces (Appendix A). The registry analysis covered only ClinicalTrials.gov, and a report that could not be located has not necessarily gone unpublished. Each trial was assigned one category per variable, which simplifies multicomponent interventions. The protocol was not registered in advance, and the data for 2026 are incomplete.</w:delText>
        </w:r>
      </w:del>
    </w:p>
    <w:p w14:paraId="57F6D943" w14:textId="77777777" w:rsidR="001D2698" w:rsidRDefault="00000000">
      <w:pPr>
        <w:pStyle w:val="Heading1"/>
        <w:spacing w:before="360" w:after="180"/>
      </w:pPr>
      <w:r>
        <w:rPr>
          <w:b/>
          <w:bCs/>
          <w:sz w:val="28"/>
          <w:szCs w:val="28"/>
        </w:rPr>
        <w:t>5. Conclusions</w:t>
      </w:r>
    </w:p>
    <w:p>
      <w:pPr>
        <w:spacing w:after="160" w:line="400" w:lineRule="auto"/>
        <w:jc w:val="both"/>
      </w:pPr>
      <w:del w:id="10013" w:author="نویسنده" w:date="2026-10-18T12:19:01Z">
        <w:r>
          <w:delText xml:space="preserve">Randomized</w:delText>
        </w:r>
      </w:del>
      <w:ins w:id="10014" w:author="نویسنده" w:date="2026-10-18T12:19:01Z">
        <w:r>
          <w:rPr>
            <w:rFonts w:ascii="Times New Roman" w:cs="Times New Roman" w:eastAsia="Times New Roman" w:hAnsi="Times New Roman"/>
            <w:sz w:val="24"/>
            <w:szCs w:val="24"/>
          </w:rPr>
          <w:t xml:space="preserve">Randomised</w:t>
        </w:r>
      </w:ins>
      <w:r>
        <w:t xml:space="preserve"> evidence on digital interventions for occupational burnout has grown quickly since 2020 and now comprises </w:t>
      </w:r>
      <w:del w:id="10015" w:author="نویسنده" w:date="2026-10-18T12:19:01Z">
        <w:r>
          <w:delText xml:space="preserve">113 trials. The evidence is</w:delText>
        </w:r>
      </w:del>
      <w:ins w:id="10016" w:author="نویسنده" w:date="2026-10-18T12:19:01Z">
        <w:r>
          <w:rPr>
            <w:rFonts w:ascii="Times New Roman" w:cs="Times New Roman" w:eastAsia="Times New Roman" w:hAnsi="Times New Roman"/>
            <w:sz w:val="24"/>
            <w:szCs w:val="24"/>
          </w:rPr>
          <w:t xml:space="preserve">118 trials,</w:t>
        </w:r>
      </w:ins>
      <w:r>
        <w:t xml:space="preserve"> concentrated in healthcare and in psychological </w:t>
      </w:r>
      <w:del w:id="10017" w:author="نویسنده" w:date="2026-10-18T12:19:01Z">
        <w:r>
          <w:delText xml:space="preserve">programs</w:delText>
        </w:r>
      </w:del>
      <w:ins w:id="10018" w:author="نویسنده" w:date="2026-10-18T12:19:01Z">
        <w:r>
          <w:rPr>
            <w:rFonts w:ascii="Times New Roman" w:cs="Times New Roman" w:eastAsia="Times New Roman" w:hAnsi="Times New Roman"/>
            <w:sz w:val="24"/>
            <w:szCs w:val="24"/>
          </w:rPr>
          <w:t xml:space="preserve">programmes</w:t>
        </w:r>
      </w:ins>
      <w:r>
        <w:t xml:space="preserve"> for individual workers. Recent trials rely more often on waitlist controls, many </w:t>
      </w:r>
      <w:del w:id="10019" w:author="نویسنده" w:date="2026-10-18T12:19:01Z">
        <w:r>
          <w:delText xml:space="preserve">trials are small pilot studies, and</w:delText>
        </w:r>
      </w:del>
      <w:ins w:id="10020" w:author="نویسنده" w:date="2026-10-18T12:19:01Z">
        <w:r>
          <w:rPr>
            <w:rFonts w:ascii="Times New Roman" w:cs="Times New Roman" w:eastAsia="Times New Roman" w:hAnsi="Times New Roman"/>
            <w:sz w:val="24"/>
            <w:szCs w:val="24"/>
          </w:rPr>
          <w:t xml:space="preserve">are small pilots, and abstracts often omit</w:t>
        </w:r>
      </w:ins>
      <w:r>
        <w:t xml:space="preserve"> the burnout instrument </w:t>
      </w:r>
      <w:del w:id="10021" w:author="نویسنده" w:date="2026-10-18T12:19:01Z">
        <w:r>
          <w:delText xml:space="preserve">is often not named in the abstract. The next generation of</w:delText>
        </w:r>
      </w:del>
      <w:ins w:id="10022" w:author="نویسنده" w:date="2026-10-18T12:19:01Z">
        <w:r>
          <w:rPr>
            <w:rFonts w:ascii="Times New Roman" w:cs="Times New Roman" w:eastAsia="Times New Roman" w:hAnsi="Times New Roman"/>
            <w:sz w:val="24"/>
            <w:szCs w:val="24"/>
          </w:rPr>
          <w:t xml:space="preserve">and basic trial features. Future</w:t>
        </w:r>
      </w:ins>
      <w:r>
        <w:t xml:space="preserve"> trials should include workers outside healthcare, test interventions that change training and work </w:t>
      </w:r>
      <w:del w:id="10023" w:author="نویسنده" w:date="2026-10-18T12:19:01Z">
        <w:r>
          <w:delText xml:space="preserve">processes as well as individual coping,</w:delText>
        </w:r>
      </w:del>
      <w:ins w:id="10024" w:author="نویسنده" w:date="2026-10-18T12:19:01Z">
        <w:r>
          <w:rPr>
            <w:rFonts w:ascii="Times New Roman" w:cs="Times New Roman" w:eastAsia="Times New Roman" w:hAnsi="Times New Roman"/>
            <w:sz w:val="24"/>
            <w:szCs w:val="24"/>
          </w:rPr>
          <w:t xml:space="preserve">processes,</w:t>
        </w:r>
      </w:ins>
      <w:r>
        <w:t xml:space="preserve"> use active or usual-practice comparators, and report </w:t>
      </w:r>
      <w:del w:id="10025" w:author="نویسنده" w:date="2026-10-18T12:19:01Z">
        <w:r>
          <w:delText xml:space="preserve">both the burnout</w:delText>
        </w:r>
      </w:del>
      <w:ins w:id="10026" w:author="نویسنده" w:date="2026-10-18T12:19:01Z">
        <w:r>
          <w:rPr>
            <w:rFonts w:ascii="Times New Roman" w:cs="Times New Roman" w:eastAsia="Times New Roman" w:hAnsi="Times New Roman"/>
            <w:sz w:val="24"/>
            <w:szCs w:val="24"/>
          </w:rPr>
          <w:t xml:space="preserve">the</w:t>
        </w:r>
      </w:ins>
      <w:r>
        <w:t xml:space="preserve"> instrument and the results of every completed trial.</w:t>
      </w:r>
    </w:p>
    <w:p w14:paraId="0D0E5939" w14:textId="77777777" w:rsidR="001D2698" w:rsidRDefault="00000000">
      <w:pPr>
        <w:pStyle w:val="Heading1"/>
        <w:spacing w:before="360" w:after="180"/>
      </w:pPr>
      <w:r>
        <w:rPr>
          <w:b/>
          <w:bCs/>
          <w:sz w:val="28"/>
          <w:szCs w:val="28"/>
        </w:rPr>
        <w:t>Declarations</w:t>
      </w:r>
    </w:p>
    <w:p w14:paraId="7A81A5B0" w14:textId="77777777" w:rsidR="001D2698" w:rsidRDefault="00000000">
      <w:pPr>
        <w:spacing w:after="160" w:line="400" w:lineRule="auto"/>
        <w:jc w:val="both"/>
      </w:pPr>
      <w:r>
        <w:rPr>
          <w:b/>
          <w:bCs/>
        </w:rPr>
        <w:t>Funding:</w:t>
      </w:r>
      <w:r>
        <w:t xml:space="preserve"> This research received no specific funding.</w:t>
      </w:r>
    </w:p>
    <w:p w14:paraId="5ABE43CD" w14:textId="77777777" w:rsidR="001D2698" w:rsidRDefault="00000000">
      <w:pPr>
        <w:spacing w:after="160" w:line="400" w:lineRule="auto"/>
        <w:jc w:val="both"/>
      </w:pPr>
      <w:r>
        <w:rPr>
          <w:b/>
          <w:bCs/>
        </w:rPr>
        <w:t>Competing interests:</w:t>
      </w:r>
      <w:r>
        <w:t xml:space="preserve"> The author declares no competing interests.</w:t>
      </w:r>
    </w:p>
    <w:p w14:paraId="503BFAD8" w14:textId="77777777" w:rsidR="001D2698" w:rsidRDefault="00000000">
      <w:pPr>
        <w:spacing w:after="160" w:line="400" w:lineRule="auto"/>
        <w:jc w:val="both"/>
      </w:pPr>
      <w:r>
        <w:rPr>
          <w:b/>
          <w:bCs/>
        </w:rPr>
        <w:t>Ethics approval:</w:t>
      </w:r>
      <w:r>
        <w:t xml:space="preserve"> Not required; the review used published data only.</w:t>
      </w:r>
    </w:p>
    <w:p>
      <w:pPr>
        <w:spacing w:after="160" w:line="400"/>
        <w:jc w:val="both"/>
        <w:rPr>
          <w:ins w:id="10029" w:author="نویسنده" w:date="2026-10-18T12:19:01Z"/>
        </w:rPr>
      </w:pPr>
      <w:ins w:id="10027" w:author="نویسنده" w:date="2026-10-18T12:19:01Z">
        <w:r>
          <w:rPr>
            <w:rFonts w:ascii="Times New Roman" w:cs="Times New Roman" w:eastAsia="Times New Roman" w:hAnsi="Times New Roman"/>
            <w:b/>
            <w:bCs/>
            <w:sz w:val="24"/>
            <w:szCs w:val="24"/>
          </w:rPr>
          <w:t xml:space="preserve">Data availability:</w:t>
        </w:r>
      </w:ins>
      <w:ins w:id="10028" w:author="نویسنده" w:date="2026-10-18T12:19:01Z">
        <w:r>
          <w:rPr>
            <w:rFonts w:ascii="Times New Roman" w:cs="Times New Roman" w:eastAsia="Times New Roman" w:hAnsi="Times New Roman"/>
            <w:sz w:val="24"/>
            <w:szCs w:val="24"/>
          </w:rPr>
          <w:t xml:space="preserve"> The ledger of all 301 assessed reports, the trial-level charting, the screening files, the abstract-coding files with the verification sample, the code and a data dictionary are in a public repository (link in the title page file, withheld here for blinded review). Abstracts retrieved from Web of Science and Scopus and full-text articles are not redistributed.</w:t>
        </w:r>
      </w:ins>
    </w:p>
    <w:p>
      <w:pPr>
        <w:pStyle w:val="Heading1"/>
        <w:spacing w:after="180" w:before="360"/>
        <w:rPr>
          <w:ins w:id="10031" w:author="نویسنده" w:date="2026-10-18T12:19:01Z"/>
        </w:rPr>
      </w:pPr>
      <w:ins w:id="10030" w:author="نویسنده" w:date="2026-10-18T12:19:01Z">
        <w:r>
          <w:rPr>
            <w:rFonts w:ascii="Times New Roman" w:cs="Times New Roman" w:eastAsia="Times New Roman" w:hAnsi="Times New Roman"/>
            <w:b/>
            <w:bCs/>
            <w:sz w:val="28"/>
            <w:szCs w:val="28"/>
          </w:rPr>
          <w:t xml:space="preserve">Declaration of generative AI and AI-assisted technologies in the writing process</w:t>
        </w:r>
      </w:ins>
    </w:p>
    <w:p>
      <w:pPr>
        <w:spacing w:after="160" w:line="400"/>
        <w:jc w:val="both"/>
        <w:rPr>
          <w:ins w:id="10033" w:author="نویسنده" w:date="2026-10-18T12:19:01Z"/>
        </w:rPr>
      </w:pPr>
      <w:ins w:id="10032" w:author="نویسنده" w:date="2026-10-18T12:19:01Z">
        <w:r>
          <w:rPr>
            <w:rFonts w:ascii="Times New Roman" w:cs="Times New Roman" w:eastAsia="Times New Roman" w:hAnsi="Times New Roman"/>
            <w:sz w:val="24"/>
            <w:szCs w:val="24"/>
          </w:rPr>
          <w:t xml:space="preserve">During the preparation of this work the author used Claude (Anthropic) to draft and edit the manuscript text from the released data files, to write code that builds the tables and figures, and to improve the language. After using this tool, the author reviewed and edited the content as needed and takes full responsibility for the content of the publication. The use of the tool in the research process (searching, screening, charting) is described in Section 2.7.</w:t>
        </w:r>
      </w:ins>
    </w:p>
    <w:p>
      <w:pPr>
        <w:spacing w:after="160" w:line="400" w:lineRule="auto"/>
        <w:jc w:val="both"/>
        <w:rPr>
          <w:del w:id="10036" w:author="نویسنده" w:date="2026-10-18T12:19:01Z"/>
        </w:rPr>
      </w:pPr>
      <w:del w:id="10034" w:author="نویسنده" w:date="2026-10-18T12:19:01Z">
        <w:r>
          <w:rPr>
            <w:b/>
            <w:bCs/>
          </w:rPr>
          <w:delText>Data and code availability:</w:delText>
        </w:r>
      </w:del>
      <w:del w:id="10035" w:author="نویسنده" w:date="2026-10-18T12:19:01Z">
        <w:r>
          <w:delText xml:space="preserve"> All data and code are available at https://github.com/fyodora2/5R. The file master_registry.csv lists all 288 reports assessed for eligibility (147 from the main search, 120 from the supplementary searches and 21 registry-linked publications) with the decision and reason for each. The file study_charting.csv contains the charting data for the 113 trials, supplementary_screening.csv, wos_scopus_supplementary_screening.csv and third_search_screening.csv contain every record screened in the supplementary searches, and registry_linkage.csv contains the 28 registrations. Abstracts retrieved from Web of Science and Scopus are not redistributed because of the databases' terms of use.</w:delText>
        </w:r>
      </w:del>
    </w:p>
    <w:p>
      <w:pPr>
        <w:spacing w:after="160" w:line="400" w:lineRule="auto"/>
        <w:jc w:val="both"/>
        <w:rPr>
          <w:del w:id="10039" w:author="نویسنده" w:date="2026-10-18T12:19:01Z"/>
        </w:rPr>
      </w:pPr>
      <w:del w:id="10037" w:author="نویسنده" w:date="2026-10-18T12:19:01Z">
        <w:r>
          <w:rPr>
            <w:b/>
            <w:bCs/>
          </w:rPr>
          <w:delText>Use of artificial intelligence:</w:delText>
        </w:r>
      </w:del>
      <w:del w:id="10038" w:author="نویسنده" w:date="2026-10-18T12:19:01Z">
        <w:r>
          <w:delText xml:space="preserve"> See Section 2.8.</w:delText>
        </w:r>
      </w:del>
    </w:p>
    <w:p w14:paraId="4650999C" w14:textId="77777777" w:rsidR="001D2698" w:rsidRDefault="00000000">
      <w:pPr>
        <w:pStyle w:val="Heading1"/>
        <w:spacing w:before="360" w:after="180"/>
      </w:pPr>
      <w:r>
        <w:rPr>
          <w:b/>
          <w:bCs/>
          <w:sz w:val="28"/>
          <w:szCs w:val="28"/>
        </w:rPr>
        <w:t>References</w:t>
      </w:r>
    </w:p>
    <w:p>
      <w:pPr>
        <w:spacing w:after="100" w:line="300" w:lineRule="auto"/>
        <w:ind w:left="440" w:hanging="440"/>
      </w:pPr>
      <w:r>
        <w:rPr>
          <w:sz w:val="22"/>
          <w:szCs w:val="22"/>
        </w:rPr>
        <w:t xml:space="preserve">1.</w:t>
        <w:tab/>
        <w:t xml:space="preserve">World Health Organization. Burn-out an "occupational phenomenon": International Classification of Diseases. </w:t>
      </w:r>
      <w:del w:id="10040" w:author="نویسنده" w:date="2026-10-18T12:19:01Z">
        <w:r>
          <w:rPr>
            <w:sz w:val="22"/>
            <w:szCs w:val="22"/>
          </w:rPr>
          <w:delText xml:space="preserve">Geneva: World Health Organization; 2019 May 28.</w:delText>
        </w:r>
      </w:del>
      <w:ins w:id="10041" w:author="نویسنده" w:date="2026-10-18T12:19:01Z">
        <w:r>
          <w:rPr>
            <w:rFonts w:ascii="Times New Roman" w:cs="Times New Roman" w:eastAsia="Times New Roman" w:hAnsi="Times New Roman"/>
            <w:sz w:val="22"/>
            <w:szCs w:val="22"/>
          </w:rPr>
          <w:t xml:space="preserve">WHO. May 28, 2019. Accessed September 20, 2026. https://www.who.int/news/item/28-05-2019-burn-out-an-occupational-phenomenon-international-classification-of-diseases</w:t>
        </w:r>
      </w:ins>
    </w:p>
    <w:p>
      <w:pPr>
        <w:spacing w:after="100" w:line="300" w:lineRule="auto"/>
        <w:ind w:left="440" w:hanging="440"/>
      </w:pPr>
      <w:r>
        <w:rPr>
          <w:sz w:val="22"/>
          <w:szCs w:val="22"/>
        </w:rPr>
        <w:t xml:space="preserve">2.</w:t>
        <w:tab/>
        <w:t xml:space="preserve">Maslach C, Leiter MP. Understanding the burnout experience: recent research and its implications for psychiatry. World Psychiatry. </w:t>
      </w:r>
      <w:del w:id="10042" w:author="نویسنده" w:date="2026-10-18T12:19:01Z">
        <w:r>
          <w:rPr>
            <w:sz w:val="22"/>
            <w:szCs w:val="22"/>
          </w:rPr>
          <w:delText xml:space="preserve">2016;15(2):103-11.</w:delText>
        </w:r>
      </w:del>
      <w:ins w:id="10043" w:author="نویسنده" w:date="2026-10-18T12:19:01Z">
        <w:r>
          <w:rPr>
            <w:rFonts w:ascii="Times New Roman" w:cs="Times New Roman" w:eastAsia="Times New Roman" w:hAnsi="Times New Roman"/>
            <w:sz w:val="22"/>
            <w:szCs w:val="22"/>
          </w:rPr>
          <w:t xml:space="preserve">2016;15(2):103-111.</w:t>
        </w:r>
      </w:ins>
      <w:r>
        <w:rPr>
          <w:sz w:val="22"/>
          <w:szCs w:val="22"/>
        </w:rPr>
        <w:t xml:space="preserve"> doi:10.1002/wps.20311</w:t>
      </w:r>
    </w:p>
    <w:p>
      <w:pPr>
        <w:spacing w:after="100" w:line="300" w:lineRule="auto"/>
        <w:ind w:left="440" w:hanging="440"/>
      </w:pPr>
      <w:r>
        <w:rPr>
          <w:sz w:val="22"/>
          <w:szCs w:val="22"/>
        </w:rPr>
        <w:t xml:space="preserve">3.</w:t>
        <w:tab/>
        <w:t xml:space="preserve">Rotenstein LS, Torre M, Ramos MA,</w:t>
      </w:r>
      <w:del w:id="10044" w:author="نویسنده" w:date="2026-10-18T12:19:01Z">
        <w:r>
          <w:rPr>
            <w:sz w:val="22"/>
            <w:szCs w:val="22"/>
          </w:rPr>
          <w:delText xml:space="preserve"> Rosales RC, Guille C, Sen S,</w:delText>
        </w:r>
      </w:del>
      <w:r>
        <w:rPr>
          <w:sz w:val="22"/>
          <w:szCs w:val="22"/>
        </w:rPr>
        <w:t xml:space="preserve"> et al. Prevalence of burnout among physicians: a systematic review. JAMA. </w:t>
      </w:r>
      <w:del w:id="10045" w:author="نویسنده" w:date="2026-10-18T12:19:01Z">
        <w:r>
          <w:rPr>
            <w:sz w:val="22"/>
            <w:szCs w:val="22"/>
          </w:rPr>
          <w:delText xml:space="preserve">2018;320(11):1131-50.</w:delText>
        </w:r>
      </w:del>
      <w:ins w:id="10046" w:author="نویسنده" w:date="2026-10-18T12:19:01Z">
        <w:r>
          <w:rPr>
            <w:rFonts w:ascii="Times New Roman" w:cs="Times New Roman" w:eastAsia="Times New Roman" w:hAnsi="Times New Roman"/>
            <w:sz w:val="22"/>
            <w:szCs w:val="22"/>
          </w:rPr>
          <w:t xml:space="preserve">2018;320(11):1131-1150.</w:t>
        </w:r>
      </w:ins>
      <w:r>
        <w:rPr>
          <w:sz w:val="22"/>
          <w:szCs w:val="22"/>
        </w:rPr>
        <w:t xml:space="preserve"> doi:10.1001/jama.2018.12777</w:t>
      </w:r>
    </w:p>
    <w:p>
      <w:pPr>
        <w:spacing w:after="100" w:line="300" w:lineRule="auto"/>
        <w:ind w:left="440" w:hanging="440"/>
      </w:pPr>
      <w:r>
        <w:rPr>
          <w:sz w:val="22"/>
          <w:szCs w:val="22"/>
        </w:rPr>
        <w:t xml:space="preserve">4.</w:t>
        <w:tab/>
        <w:t xml:space="preserve">West CP, Dyrbye LN, Shanafelt TD. Physician burnout: contributors, consequences and solutions. J Intern Med. </w:t>
      </w:r>
      <w:del w:id="10047" w:author="نویسنده" w:date="2026-10-18T12:19:01Z">
        <w:r>
          <w:rPr>
            <w:sz w:val="22"/>
            <w:szCs w:val="22"/>
          </w:rPr>
          <w:delText xml:space="preserve">2018;283(6):516-29.</w:delText>
        </w:r>
      </w:del>
      <w:ins w:id="10048" w:author="نویسنده" w:date="2026-10-18T12:19:01Z">
        <w:r>
          <w:rPr>
            <w:rFonts w:ascii="Times New Roman" w:cs="Times New Roman" w:eastAsia="Times New Roman" w:hAnsi="Times New Roman"/>
            <w:sz w:val="22"/>
            <w:szCs w:val="22"/>
          </w:rPr>
          <w:t xml:space="preserve">2018;283(6):516-529.</w:t>
        </w:r>
      </w:ins>
      <w:r>
        <w:rPr>
          <w:sz w:val="22"/>
          <w:szCs w:val="22"/>
        </w:rPr>
        <w:t xml:space="preserve"> doi:10.1111/joim.12752</w:t>
      </w:r>
    </w:p>
    <w:p>
      <w:pPr>
        <w:spacing w:after="100" w:line="300" w:lineRule="auto"/>
        <w:ind w:left="440" w:hanging="440"/>
      </w:pPr>
      <w:r>
        <w:rPr>
          <w:sz w:val="22"/>
          <w:szCs w:val="22"/>
        </w:rPr>
        <w:t xml:space="preserve">5.</w:t>
        <w:tab/>
        <w:t xml:space="preserve">West CP, Dyrbye LN, Erwin PJ, Shanafelt TD. Interventions to prevent and reduce physician burnout: a systematic review and meta-analysis. Lancet. </w:t>
      </w:r>
      <w:del w:id="10049" w:author="نویسنده" w:date="2026-10-18T12:19:01Z">
        <w:r>
          <w:rPr>
            <w:sz w:val="22"/>
            <w:szCs w:val="22"/>
          </w:rPr>
          <w:delText xml:space="preserve">2016;388(10057):2272-81.</w:delText>
        </w:r>
      </w:del>
      <w:ins w:id="10050" w:author="نویسنده" w:date="2026-10-18T12:19:01Z">
        <w:r>
          <w:rPr>
            <w:rFonts w:ascii="Times New Roman" w:cs="Times New Roman" w:eastAsia="Times New Roman" w:hAnsi="Times New Roman"/>
            <w:sz w:val="22"/>
            <w:szCs w:val="22"/>
          </w:rPr>
          <w:t xml:space="preserve">2016;388(10057):2272-2281.</w:t>
        </w:r>
      </w:ins>
      <w:r>
        <w:rPr>
          <w:sz w:val="22"/>
          <w:szCs w:val="22"/>
        </w:rPr>
        <w:t xml:space="preserve"> doi:10.1016/S0140-6736(16)31279-X</w:t>
      </w:r>
    </w:p>
    <w:p>
      <w:pPr>
        <w:spacing w:after="100" w:line="300" w:lineRule="auto"/>
        <w:ind w:left="440" w:hanging="440"/>
      </w:pPr>
      <w:r>
        <w:rPr>
          <w:sz w:val="22"/>
          <w:szCs w:val="22"/>
        </w:rPr>
        <w:t xml:space="preserve">6.</w:t>
        <w:tab/>
        <w:t xml:space="preserve">Panagioti M, Panagopoulou E, Bower P,</w:t>
      </w:r>
      <w:del w:id="10051" w:author="نویسنده" w:date="2026-10-18T12:19:01Z">
        <w:r>
          <w:rPr>
            <w:sz w:val="22"/>
            <w:szCs w:val="22"/>
          </w:rPr>
          <w:delText xml:space="preserve"> Lewith G, Kontopantelis E, Chew-Graham C,</w:delText>
        </w:r>
      </w:del>
      <w:r>
        <w:rPr>
          <w:sz w:val="22"/>
          <w:szCs w:val="22"/>
        </w:rPr>
        <w:t xml:space="preserve"> et al. Controlled interventions to reduce burnout in physicians: a systematic review and meta-analysis. JAMA Intern Med. 2017;177(2):195-205. doi:10.1001/jamainternmed.2016.7674</w:t>
      </w:r>
    </w:p>
    <w:p>
      <w:pPr>
        <w:spacing w:after="100" w:line="300" w:lineRule="auto"/>
        <w:ind w:left="440" w:hanging="440"/>
        <w:rPr>
          <w:del w:id="10053" w:author="نویسنده" w:date="2026-10-18T12:19:01Z"/>
        </w:rPr>
      </w:pPr>
      <w:del w:id="10052" w:author="نویسنده" w:date="2026-10-18T12:19:01Z">
        <w:r>
          <w:rPr>
            <w:sz w:val="22"/>
            <w:szCs w:val="22"/>
          </w:rPr>
          <w:delText>7.</w:delText>
          <w:tab/>
          <w:delText xml:space="preserve">Kunzler AM, Helmreich I, Chmitorz A, König J, Binder H, Wessa M, et al. Psychological interventions to foster resilience in healthcare professionals. Cochrane Database Syst Rev. 2020;7:CD012527. doi:10.1002/14651858.CD012527.pub2</w:delText>
        </w:r>
      </w:del>
    </w:p>
    <w:p>
      <w:pPr>
        <w:spacing w:after="100" w:line="300" w:lineRule="auto"/>
        <w:ind w:left="440" w:hanging="440"/>
        <w:rPr>
          <w:del w:id="10055" w:author="نویسنده" w:date="2026-10-18T12:19:01Z"/>
        </w:rPr>
      </w:pPr>
      <w:del w:id="10054" w:author="نویسنده" w:date="2026-10-18T12:19:01Z">
        <w:r>
          <w:rPr>
            <w:sz w:val="22"/>
            <w:szCs w:val="22"/>
          </w:rPr>
          <w:delText>8.</w:delText>
          <w:tab/>
          <w:delText>Yang Y, Wen J, Wan H, Yang Q, Guan J, Min L, et al. Digital health interventions for reducing occupational burnout in nurses: a systematic review and meta-analysis. Front Public Health. 2026;14:1879258. doi:10.3389/fpubh.2026.1879258</w:delText>
        </w:r>
      </w:del>
    </w:p>
    <w:p>
      <w:pPr>
        <w:spacing w:after="100" w:line="300" w:lineRule="auto"/>
        <w:ind w:left="440" w:hanging="440"/>
      </w:pPr>
      <w:del w:id="10056" w:author="نویسنده" w:date="2026-10-18T12:19:01Z">
        <w:r>
          <w:rPr>
            <w:sz w:val="22"/>
            <w:szCs w:val="22"/>
          </w:rPr>
          <w:delText xml:space="preserve">9.</w:delText>
        </w:r>
      </w:del>
      <w:ins w:id="10057" w:author="نویسنده" w:date="2026-10-18T12:19:01Z">
        <w:r>
          <w:rPr>
            <w:rFonts w:ascii="Times New Roman" w:cs="Times New Roman" w:eastAsia="Times New Roman" w:hAnsi="Times New Roman"/>
            <w:sz w:val="22"/>
            <w:szCs w:val="22"/>
          </w:rPr>
          <w:t xml:space="preserve">7.</w:t>
        </w:r>
      </w:ins>
      <w:r>
        <w:rPr>
          <w:sz w:val="22"/>
          <w:szCs w:val="22"/>
        </w:rPr>
        <w:tab/>
        <w:t xml:space="preserve">Park JH, Jung SE, Ha DJ,</w:t>
      </w:r>
      <w:del w:id="10058" w:author="نویسنده" w:date="2026-10-18T12:19:01Z">
        <w:r>
          <w:rPr>
            <w:sz w:val="22"/>
            <w:szCs w:val="22"/>
          </w:rPr>
          <w:delText xml:space="preserve"> Lee B, Kim MS, Sim KL,</w:delText>
        </w:r>
      </w:del>
      <w:r>
        <w:rPr>
          <w:sz w:val="22"/>
          <w:szCs w:val="22"/>
        </w:rPr>
        <w:t xml:space="preserve"> et al. E-healthcare interventions for nurse mental health: a systematic review. Medicine (Baltimore). 2022;101(28):e29125. doi:10.1097/MD.0000000000029125</w:t>
      </w:r>
    </w:p>
    <w:p>
      <w:pPr>
        <w:spacing w:after="100" w:line="300" w:lineRule="auto"/>
        <w:ind w:left="440" w:hanging="440"/>
      </w:pPr>
      <w:del w:id="10059" w:author="نویسنده" w:date="2026-10-18T12:19:01Z">
        <w:r>
          <w:rPr>
            <w:sz w:val="22"/>
            <w:szCs w:val="22"/>
          </w:rPr>
          <w:delText xml:space="preserve">10.</w:delText>
          <w:tab/>
          <w:delText xml:space="preserve">Adam D, Berschick J, Schiele JK, Bogdanski M, Schröter M, Steinmetz M, et al. Interventions to reduce stress and prevent burnout in healthcare professionals supported by digital applications: a scoping review.</w:delText>
        </w:r>
      </w:del>
      <w:ins w:id="10060" w:author="نویسنده" w:date="2026-10-18T12:19:01Z">
        <w:r>
          <w:rPr>
            <w:rFonts w:ascii="Times New Roman" w:cs="Times New Roman" w:eastAsia="Times New Roman" w:hAnsi="Times New Roman"/>
            <w:sz w:val="22"/>
            <w:szCs w:val="22"/>
          </w:rPr>
          <w:t xml:space="preserve">8.</w:t>
          <w:tab/>
        </w:r>
        <w:r>
          <w:rPr>
            <w:rFonts w:ascii="Times New Roman" w:cs="Times New Roman" w:eastAsia="Times New Roman" w:hAnsi="Times New Roman"/>
            <w:sz w:val="22"/>
            <w:szCs w:val="22"/>
          </w:rPr>
          <w:t xml:space="preserve">Yang Y, Wen J, Wan H, et al. Digital health interventions for reducing occupational burnout in nurses: a systematic review and meta-analysis.</w:t>
        </w:r>
      </w:ins>
      <w:r>
        <w:rPr>
          <w:sz w:val="22"/>
          <w:szCs w:val="22"/>
        </w:rPr>
        <w:t xml:space="preserve"> Front Public Health. </w:t>
      </w:r>
      <w:del w:id="10061" w:author="نویسنده" w:date="2026-10-18T12:19:01Z">
        <w:r>
          <w:rPr>
            <w:sz w:val="22"/>
            <w:szCs w:val="22"/>
          </w:rPr>
          <w:delText xml:space="preserve">2023;11:1231266. doi:10.3389/fpubh.2023.1231266</w:delText>
        </w:r>
      </w:del>
      <w:ins w:id="10062" w:author="نویسنده" w:date="2026-10-18T12:19:01Z">
        <w:r>
          <w:rPr>
            <w:rFonts w:ascii="Times New Roman" w:cs="Times New Roman" w:eastAsia="Times New Roman" w:hAnsi="Times New Roman"/>
            <w:sz w:val="22"/>
            <w:szCs w:val="22"/>
          </w:rPr>
          <w:t xml:space="preserve">2026;14:1879258. doi:10.3389/fpubh.2026.1879258</w:t>
        </w:r>
      </w:ins>
    </w:p>
    <w:p>
      <w:pPr>
        <w:spacing w:after="100" w:line="300" w:lineRule="auto"/>
        <w:ind w:left="440" w:hanging="440"/>
      </w:pPr>
      <w:del w:id="10063" w:author="نویسنده" w:date="2026-10-18T12:19:01Z">
        <w:r>
          <w:rPr>
            <w:sz w:val="22"/>
            <w:szCs w:val="22"/>
          </w:rPr>
          <w:delText xml:space="preserve">11.</w:delText>
        </w:r>
      </w:del>
      <w:ins w:id="10064" w:author="نویسنده" w:date="2026-10-18T12:19:01Z">
        <w:r>
          <w:rPr>
            <w:rFonts w:ascii="Times New Roman" w:cs="Times New Roman" w:eastAsia="Times New Roman" w:hAnsi="Times New Roman"/>
            <w:sz w:val="22"/>
            <w:szCs w:val="22"/>
          </w:rPr>
          <w:t xml:space="preserve">9.</w:t>
        </w:r>
      </w:ins>
      <w:r>
        <w:rPr>
          <w:sz w:val="22"/>
          <w:szCs w:val="22"/>
        </w:rPr>
        <w:tab/>
        <w:t xml:space="preserve">Lampinen VS, Kämper E, Balla VR, Katajavuori N, Asikainen H. The effectiveness of online acceptance and commitment therapy-based interventions on depression, burnout, anxiety and stress in occupational contexts: a systematic narrative review. Internet Interv. </w:t>
      </w:r>
      <w:del w:id="10065" w:author="نویسنده" w:date="2026-10-18T12:19:01Z">
        <w:r>
          <w:rPr>
            <w:sz w:val="22"/>
            <w:szCs w:val="22"/>
          </w:rPr>
          <w:delText xml:space="preserve">2026.</w:delText>
        </w:r>
      </w:del>
      <w:ins w:id="10066" w:author="نویسنده" w:date="2026-10-18T12:19:01Z">
        <w:r>
          <w:rPr>
            <w:rFonts w:ascii="Times New Roman" w:cs="Times New Roman" w:eastAsia="Times New Roman" w:hAnsi="Times New Roman"/>
            <w:sz w:val="22"/>
            <w:szCs w:val="22"/>
          </w:rPr>
          <w:t xml:space="preserve">2026;43:100909.</w:t>
        </w:r>
      </w:ins>
      <w:r>
        <w:rPr>
          <w:sz w:val="22"/>
          <w:szCs w:val="22"/>
        </w:rPr>
        <w:t xml:space="preserve"> doi:10.1016/j.invent.2026.100909</w:t>
      </w:r>
    </w:p>
    <w:p>
      <w:pPr>
        <w:spacing w:after="100" w:line="300"/>
        <w:ind w:left="440" w:hanging="440"/>
        <w:rPr>
          <w:ins w:id="10071" w:author="نویسنده" w:date="2026-10-18T12:19:01Z"/>
        </w:rPr>
      </w:pPr>
      <w:ins w:id="10067" w:author="نویسنده" w:date="2026-10-18T12:19:01Z">
        <w:r>
          <w:rPr>
            <w:rFonts w:ascii="Times New Roman" w:cs="Times New Roman" w:eastAsia="Times New Roman" w:hAnsi="Times New Roman"/>
            <w:sz w:val="22"/>
            <w:szCs w:val="22"/>
          </w:rPr>
          <w:t xml:space="preserve">10.	</w:t>
        </w:r>
      </w:ins>
      <w:ins w:id="10068" w:author="نویسنده" w:date="2026-10-18T12:19:01Z">
        <w:r>
          <w:rPr>
            <w:rFonts w:ascii="Times New Roman" w:cs="Times New Roman" w:eastAsia="Times New Roman" w:hAnsi="Times New Roman"/>
            <w:sz w:val="22"/>
            <w:szCs w:val="22"/>
          </w:rPr>
          <w:t xml:space="preserve">Kunzler AM, Helmreich I, Chmitorz A, et al. Psychological interventions to foster resilience in healthcare professionals. </w:t>
        </w:r>
      </w:ins>
      <w:ins w:id="10069" w:author="نویسنده" w:date="2026-10-18T12:19:01Z">
        <w:r>
          <w:rPr>
            <w:rFonts w:ascii="Times New Roman" w:cs="Times New Roman" w:eastAsia="Times New Roman" w:hAnsi="Times New Roman"/>
            <w:i/>
            <w:iCs/>
            <w:sz w:val="22"/>
            <w:szCs w:val="22"/>
          </w:rPr>
          <w:t xml:space="preserve">Cochrane Database Syst Rev</w:t>
        </w:r>
      </w:ins>
      <w:ins w:id="10070" w:author="نویسنده" w:date="2026-10-18T12:19:01Z">
        <w:r>
          <w:rPr>
            <w:rFonts w:ascii="Times New Roman" w:cs="Times New Roman" w:eastAsia="Times New Roman" w:hAnsi="Times New Roman"/>
            <w:sz w:val="22"/>
            <w:szCs w:val="22"/>
          </w:rPr>
          <w:t xml:space="preserve">. 2020;(7):CD012527. doi:10.1002/14651858.CD012527.pub2</w:t>
        </w:r>
      </w:ins>
    </w:p>
    <w:p>
      <w:pPr>
        <w:spacing w:after="100" w:line="300"/>
        <w:ind w:left="440" w:hanging="440"/>
        <w:rPr>
          <w:ins w:id="10076" w:author="نویسنده" w:date="2026-10-18T12:19:01Z"/>
        </w:rPr>
      </w:pPr>
      <w:ins w:id="10072" w:author="نویسنده" w:date="2026-10-18T12:19:01Z">
        <w:r>
          <w:rPr>
            <w:rFonts w:ascii="Times New Roman" w:cs="Times New Roman" w:eastAsia="Times New Roman" w:hAnsi="Times New Roman"/>
            <w:sz w:val="22"/>
            <w:szCs w:val="22"/>
          </w:rPr>
          <w:t xml:space="preserve">11.	</w:t>
        </w:r>
      </w:ins>
      <w:ins w:id="10073" w:author="نویسنده" w:date="2026-10-18T12:19:01Z">
        <w:r>
          <w:rPr>
            <w:rFonts w:ascii="Times New Roman" w:cs="Times New Roman" w:eastAsia="Times New Roman" w:hAnsi="Times New Roman"/>
            <w:sz w:val="22"/>
            <w:szCs w:val="22"/>
          </w:rPr>
          <w:t xml:space="preserve">Adam D, Berschick J, Schiele JK, et al. Interventions to reduce stress and prevent burnout in healthcare professionals supported by digital applications: a scoping review. </w:t>
        </w:r>
      </w:ins>
      <w:ins w:id="10074" w:author="نویسنده" w:date="2026-10-18T12:19:01Z">
        <w:r>
          <w:rPr>
            <w:rFonts w:ascii="Times New Roman" w:cs="Times New Roman" w:eastAsia="Times New Roman" w:hAnsi="Times New Roman"/>
            <w:i/>
            <w:iCs/>
            <w:sz w:val="22"/>
            <w:szCs w:val="22"/>
          </w:rPr>
          <w:t xml:space="preserve">Front Public Health</w:t>
        </w:r>
      </w:ins>
      <w:ins w:id="10075" w:author="نویسنده" w:date="2026-10-18T12:19:01Z">
        <w:r>
          <w:rPr>
            <w:rFonts w:ascii="Times New Roman" w:cs="Times New Roman" w:eastAsia="Times New Roman" w:hAnsi="Times New Roman"/>
            <w:sz w:val="22"/>
            <w:szCs w:val="22"/>
          </w:rPr>
          <w:t xml:space="preserve">. 2023;11:1231266. doi:10.3389/fpubh.2023.1231266</w:t>
        </w:r>
      </w:ins>
    </w:p>
    <w:p w14:paraId="0EAC6378" w14:textId="77777777" w:rsidR="001D2698" w:rsidRDefault="00000000">
      <w:pPr>
        <w:spacing w:after="100" w:line="300" w:lineRule="auto"/>
        <w:ind w:left="440" w:hanging="440"/>
      </w:pPr>
      <w:r>
        <w:rPr>
          <w:sz w:val="22"/>
          <w:szCs w:val="22"/>
        </w:rPr>
        <w:t>12.</w:t>
        <w:tab/>
        <w:t xml:space="preserve">Arksey H, O'Malley L. Scoping studies: towards a methodological framework. Int J Soc Res Methodol. 2005;8(1):19-32. doi:10.1080/1364557032000119616</w:t>
      </w:r>
    </w:p>
    <w:p w14:paraId="0670ACD1" w14:textId="77777777" w:rsidR="001D2698" w:rsidRDefault="00000000">
      <w:pPr>
        <w:spacing w:after="100" w:line="300" w:lineRule="auto"/>
        <w:ind w:left="440" w:hanging="440"/>
      </w:pPr>
      <w:r>
        <w:rPr>
          <w:sz w:val="22"/>
          <w:szCs w:val="22"/>
        </w:rPr>
        <w:t>13.</w:t>
        <w:tab/>
        <w:t>Levac D, Colquhoun H, O'Brien KK. Scoping studies: advancing the methodology. Implement Sci. 2010;5:69. doi:10.1186/1748-5908-5-69</w:t>
      </w:r>
    </w:p>
    <w:p>
      <w:pPr>
        <w:spacing w:after="100" w:line="300" w:lineRule="auto"/>
        <w:ind w:left="440" w:hanging="440"/>
      </w:pPr>
      <w:r>
        <w:rPr>
          <w:sz w:val="22"/>
          <w:szCs w:val="22"/>
        </w:rPr>
        <w:t xml:space="preserve">14.</w:t>
        <w:tab/>
        <w:t xml:space="preserve">Peters MDJ, Godfrey C, McInerney P, </w:t>
      </w:r>
      <w:del w:id="10077" w:author="نویسنده" w:date="2026-10-18T12:19:01Z">
        <w:r>
          <w:rPr>
            <w:sz w:val="22"/>
            <w:szCs w:val="22"/>
          </w:rPr>
          <w:delText xml:space="preserve">Munn Z, Tricco AC, Khalil H. Chapter 11: Scoping</w:delText>
        </w:r>
      </w:del>
      <w:ins w:id="10078" w:author="نویسنده" w:date="2026-10-18T12:19:01Z">
        <w:r>
          <w:rPr>
            <w:rFonts w:ascii="Times New Roman" w:cs="Times New Roman" w:eastAsia="Times New Roman" w:hAnsi="Times New Roman"/>
            <w:sz w:val="22"/>
            <w:szCs w:val="22"/>
          </w:rPr>
          <w:t xml:space="preserve">et al. Chapter 11: scoping</w:t>
        </w:r>
      </w:ins>
      <w:r>
        <w:rPr>
          <w:sz w:val="22"/>
          <w:szCs w:val="22"/>
        </w:rPr>
        <w:t xml:space="preserve"> reviews. In: Aromataris E, Munn Z, </w:t>
      </w:r>
      <w:del w:id="10079" w:author="نویسنده" w:date="2026-10-18T12:19:01Z">
        <w:r>
          <w:rPr>
            <w:sz w:val="22"/>
            <w:szCs w:val="22"/>
          </w:rPr>
          <w:delText xml:space="preserve">editors.</w:delText>
        </w:r>
      </w:del>
      <w:ins w:id="10080" w:author="نویسنده" w:date="2026-10-18T12:19:01Z">
        <w:r>
          <w:rPr>
            <w:rFonts w:ascii="Times New Roman" w:cs="Times New Roman" w:eastAsia="Times New Roman" w:hAnsi="Times New Roman"/>
            <w:sz w:val="22"/>
            <w:szCs w:val="22"/>
          </w:rPr>
          <w:t xml:space="preserve">eds.</w:t>
        </w:r>
      </w:ins>
      <w:r>
        <w:rPr>
          <w:sz w:val="22"/>
          <w:szCs w:val="22"/>
        </w:rPr>
        <w:t xml:space="preserve"> JBI Manual for Evidence Synthesis. </w:t>
      </w:r>
      <w:del w:id="10081" w:author="نویسنده" w:date="2026-10-18T12:19:01Z">
        <w:r>
          <w:rPr>
            <w:sz w:val="22"/>
            <w:szCs w:val="22"/>
          </w:rPr>
          <w:delText xml:space="preserve">Adelaide: </w:delText>
        </w:r>
      </w:del>
      <w:r>
        <w:rPr>
          <w:sz w:val="22"/>
          <w:szCs w:val="22"/>
        </w:rPr>
        <w:t xml:space="preserve">JBI; 2020. doi:10.46658/JBIMES-20-12</w:t>
      </w:r>
    </w:p>
    <w:p>
      <w:pPr>
        <w:spacing w:after="100" w:line="300" w:lineRule="auto"/>
        <w:ind w:left="440" w:hanging="440"/>
      </w:pPr>
      <w:r>
        <w:rPr>
          <w:sz w:val="22"/>
          <w:szCs w:val="22"/>
        </w:rPr>
        <w:t xml:space="preserve">15.</w:t>
        <w:tab/>
        <w:t xml:space="preserve">Tricco AC, Lillie E, Zarin W,</w:t>
      </w:r>
      <w:del w:id="10082" w:author="نویسنده" w:date="2026-10-18T12:19:01Z">
        <w:r>
          <w:rPr>
            <w:sz w:val="22"/>
            <w:szCs w:val="22"/>
          </w:rPr>
          <w:delText xml:space="preserve"> O'Brien KK, Colquhoun H, Levac D,</w:delText>
        </w:r>
      </w:del>
      <w:r>
        <w:rPr>
          <w:sz w:val="22"/>
          <w:szCs w:val="22"/>
        </w:rPr>
        <w:t xml:space="preserve"> et al. PRISMA Extension for Scoping Reviews (PRISMA-ScR): checklist and explanation. Ann Intern Med. </w:t>
      </w:r>
      <w:del w:id="10083" w:author="نویسنده" w:date="2026-10-18T12:19:01Z">
        <w:r>
          <w:rPr>
            <w:sz w:val="22"/>
            <w:szCs w:val="22"/>
          </w:rPr>
          <w:delText xml:space="preserve">2018;169(7):467-73.</w:delText>
        </w:r>
      </w:del>
      <w:ins w:id="10084" w:author="نویسنده" w:date="2026-10-18T12:19:01Z">
        <w:r>
          <w:rPr>
            <w:rFonts w:ascii="Times New Roman" w:cs="Times New Roman" w:eastAsia="Times New Roman" w:hAnsi="Times New Roman"/>
            <w:sz w:val="22"/>
            <w:szCs w:val="22"/>
          </w:rPr>
          <w:t xml:space="preserve">2018;169(7):467-473.</w:t>
        </w:r>
      </w:ins>
      <w:r>
        <w:rPr>
          <w:sz w:val="22"/>
          <w:szCs w:val="22"/>
        </w:rPr>
        <w:t xml:space="preserve"> doi:10.7326/M18-0850</w:t>
      </w:r>
    </w:p>
    <w:p>
      <w:pPr>
        <w:spacing w:after="100" w:line="300" w:lineRule="auto"/>
        <w:ind w:left="440" w:hanging="440"/>
      </w:pPr>
      <w:r>
        <w:rPr>
          <w:sz w:val="22"/>
          <w:szCs w:val="22"/>
        </w:rPr>
        <w:t xml:space="preserve">16.</w:t>
        <w:tab/>
        <w:t xml:space="preserve">Page MJ, McKenzie JE, Bossuyt PM,</w:t>
      </w:r>
      <w:del w:id="10085" w:author="نویسنده" w:date="2026-10-18T12:19:01Z">
        <w:r>
          <w:rPr>
            <w:sz w:val="22"/>
            <w:szCs w:val="22"/>
          </w:rPr>
          <w:delText xml:space="preserve"> Boutron I, Hoffmann TC, Mulrow CD,</w:delText>
        </w:r>
      </w:del>
      <w:r>
        <w:rPr>
          <w:sz w:val="22"/>
          <w:szCs w:val="22"/>
        </w:rPr>
        <w:t xml:space="preserve"> et al. The PRISMA 2020 statement: an updated guideline for reporting systematic reviews. BMJ. 2021;372:n71. doi:10.1136/bmj.n71</w:t>
      </w:r>
    </w:p>
    <w:p>
      <w:pPr>
        <w:spacing w:after="100" w:line="300"/>
        <w:ind w:left="440" w:hanging="440"/>
        <w:rPr>
          <w:ins w:id="10090" w:author="نویسنده" w:date="2026-10-18T12:19:01Z"/>
        </w:rPr>
      </w:pPr>
      <w:ins w:id="10086" w:author="نویسنده" w:date="2026-10-18T12:19:01Z">
        <w:r>
          <w:rPr>
            <w:rFonts w:ascii="Times New Roman" w:cs="Times New Roman" w:eastAsia="Times New Roman" w:hAnsi="Times New Roman"/>
            <w:sz w:val="22"/>
            <w:szCs w:val="22"/>
          </w:rPr>
          <w:t xml:space="preserve">17.	</w:t>
        </w:r>
      </w:ins>
      <w:ins w:id="10087" w:author="نویسنده" w:date="2026-10-18T12:19:01Z">
        <w:r>
          <w:rPr>
            <w:rFonts w:ascii="Times New Roman" w:cs="Times New Roman" w:eastAsia="Times New Roman" w:hAnsi="Times New Roman"/>
            <w:sz w:val="22"/>
            <w:szCs w:val="22"/>
          </w:rPr>
          <w:t xml:space="preserve">Rethlefsen ML, Kirtley S, Waffenschmidt S, et al. PRISMA-S: an extension to the PRISMA statement for reporting literature searches in systematic reviews. </w:t>
        </w:r>
      </w:ins>
      <w:ins w:id="10088" w:author="نویسنده" w:date="2026-10-18T12:19:01Z">
        <w:r>
          <w:rPr>
            <w:rFonts w:ascii="Times New Roman" w:cs="Times New Roman" w:eastAsia="Times New Roman" w:hAnsi="Times New Roman"/>
            <w:i/>
            <w:iCs/>
            <w:sz w:val="22"/>
            <w:szCs w:val="22"/>
          </w:rPr>
          <w:t xml:space="preserve">Syst Rev</w:t>
        </w:r>
      </w:ins>
      <w:ins w:id="10089" w:author="نویسنده" w:date="2026-10-18T12:19:01Z">
        <w:r>
          <w:rPr>
            <w:rFonts w:ascii="Times New Roman" w:cs="Times New Roman" w:eastAsia="Times New Roman" w:hAnsi="Times New Roman"/>
            <w:sz w:val="22"/>
            <w:szCs w:val="22"/>
          </w:rPr>
          <w:t xml:space="preserve">. 2021;10(1):39. doi:10.1186/s13643-020-01542-z</w:t>
        </w:r>
      </w:ins>
    </w:p>
    <w:p>
      <w:pPr>
        <w:spacing w:after="100" w:line="300" w:lineRule="auto"/>
        <w:ind w:left="440" w:hanging="440"/>
      </w:pPr>
      <w:del w:id="10091" w:author="نویسنده" w:date="2026-10-18T12:19:01Z">
        <w:r>
          <w:rPr>
            <w:sz w:val="22"/>
            <w:szCs w:val="22"/>
          </w:rPr>
          <w:delText xml:space="preserve">17.</w:delText>
        </w:r>
      </w:del>
      <w:ins w:id="10092" w:author="نویسنده" w:date="2026-10-18T12:19:01Z">
        <w:r>
          <w:rPr>
            <w:rFonts w:ascii="Times New Roman" w:cs="Times New Roman" w:eastAsia="Times New Roman" w:hAnsi="Times New Roman"/>
            <w:sz w:val="22"/>
            <w:szCs w:val="22"/>
          </w:rPr>
          <w:t xml:space="preserve">18.</w:t>
        </w:r>
      </w:ins>
      <w:r>
        <w:rPr>
          <w:sz w:val="22"/>
          <w:szCs w:val="22"/>
        </w:rPr>
        <w:tab/>
        <w:t xml:space="preserve">Clopper CJ, Pearson ES. The use of confidence or fiducial limits illustrated in the case of the binomial. Biometrika. </w:t>
      </w:r>
      <w:del w:id="10093" w:author="نویسنده" w:date="2026-10-18T12:19:01Z">
        <w:r>
          <w:rPr>
            <w:sz w:val="22"/>
            <w:szCs w:val="22"/>
          </w:rPr>
          <w:delText xml:space="preserve">1934;26(4):404-13.</w:delText>
        </w:r>
      </w:del>
      <w:ins w:id="10094" w:author="نویسنده" w:date="2026-10-18T12:19:01Z">
        <w:r>
          <w:rPr>
            <w:rFonts w:ascii="Times New Roman" w:cs="Times New Roman" w:eastAsia="Times New Roman" w:hAnsi="Times New Roman"/>
            <w:sz w:val="22"/>
            <w:szCs w:val="22"/>
          </w:rPr>
          <w:t xml:space="preserve">1934;26(4):404-413.</w:t>
        </w:r>
      </w:ins>
      <w:r>
        <w:rPr>
          <w:sz w:val="22"/>
          <w:szCs w:val="22"/>
        </w:rPr>
        <w:t xml:space="preserve"> doi:10.1093/biomet/26.4.404</w:t>
      </w:r>
    </w:p>
    <w:p>
      <w:pPr>
        <w:spacing w:after="100" w:line="300" w:lineRule="auto"/>
        <w:ind w:left="440" w:hanging="440"/>
      </w:pPr>
      <w:del w:id="10095" w:author="نویسنده" w:date="2026-10-18T12:19:01Z">
        <w:r>
          <w:rPr>
            <w:sz w:val="22"/>
            <w:szCs w:val="22"/>
          </w:rPr>
          <w:delText xml:space="preserve">18.</w:delText>
        </w:r>
      </w:del>
      <w:ins w:id="10096" w:author="نویسنده" w:date="2026-10-18T12:19:01Z">
        <w:r>
          <w:rPr>
            <w:rFonts w:ascii="Times New Roman" w:cs="Times New Roman" w:eastAsia="Times New Roman" w:hAnsi="Times New Roman"/>
            <w:sz w:val="22"/>
            <w:szCs w:val="22"/>
          </w:rPr>
          <w:t xml:space="preserve">19.</w:t>
        </w:r>
      </w:ins>
      <w:r>
        <w:rPr>
          <w:sz w:val="22"/>
          <w:szCs w:val="22"/>
        </w:rPr>
        <w:tab/>
        <w:t xml:space="preserve">Furukawa TA, Noma H, Caldwell DM,</w:t>
      </w:r>
      <w:del w:id="10097" w:author="نویسنده" w:date="2026-10-18T12:19:01Z">
        <w:r>
          <w:rPr>
            <w:sz w:val="22"/>
            <w:szCs w:val="22"/>
          </w:rPr>
          <w:delText xml:space="preserve"> Honyashiki M, Shinohara K, Imai H,</w:delText>
        </w:r>
      </w:del>
      <w:r>
        <w:rPr>
          <w:sz w:val="22"/>
          <w:szCs w:val="22"/>
        </w:rPr>
        <w:t xml:space="preserve"> et al. Waiting list may be a nocebo condition in psychotherapy trials: a contribution from network meta-analysis. Acta Psychiatr Scand. </w:t>
      </w:r>
      <w:del w:id="10098" w:author="نویسنده" w:date="2026-10-18T12:19:01Z">
        <w:r>
          <w:rPr>
            <w:sz w:val="22"/>
            <w:szCs w:val="22"/>
          </w:rPr>
          <w:delText xml:space="preserve">2014;130(3):181-92.</w:delText>
        </w:r>
      </w:del>
      <w:ins w:id="10099" w:author="نویسنده" w:date="2026-10-18T12:19:01Z">
        <w:r>
          <w:rPr>
            <w:rFonts w:ascii="Times New Roman" w:cs="Times New Roman" w:eastAsia="Times New Roman" w:hAnsi="Times New Roman"/>
            <w:sz w:val="22"/>
            <w:szCs w:val="22"/>
          </w:rPr>
          <w:t xml:space="preserve">2014;130(3):181-192.</w:t>
        </w:r>
      </w:ins>
      <w:r>
        <w:rPr>
          <w:sz w:val="22"/>
          <w:szCs w:val="22"/>
        </w:rPr>
        <w:t xml:space="preserve"> doi:10.1111/acps.12275</w:t>
      </w:r>
    </w:p>
    <w:p>
      <w:pPr>
        <w:spacing w:after="100" w:line="300" w:lineRule="auto"/>
        <w:ind w:left="440" w:hanging="440"/>
      </w:pPr>
      <w:del w:id="10100" w:author="نویسنده" w:date="2026-10-18T12:19:01Z">
        <w:r>
          <w:rPr>
            <w:sz w:val="22"/>
            <w:szCs w:val="22"/>
          </w:rPr>
          <w:delText xml:space="preserve">19.</w:delText>
        </w:r>
      </w:del>
      <w:ins w:id="10101" w:author="نویسنده" w:date="2026-10-18T12:19:01Z">
        <w:r>
          <w:rPr>
            <w:rFonts w:ascii="Times New Roman" w:cs="Times New Roman" w:eastAsia="Times New Roman" w:hAnsi="Times New Roman"/>
            <w:sz w:val="22"/>
            <w:szCs w:val="22"/>
          </w:rPr>
          <w:t xml:space="preserve">20.</w:t>
        </w:r>
      </w:ins>
      <w:r>
        <w:rPr>
          <w:sz w:val="22"/>
          <w:szCs w:val="22"/>
        </w:rPr>
        <w:tab/>
        <w:t xml:space="preserve">Schaufeli WB, De Witte H, Desart S. Burnout Assessment Tool (BAT): development, validity, and reliability. Int J Environ Res Public Health. 2020;17(24):9495. doi:10.3390/ijerph17249495</w:t>
      </w:r>
    </w:p>
    <w:p>
      <w:pPr>
        <w:spacing w:after="100" w:line="300" w:lineRule="auto"/>
        <w:ind w:left="440" w:hanging="440"/>
      </w:pPr>
      <w:del w:id="10102" w:author="نویسنده" w:date="2026-10-18T12:19:01Z">
        <w:r>
          <w:rPr>
            <w:sz w:val="22"/>
            <w:szCs w:val="22"/>
          </w:rPr>
          <w:delText xml:space="preserve">20.</w:delText>
        </w:r>
      </w:del>
      <w:ins w:id="10103" w:author="نویسنده" w:date="2026-10-18T12:19:01Z">
        <w:r>
          <w:rPr>
            <w:rFonts w:ascii="Times New Roman" w:cs="Times New Roman" w:eastAsia="Times New Roman" w:hAnsi="Times New Roman"/>
            <w:sz w:val="22"/>
            <w:szCs w:val="22"/>
          </w:rPr>
          <w:t xml:space="preserve">21.</w:t>
        </w:r>
      </w:ins>
      <w:r>
        <w:rPr>
          <w:sz w:val="22"/>
          <w:szCs w:val="22"/>
        </w:rPr>
        <w:tab/>
        <w:t xml:space="preserve">Schulz KF, Altman DG, Moher D; CONSORT Group. CONSORT 2010 statement: updated guidelines for reporting parallel group randomised trials. BMJ. 2010;340:c332. doi:10.1136/bmj.c332</w:t>
      </w:r>
    </w:p>
    <w:p>
      <w:pPr>
        <w:spacing w:after="100" w:line="300" w:lineRule="auto"/>
        <w:ind w:left="440" w:hanging="440"/>
      </w:pPr>
      <w:del w:id="10104" w:author="نویسنده" w:date="2026-10-18T12:19:01Z">
        <w:r>
          <w:rPr>
            <w:sz w:val="22"/>
            <w:szCs w:val="22"/>
          </w:rPr>
          <w:delText xml:space="preserve">21.</w:delText>
        </w:r>
      </w:del>
      <w:ins w:id="10105" w:author="نویسنده" w:date="2026-10-18T12:19:01Z">
        <w:r>
          <w:rPr>
            <w:rFonts w:ascii="Times New Roman" w:cs="Times New Roman" w:eastAsia="Times New Roman" w:hAnsi="Times New Roman"/>
            <w:sz w:val="22"/>
            <w:szCs w:val="22"/>
          </w:rPr>
          <w:t xml:space="preserve">22.</w:t>
        </w:r>
      </w:ins>
      <w:r>
        <w:rPr>
          <w:sz w:val="22"/>
          <w:szCs w:val="22"/>
        </w:rPr>
        <w:tab/>
        <w:t xml:space="preserve">Eysenbach G; CONSORT-EHEALTH Group. CONSORT-EHEALTH: improving and standardizing evaluation reports of web-based and mobile health interventions. J Med Internet Res. 2011;13(4):e126. doi:10.2196/jmir.1923</w:t>
      </w:r>
    </w:p>
    <w:p>
      <w:pPr>
        <w:spacing w:after="100" w:line="300" w:lineRule="auto"/>
        <w:ind w:left="440" w:hanging="440"/>
      </w:pPr>
      <w:del w:id="10106" w:author="نویسنده" w:date="2026-10-18T12:19:01Z">
        <w:r>
          <w:rPr>
            <w:sz w:val="22"/>
            <w:szCs w:val="22"/>
          </w:rPr>
          <w:delText xml:space="preserve">22.</w:delText>
        </w:r>
      </w:del>
      <w:ins w:id="10107" w:author="نویسنده" w:date="2026-10-18T12:19:01Z">
        <w:r>
          <w:rPr>
            <w:rFonts w:ascii="Times New Roman" w:cs="Times New Roman" w:eastAsia="Times New Roman" w:hAnsi="Times New Roman"/>
            <w:sz w:val="22"/>
            <w:szCs w:val="22"/>
          </w:rPr>
          <w:t xml:space="preserve">23.</w:t>
        </w:r>
      </w:ins>
      <w:r>
        <w:rPr>
          <w:sz w:val="22"/>
          <w:szCs w:val="22"/>
        </w:rPr>
        <w:tab/>
        <w:t xml:space="preserve">Chen R, Desai NR, Ross JS,</w:t>
      </w:r>
      <w:del w:id="10108" w:author="نویسنده" w:date="2026-10-18T12:19:01Z">
        <w:r>
          <w:rPr>
            <w:sz w:val="22"/>
            <w:szCs w:val="22"/>
          </w:rPr>
          <w:delText xml:space="preserve"> Zhang W, Chau KH, Wayda B,</w:delText>
        </w:r>
      </w:del>
      <w:r>
        <w:rPr>
          <w:sz w:val="22"/>
          <w:szCs w:val="22"/>
        </w:rPr>
        <w:t xml:space="preserve"> et al. Publication and reporting of clinical trial results: cross sectional analysis across academic medical centers. BMJ. 2016;352:i637. doi:10.1136/bmj.i637</w:t>
      </w:r>
    </w:p>
    <w:p>
      <w:pPr>
        <w:rPr>
          <w:del w:id="10110" w:author="نویسنده" w:date="2026-10-18T12:19:01Z"/>
        </w:rPr>
      </w:pPr>
      <w:del w:id="10109" w:author="نویسنده" w:date="2026-10-18T12:19:01Z">
        <w:r>
          <w:br w:type="page"/>
        </w:r>
      </w:del>
    </w:p>
    <w:p>
      <w:pPr>
        <w:pStyle w:val="Heading1"/>
        <w:spacing w:before="360" w:after="180"/>
        <w:rPr>
          <w:del w:id="10112" w:author="نویسنده" w:date="2026-10-18T12:19:01Z"/>
        </w:rPr>
      </w:pPr>
      <w:del w:id="10111" w:author="نویسنده" w:date="2026-10-18T12:19:01Z">
        <w:r>
          <w:rPr>
            <w:b/>
            <w:bCs/>
            <w:sz w:val="28"/>
            <w:szCs w:val="28"/>
          </w:rPr>
          <w:lastRenderedPageBreak/>
          <w:delText>Appendix A. Search strategies</w:delText>
        </w:r>
      </w:del>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1791"/>
        <w:gridCol w:w="5984"/>
      </w:tblGrid>
      <w:tr w:rsidR="001D2698" w14:paraId="0D568AFA" w14:textId="77777777">
        <w:trPr>
          <w:tblHeader/>
          <w:del w:id="10119" w:author="نویسنده" w:date="2026-10-18T12:19:01Z"/>
        </w:trPr>
        <w:tc>
          <w:tcPr>
            <w:tcW w:w="1591"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1346229D" w14:textId="77777777" w:rsidR="001D2698" w:rsidRDefault="00000000">
            <w:pPr>
              <w:rPr>
                <w:del w:id="10114" w:author="نویسنده" w:date="2026-10-18T12:19:01Z"/>
              </w:rPr>
            </w:pPr>
            <w:del w:id="10113" w:author="نویسنده" w:date="2026-10-18T12:19:01Z">
              <w:r>
                <w:rPr>
                  <w:b/>
                  <w:bCs/>
                  <w:sz w:val="16"/>
                  <w:szCs w:val="16"/>
                </w:rPr>
                <w:delText>Source</w:delText>
              </w:r>
            </w:del>
          </w:p>
        </w:tc>
        <w:tc>
          <w:tcPr>
            <w:tcW w:w="1685"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04AA8C1F" w14:textId="77777777" w:rsidR="001D2698" w:rsidRDefault="00000000">
            <w:pPr>
              <w:rPr>
                <w:del w:id="10116" w:author="نویسنده" w:date="2026-10-18T12:19:01Z"/>
              </w:rPr>
            </w:pPr>
            <w:del w:id="10115" w:author="نویسنده" w:date="2026-10-18T12:19:01Z">
              <w:r>
                <w:rPr>
                  <w:b/>
                  <w:bCs/>
                  <w:sz w:val="16"/>
                  <w:szCs w:val="16"/>
                </w:rPr>
                <w:delText>Field and date</w:delText>
              </w:r>
            </w:del>
          </w:p>
        </w:tc>
        <w:tc>
          <w:tcPr>
            <w:tcW w:w="6084"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1DCE45C0" w14:textId="77777777" w:rsidR="001D2698" w:rsidRDefault="00000000">
            <w:pPr>
              <w:rPr>
                <w:del w:id="10118" w:author="نویسنده" w:date="2026-10-18T12:19:01Z"/>
              </w:rPr>
            </w:pPr>
            <w:del w:id="10117" w:author="نویسنده" w:date="2026-10-18T12:19:01Z">
              <w:r>
                <w:rPr>
                  <w:b/>
                  <w:bCs/>
                  <w:sz w:val="16"/>
                  <w:szCs w:val="16"/>
                </w:rPr>
                <w:delText>Search string</w:delText>
              </w:r>
            </w:del>
          </w:p>
        </w:tc>
      </w:tr>
      <w:tr w:rsidR="001D2698" w14:paraId="6C20E7BD" w14:textId="77777777">
        <w:trPr>
          <w:del w:id="10126"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1E6373" w14:textId="77777777" w:rsidR="001D2698" w:rsidRDefault="00000000">
            <w:pPr>
              <w:rPr>
                <w:del w:id="10121" w:author="نویسنده" w:date="2026-10-18T12:19:01Z"/>
              </w:rPr>
            </w:pPr>
            <w:del w:id="10120" w:author="نویسنده" w:date="2026-10-18T12:19:01Z">
              <w:r>
                <w:rPr>
                  <w:sz w:val="16"/>
                  <w:szCs w:val="16"/>
                </w:rPr>
                <w:delText>Europe PMC</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DA0952" w14:textId="77777777" w:rsidR="001D2698" w:rsidRDefault="00000000">
            <w:pPr>
              <w:rPr>
                <w:del w:id="10123" w:author="نویسنده" w:date="2026-10-18T12:19:01Z"/>
              </w:rPr>
            </w:pPr>
            <w:del w:id="10122" w:author="نویسنده" w:date="2026-10-18T12:19:01Z">
              <w:r>
                <w:rPr>
                  <w:sz w:val="16"/>
                  <w:szCs w:val="16"/>
                </w:rPr>
                <w:delText>TITLE_ABS; 26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A460C2" w14:textId="77777777" w:rsidR="001D2698" w:rsidRDefault="00000000">
            <w:pPr>
              <w:rPr>
                <w:del w:id="10125" w:author="نویسنده" w:date="2026-10-18T12:19:01Z"/>
              </w:rPr>
            </w:pPr>
            <w:del w:id="10124" w:author="نویسنده" w:date="2026-10-18T12:19:01Z">
              <w:r>
                <w:rPr>
                  <w:sz w:val="16"/>
                  <w:szCs w:val="16"/>
                </w:rPr>
                <w:delText xml:space="preserve">(burnout OR "burn-out") AND (digital OR online OR internet OR "web-based" OR "web based" OR app OR "mobile app" OR smartphone OR ehealth OR "e-health" OR mhealth OR "m-health" OR telehealth OR "computer-based" OR computerized OR computerised OR chatbot OR "conversational agent" OR "virtual reality" OR videoconferenc* OR "internet-based" OR "internet based") AND (psycholog* OR CBT OR "cognitive behavioral" OR "cognitive behavioural" OR mindfulness OR MBSR OR MBCT OR "acceptance and commitment" OR "self-compassion" OR "stress management" OR "emotion regulation" OR "positive psychology" OR coaching OR psychoeducation* OR "behavioral activation" OR "behavioural activation" OR resilience OR relaxation OR biofeedback) AND (randomi* OR RCT OR "controlled trial" OR "clinical trial")</w:delText>
              </w:r>
            </w:del>
          </w:p>
        </w:tc>
      </w:tr>
      <w:tr w:rsidR="001D2698" w14:paraId="4F7656F9" w14:textId="77777777">
        <w:trPr>
          <w:del w:id="10133"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6721D7" w14:textId="77777777" w:rsidR="001D2698" w:rsidRDefault="00000000">
            <w:pPr>
              <w:rPr>
                <w:del w:id="10128" w:author="نویسنده" w:date="2026-10-18T12:19:01Z"/>
              </w:rPr>
            </w:pPr>
            <w:del w:id="10127" w:author="نویسنده" w:date="2026-10-18T12:19:01Z">
              <w:r>
                <w:rPr>
                  <w:sz w:val="16"/>
                  <w:szCs w:val="16"/>
                </w:rPr>
                <w:delText>OpenAlex</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8A0967" w14:textId="77777777" w:rsidR="001D2698" w:rsidRDefault="00000000">
            <w:pPr>
              <w:rPr>
                <w:del w:id="10130" w:author="نویسنده" w:date="2026-10-18T12:19:01Z"/>
              </w:rPr>
            </w:pPr>
            <w:del w:id="10129" w:author="نویسنده" w:date="2026-10-18T12:19:01Z">
              <w:r>
                <w:rPr>
                  <w:sz w:val="16"/>
                  <w:szCs w:val="16"/>
                </w:rPr>
                <w:delText>title_and_abstract.search; 26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977527" w14:textId="77777777" w:rsidR="001D2698" w:rsidRDefault="00000000">
            <w:pPr>
              <w:rPr>
                <w:del w:id="10132" w:author="نویسنده" w:date="2026-10-18T12:19:01Z"/>
              </w:rPr>
            </w:pPr>
            <w:del w:id="10131" w:author="نویسنده" w:date="2026-10-18T12:19:01Z">
              <w:r>
                <w:rPr>
                  <w:sz w:val="16"/>
                  <w:szCs w:val="16"/>
                </w:rPr>
                <w:delText xml:space="preserve">The same four blocks in OpenAlex Boolean syntax, with truncated terms replaced by their word forms (for example psychological OR psychology; randomized OR randomised).</w:delText>
              </w:r>
            </w:del>
          </w:p>
        </w:tc>
      </w:tr>
      <w:tr w:rsidR="001D2698" w14:paraId="0D2D9274" w14:textId="77777777">
        <w:trPr>
          <w:del w:id="10140"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F36753" w14:textId="77777777" w:rsidR="001D2698" w:rsidRDefault="00000000">
            <w:pPr>
              <w:rPr>
                <w:del w:id="10135" w:author="نویسنده" w:date="2026-10-18T12:19:01Z"/>
              </w:rPr>
            </w:pPr>
            <w:del w:id="10134" w:author="نویسنده" w:date="2026-10-18T12:19:01Z">
              <w:r>
                <w:rPr>
                  <w:sz w:val="16"/>
                  <w:szCs w:val="16"/>
                </w:rPr>
                <w:delText>ERIC</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CF9EF6" w14:textId="77777777" w:rsidR="001D2698" w:rsidRDefault="00000000">
            <w:pPr>
              <w:rPr>
                <w:del w:id="10137" w:author="نویسنده" w:date="2026-10-18T12:19:01Z"/>
              </w:rPr>
            </w:pPr>
            <w:del w:id="10136" w:author="نویسنده" w:date="2026-10-18T12:19:01Z">
              <w:r>
                <w:rPr>
                  <w:sz w:val="16"/>
                  <w:szCs w:val="16"/>
                </w:rPr>
                <w:delText>All fields; 26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122BF8" w14:textId="77777777" w:rsidR="001D2698" w:rsidRDefault="00000000">
            <w:pPr>
              <w:rPr>
                <w:del w:id="10139" w:author="نویسنده" w:date="2026-10-18T12:19:01Z"/>
              </w:rPr>
            </w:pPr>
            <w:del w:id="10138" w:author="نویسنده" w:date="2026-10-18T12:19:01Z">
              <w:r>
                <w:rPr>
                  <w:sz w:val="16"/>
                  <w:szCs w:val="16"/>
                </w:rPr>
                <w:delText xml:space="preserve">(burnout) AND (digital OR online OR internet OR "app-based" OR "mobile app" OR "web-based" OR ehealth OR mhealth OR telehealth OR "computer-based" OR chatbot OR "virtual reality" OR "delivered virtually" OR "smartphone app") AND (psycholog* OR CBT OR mindfulness OR ACT OR "self-compassion" OR "stress management" OR coaching OR psychoeducation OR resilience OR "emotion regulation") AND (randomi* OR RCT OR "controlled trial")</w:delText>
              </w:r>
            </w:del>
          </w:p>
        </w:tc>
      </w:tr>
      <w:tr w:rsidR="001D2698" w14:paraId="4A4B67A4" w14:textId="77777777">
        <w:trPr>
          <w:del w:id="10147"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5818F3" w14:textId="77777777" w:rsidR="001D2698" w:rsidRDefault="00000000">
            <w:pPr>
              <w:rPr>
                <w:del w:id="10142" w:author="نویسنده" w:date="2026-10-18T12:19:01Z"/>
              </w:rPr>
            </w:pPr>
            <w:del w:id="10141" w:author="نویسنده" w:date="2026-10-18T12:19:01Z">
              <w:r>
                <w:rPr>
                  <w:sz w:val="16"/>
                  <w:szCs w:val="16"/>
                </w:rPr>
                <w:delText>Web of Science Core Collection</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C1ED94" w14:textId="77777777" w:rsidR="001D2698" w:rsidRDefault="00000000">
            <w:pPr>
              <w:rPr>
                <w:del w:id="10144" w:author="نویسنده" w:date="2026-10-18T12:19:01Z"/>
              </w:rPr>
            </w:pPr>
            <w:del w:id="10143" w:author="نویسنده" w:date="2026-10-18T12:19:01Z">
              <w:r>
                <w:rPr>
                  <w:sz w:val="16"/>
                  <w:szCs w:val="16"/>
                </w:rPr>
                <w:delText>Topic (TS), all editions; 17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C435A8" w14:textId="77777777" w:rsidR="001D2698" w:rsidRDefault="00000000">
            <w:pPr>
              <w:rPr>
                <w:del w:id="10146" w:author="نویسنده" w:date="2026-10-18T12:19:01Z"/>
              </w:rPr>
            </w:pPr>
            <w:del w:id="10145" w:author="نویسنده" w:date="2026-10-18T12:19:01Z">
              <w:r>
                <w:rPr>
                  <w:sz w:val="16"/>
                  <w:szCs w:val="16"/>
                </w:rPr>
                <w:delText>(burnout OR "occupational burnout" OR "job burnout" OR "work-related burnout" OR "professional burnout" OR "employee burnout") AND (digital OR online OR internet-based OR web-based OR mobile OR smartphone OR app OR mHealth OR eHealth OR "digital health" OR "computer-based" OR "technology-delivered") AND (psychological OR psychotherapy OR CBT OR "cognitive behavioral" OR mindfulness OR "acceptance and commitment" OR ACT OR resilience OR "stress management" OR "self-compassion" OR "positive psychology" OR "emotion regulation" OR relaxation OR coping) AND (random* OR "controlled trial" OR RCT)</w:delText>
              </w:r>
            </w:del>
          </w:p>
        </w:tc>
      </w:tr>
      <w:tr w:rsidR="001D2698" w14:paraId="5F796935" w14:textId="77777777">
        <w:trPr>
          <w:del w:id="10154"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D3D0D9" w14:textId="77777777" w:rsidR="001D2698" w:rsidRDefault="00000000">
            <w:pPr>
              <w:rPr>
                <w:del w:id="10149" w:author="نویسنده" w:date="2026-10-18T12:19:01Z"/>
              </w:rPr>
            </w:pPr>
            <w:del w:id="10148" w:author="نویسنده" w:date="2026-10-18T12:19:01Z">
              <w:r>
                <w:rPr>
                  <w:sz w:val="16"/>
                  <w:szCs w:val="16"/>
                </w:rPr>
                <w:delText>Scopus</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FFFF9A" w14:textId="77777777" w:rsidR="001D2698" w:rsidRDefault="00000000">
            <w:pPr>
              <w:rPr>
                <w:del w:id="10151" w:author="نویسنده" w:date="2026-10-18T12:19:01Z"/>
              </w:rPr>
            </w:pPr>
            <w:del w:id="10150" w:author="نویسنده" w:date="2026-10-18T12:19:01Z">
              <w:r>
                <w:rPr>
                  <w:sz w:val="16"/>
                  <w:szCs w:val="16"/>
                </w:rPr>
                <w:delText>Title, abstract, keywords; 17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FDB0EE" w14:textId="77777777" w:rsidR="001D2698" w:rsidRDefault="00000000">
            <w:pPr>
              <w:rPr>
                <w:del w:id="10153" w:author="نویسنده" w:date="2026-10-18T12:19:01Z"/>
              </w:rPr>
            </w:pPr>
            <w:del w:id="10152" w:author="نویسنده" w:date="2026-10-18T12:19:01Z">
              <w:r>
                <w:rPr>
                  <w:sz w:val="16"/>
                  <w:szCs w:val="16"/>
                </w:rPr>
                <w:delText>As for Web of Science.</w:delText>
              </w:r>
            </w:del>
          </w:p>
        </w:tc>
      </w:tr>
      <w:tr w:rsidR="001D2698" w14:paraId="036AB9F4" w14:textId="77777777">
        <w:trPr>
          <w:del w:id="10161"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C612C9" w14:textId="77777777" w:rsidR="001D2698" w:rsidRDefault="00000000">
            <w:pPr>
              <w:rPr>
                <w:del w:id="10156" w:author="نویسنده" w:date="2026-10-18T12:19:01Z"/>
              </w:rPr>
            </w:pPr>
            <w:del w:id="10155" w:author="نویسنده" w:date="2026-10-18T12:19:01Z">
              <w:r>
                <w:rPr>
                  <w:sz w:val="16"/>
                  <w:szCs w:val="16"/>
                </w:rPr>
                <w:delText>Europe PMC (supplementary)</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CB7E82" w14:textId="77777777" w:rsidR="001D2698" w:rsidRDefault="00000000">
            <w:pPr>
              <w:rPr>
                <w:del w:id="10158" w:author="نویسنده" w:date="2026-10-18T12:19:01Z"/>
              </w:rPr>
            </w:pPr>
            <w:del w:id="10157" w:author="نویسنده" w:date="2026-10-18T12:19:01Z">
              <w:r>
                <w:rPr>
                  <w:sz w:val="16"/>
                  <w:szCs w:val="16"/>
                </w:rPr>
                <w:delText>TITLE_ABS; 28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C14B19" w14:textId="77777777" w:rsidR="001D2698" w:rsidRDefault="00000000">
            <w:pPr>
              <w:rPr>
                <w:del w:id="10160" w:author="نویسنده" w:date="2026-10-18T12:19:01Z"/>
              </w:rPr>
            </w:pPr>
            <w:del w:id="10159" w:author="نویسنده" w:date="2026-10-18T12:19:01Z">
              <w:r>
                <w:rPr>
                  <w:sz w:val="16"/>
                  <w:szCs w:val="16"/>
                </w:rPr>
                <w:delText xml:space="preserve">(burnout block) AND ((main digital block) OR (wearable* OR SMS OR "text messag*" OR "text-messag*" OR WhatsApp OR WeChat OR gamif* OR exergam* OR "mobile phone" OR "cell phone" OR telemedicine OR tablet OR "e-learning" OR elearning OR webinar* OR zoom OR "video-based" OR "video conferenc*" OR "serious game" OR platform OR applications OR "digital health" OR "fitness tracker*" OR "activity tracker*")) AND (randomized block) NOT ((main digital block) AND (main intervention block))</w:delText>
              </w:r>
            </w:del>
          </w:p>
        </w:tc>
      </w:tr>
      <w:tr w:rsidR="001D2698" w14:paraId="1F9E06C6" w14:textId="77777777">
        <w:trPr>
          <w:del w:id="10168"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6C7E23" w14:textId="77777777" w:rsidR="001D2698" w:rsidRDefault="00000000">
            <w:pPr>
              <w:rPr>
                <w:del w:id="10163" w:author="نویسنده" w:date="2026-10-18T12:19:01Z"/>
              </w:rPr>
            </w:pPr>
            <w:del w:id="10162" w:author="نویسنده" w:date="2026-10-18T12:19:01Z">
              <w:r>
                <w:rPr>
                  <w:sz w:val="16"/>
                  <w:szCs w:val="16"/>
                </w:rPr>
                <w:delText>OpenAlex (supplementary)</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2FDCE8" w14:textId="77777777" w:rsidR="001D2698" w:rsidRDefault="00000000">
            <w:pPr>
              <w:rPr>
                <w:del w:id="10165" w:author="نویسنده" w:date="2026-10-18T12:19:01Z"/>
              </w:rPr>
            </w:pPr>
            <w:del w:id="10164" w:author="نویسنده" w:date="2026-10-18T12:19:01Z">
              <w:r>
                <w:rPr>
                  <w:sz w:val="16"/>
                  <w:szCs w:val="16"/>
                </w:rPr>
                <w:delText>title_and_abstract.search; 28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3A821A" w14:textId="77777777" w:rsidR="001D2698" w:rsidRDefault="00000000">
            <w:pPr>
              <w:rPr>
                <w:del w:id="10167" w:author="نویسنده" w:date="2026-10-18T12:19:01Z"/>
              </w:rPr>
            </w:pPr>
            <w:del w:id="10166" w:author="نویسنده" w:date="2026-10-18T12:19:01Z">
              <w:r>
                <w:rPr>
                  <w:sz w:val="16"/>
                  <w:szCs w:val="16"/>
                </w:rPr>
                <w:delText xml:space="preserve">(burnout OR "burn-out") AND (main digital block OR extended digital terms as above) AND (randomized OR randomised OR RCT OR "controlled trial" OR "clinical trial") AND NOT (main intervention block)</w:delText>
              </w:r>
            </w:del>
          </w:p>
        </w:tc>
      </w:tr>
      <w:tr w:rsidR="001D2698" w14:paraId="4E50A0B7" w14:textId="77777777">
        <w:trPr>
          <w:del w:id="10175"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769FEB" w14:textId="77777777" w:rsidR="001D2698" w:rsidRDefault="00000000">
            <w:pPr>
              <w:rPr>
                <w:del w:id="10170" w:author="نویسنده" w:date="2026-10-18T12:19:01Z"/>
              </w:rPr>
            </w:pPr>
            <w:del w:id="10169" w:author="نویسنده" w:date="2026-10-18T12:19:01Z">
              <w:r>
                <w:rPr>
                  <w:sz w:val="16"/>
                  <w:szCs w:val="16"/>
                </w:rPr>
                <w:delText>Scopus (supplementary)</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E1A083" w14:textId="77777777" w:rsidR="001D2698" w:rsidRDefault="00000000">
            <w:pPr>
              <w:rPr>
                <w:del w:id="10172" w:author="نویسنده" w:date="2026-10-18T12:19:01Z"/>
              </w:rPr>
            </w:pPr>
            <w:del w:id="10171" w:author="نویسنده" w:date="2026-10-18T12:19:01Z">
              <w:r>
                <w:rPr>
                  <w:sz w:val="16"/>
                  <w:szCs w:val="16"/>
                </w:rPr>
                <w:delText>Title, abstract, keywords; 29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D78687" w14:textId="77777777" w:rsidR="001D2698" w:rsidRDefault="00000000">
            <w:pPr>
              <w:rPr>
                <w:del w:id="10174" w:author="نویسنده" w:date="2026-10-18T12:19:01Z"/>
              </w:rPr>
            </w:pPr>
            <w:del w:id="10173" w:author="نویسنده" w:date="2026-10-18T12:19:01Z">
              <w:r>
                <w:rPr>
                  <w:sz w:val="16"/>
                  <w:szCs w:val="16"/>
                </w:rPr>
                <w:delText xml:space="preserve">TITLE-ABS-KEY((burnout OR "burn-out") AND (the extended digital block as above) AND (randomi* OR rct OR "controlled trial" OR "clinical trial")); no intervention block, no year or language limit</w:delText>
              </w:r>
            </w:del>
          </w:p>
        </w:tc>
      </w:tr>
      <w:tr w:rsidR="001D2698" w14:paraId="3D6CB6F2" w14:textId="77777777">
        <w:trPr>
          <w:del w:id="10182"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3264C0" w14:textId="77777777" w:rsidR="001D2698" w:rsidRDefault="00000000">
            <w:pPr>
              <w:rPr>
                <w:del w:id="10177" w:author="نویسنده" w:date="2026-10-18T12:19:01Z"/>
              </w:rPr>
            </w:pPr>
            <w:del w:id="10176" w:author="نویسنده" w:date="2026-10-18T12:19:01Z">
              <w:r>
                <w:rPr>
                  <w:sz w:val="16"/>
                  <w:szCs w:val="16"/>
                </w:rPr>
                <w:delText>Web of Science (supplementary)</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4FCC2D" w14:textId="77777777" w:rsidR="001D2698" w:rsidRDefault="00000000">
            <w:pPr>
              <w:rPr>
                <w:del w:id="10179" w:author="نویسنده" w:date="2026-10-18T12:19:01Z"/>
              </w:rPr>
            </w:pPr>
            <w:del w:id="10178" w:author="نویسنده" w:date="2026-10-18T12:19:01Z">
              <w:r>
                <w:rPr>
                  <w:sz w:val="16"/>
                  <w:szCs w:val="16"/>
                </w:rPr>
                <w:delText>Topic (TS), all editions; 29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58BD8D" w14:textId="77777777" w:rsidR="001D2698" w:rsidRDefault="00000000">
            <w:pPr>
              <w:rPr>
                <w:del w:id="10181" w:author="نویسنده" w:date="2026-10-18T12:19:01Z"/>
              </w:rPr>
            </w:pPr>
            <w:del w:id="10180" w:author="نویسنده" w:date="2026-10-18T12:19:01Z">
              <w:r>
                <w:rPr>
                  <w:sz w:val="16"/>
                  <w:szCs w:val="16"/>
                </w:rPr>
                <w:delText xml:space="preserve">TS=((burnout OR "burn-out") AND (the extended digital block as above) AND (randomi* OR rct OR "controlled trial" OR "clinical trial")); no intervention block, no year or language limit</w:delText>
              </w:r>
            </w:del>
          </w:p>
        </w:tc>
      </w:tr>
      <w:tr w:rsidR="001D2698" w14:paraId="0C5CB0C0" w14:textId="77777777">
        <w:trPr>
          <w:del w:id="10189"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B32AE6" w14:textId="77777777" w:rsidR="001D2698" w:rsidRDefault="00000000">
            <w:pPr>
              <w:rPr>
                <w:del w:id="10184" w:author="نویسنده" w:date="2026-10-18T12:19:01Z"/>
              </w:rPr>
            </w:pPr>
            <w:del w:id="10183" w:author="نویسنده" w:date="2026-10-18T12:19:01Z">
              <w:r>
                <w:rPr>
                  <w:sz w:val="16"/>
                  <w:szCs w:val="16"/>
                </w:rPr>
                <w:delText xml:space="preserve">PubMed (MeSH check)</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8169E3" w14:textId="77777777" w:rsidR="001D2698" w:rsidRDefault="00000000">
            <w:pPr>
              <w:rPr>
                <w:del w:id="10186" w:author="نویسنده" w:date="2026-10-18T12:19:01Z"/>
              </w:rPr>
            </w:pPr>
            <w:del w:id="10185" w:author="نویسنده" w:date="2026-10-18T12:19:01Z">
              <w:r>
                <w:rPr>
                  <w:sz w:val="16"/>
                  <w:szCs w:val="16"/>
                </w:rPr>
                <w:delText xml:space="preserve">MeSH Terms and title/abstract; 29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C7E303" w14:textId="77777777" w:rsidR="001D2698" w:rsidRDefault="00000000">
            <w:pPr>
              <w:rPr>
                <w:del w:id="10188" w:author="نویسنده" w:date="2026-10-18T12:19:01Z"/>
              </w:rPr>
            </w:pPr>
            <w:del w:id="10187" w:author="نویسنده" w:date="2026-10-18T12:19:01Z">
              <w:r>
                <w:rPr>
                  <w:sz w:val="16"/>
                  <w:szCs w:val="16"/>
                </w:rPr>
                <w:delText xml:space="preserve">"Burnout, Professional"[MeSH Terms] AND (randomized controlled trial[pt] OR randomized[tiab] OR randomised[tiab] OR "randomly assigned"[tiab] OR "randomly allocated"[tiab] OR "random assignment"[tiab] OR "random allocation"[tiab]); 595 records</w:delText>
              </w:r>
            </w:del>
          </w:p>
        </w:tc>
      </w:tr>
      <w:tr w:rsidR="001D2698" w14:paraId="2ECDA78A" w14:textId="77777777">
        <w:trPr>
          <w:del w:id="10196"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F5743D" w14:textId="77777777" w:rsidR="001D2698" w:rsidRDefault="00000000">
            <w:pPr>
              <w:rPr>
                <w:del w:id="10191" w:author="نویسنده" w:date="2026-10-18T12:19:01Z"/>
              </w:rPr>
            </w:pPr>
            <w:del w:id="10190" w:author="نویسنده" w:date="2026-10-18T12:19:01Z">
              <w:r>
                <w:rPr>
                  <w:sz w:val="16"/>
                  <w:szCs w:val="16"/>
                </w:rPr>
                <w:delText>Europe PMC (delivery terms 1)</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7934BC" w14:textId="77777777" w:rsidR="001D2698" w:rsidRDefault="00000000">
            <w:pPr>
              <w:rPr>
                <w:del w:id="10193" w:author="نویسنده" w:date="2026-10-18T12:19:01Z"/>
              </w:rPr>
            </w:pPr>
            <w:del w:id="10192" w:author="نویسنده" w:date="2026-10-18T12:19:01Z">
              <w:r>
                <w:rPr>
                  <w:sz w:val="16"/>
                  <w:szCs w:val="16"/>
                </w:rPr>
                <w:delText>TITLE_ABS; 29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E8CB57" w14:textId="77777777" w:rsidR="001D2698" w:rsidRDefault="00000000">
            <w:pPr>
              <w:rPr>
                <w:del w:id="10195" w:author="نویسنده" w:date="2026-10-18T12:19:01Z"/>
              </w:rPr>
            </w:pPr>
            <w:del w:id="10194" w:author="نویسنده" w:date="2026-10-18T12:19:01Z">
              <w:r>
                <w:rPr>
                  <w:sz w:val="16"/>
                  <w:szCs w:val="16"/>
                </w:rPr>
                <w:delText xml:space="preserve">(burnout OR "burn-out") AND (virtual OR remote OR remotely OR video OR videos OR telecoach* OR teletherapy OR telepsycholog* OR digitally OR podcast OR streaming) AND (randomi* OR "randomly assigned" OR "randomly allocated" OR "random allocation" OR RCT); 95 records</w:delText>
              </w:r>
            </w:del>
          </w:p>
        </w:tc>
      </w:tr>
      <w:tr w:rsidR="001D2698" w14:paraId="0C8B00DD" w14:textId="77777777">
        <w:trPr>
          <w:del w:id="10203"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A1384B" w14:textId="77777777" w:rsidR="001D2698" w:rsidRDefault="00000000">
            <w:pPr>
              <w:rPr>
                <w:del w:id="10198" w:author="نویسنده" w:date="2026-10-18T12:19:01Z"/>
              </w:rPr>
            </w:pPr>
            <w:del w:id="10197" w:author="نویسنده" w:date="2026-10-18T12:19:01Z">
              <w:r>
                <w:rPr>
                  <w:sz w:val="16"/>
                  <w:szCs w:val="16"/>
                </w:rPr>
                <w:delText>Europe PMC (delivery terms 2)</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F962F3" w14:textId="77777777" w:rsidR="001D2698" w:rsidRDefault="00000000">
            <w:pPr>
              <w:rPr>
                <w:del w:id="10200" w:author="نویسنده" w:date="2026-10-18T12:19:01Z"/>
              </w:rPr>
            </w:pPr>
            <w:del w:id="10199" w:author="نویسنده" w:date="2026-10-18T12:19:01Z">
              <w:r>
                <w:rPr>
                  <w:sz w:val="16"/>
                  <w:szCs w:val="16"/>
                </w:rPr>
                <w:delText>TITLE_ABS; 29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55C59E" w14:textId="77777777" w:rsidR="001D2698" w:rsidRDefault="00000000">
            <w:pPr>
              <w:rPr>
                <w:del w:id="10202" w:author="نویسنده" w:date="2026-10-18T12:19:01Z"/>
              </w:rPr>
            </w:pPr>
            <w:del w:id="10201" w:author="نویسنده" w:date="2026-10-18T12:19:01Z">
              <w:r>
                <w:rPr>
                  <w:sz w:val="16"/>
                  <w:szCs w:val="16"/>
                </w:rPr>
                <w:delText xml:space="preserve">(burnout OR "burn-out") AND (email OR e-mail OR "social media" OR facebook OR instagram OR telegram OR "microsoft teams" OR livestream OR asynchronous OR synchronous OR hybrid OR blended OR "technology-based" OR technology OR tele* OR audio OR "self-guided" OR "self-directed" OR "self-paced" OR module* OR "coaching program*" OR "text message*" OR "push notification*" OR digital*) AND (randomi* OR "randomly assigned" OR "randomly allocated" OR "random allocation" OR RCT); 228 records</w:delText>
              </w:r>
            </w:del>
          </w:p>
        </w:tc>
      </w:tr>
      <w:tr w:rsidR="001D2698" w14:paraId="1EBD2860" w14:textId="77777777">
        <w:trPr>
          <w:del w:id="10210" w:author="نویسنده" w:date="2026-10-18T12:19:01Z"/>
        </w:trPr>
        <w:tc>
          <w:tcPr>
            <w:tcW w:w="15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ACD62E" w14:textId="77777777" w:rsidR="001D2698" w:rsidRDefault="00000000">
            <w:pPr>
              <w:rPr>
                <w:del w:id="10205" w:author="نویسنده" w:date="2026-10-18T12:19:01Z"/>
              </w:rPr>
            </w:pPr>
            <w:del w:id="10204" w:author="نویسنده" w:date="2026-10-18T12:19:01Z">
              <w:r>
                <w:rPr>
                  <w:sz w:val="16"/>
                  <w:szCs w:val="16"/>
                </w:rPr>
                <w:delText>ClinicalTrials.gov</w:delText>
              </w:r>
            </w:del>
          </w:p>
        </w:tc>
        <w:tc>
          <w:tcPr>
            <w:tcW w:w="168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A18FE2" w14:textId="77777777" w:rsidR="001D2698" w:rsidRDefault="00000000">
            <w:pPr>
              <w:rPr>
                <w:del w:id="10207" w:author="نویسنده" w:date="2026-10-18T12:19:01Z"/>
              </w:rPr>
            </w:pPr>
            <w:del w:id="10206" w:author="نویسنده" w:date="2026-10-18T12:19:01Z">
              <w:r>
                <w:rPr>
                  <w:sz w:val="16"/>
                  <w:szCs w:val="16"/>
                </w:rPr>
                <w:delText>API v2; 28 Sep 2026</w:delText>
              </w:r>
            </w:del>
          </w:p>
        </w:tc>
        <w:tc>
          <w:tcPr>
            <w:tcW w:w="608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199D88" w14:textId="77777777" w:rsidR="001D2698" w:rsidRDefault="00000000">
            <w:pPr>
              <w:rPr>
                <w:del w:id="10209" w:author="نویسنده" w:date="2026-10-18T12:19:01Z"/>
              </w:rPr>
            </w:pPr>
            <w:del w:id="10208" w:author="نویسنده" w:date="2026-10-18T12:19:01Z">
              <w:r>
                <w:rPr>
                  <w:sz w:val="16"/>
                  <w:szCs w:val="16"/>
                </w:rPr>
                <w:delText xml:space="preserve">Condition contains "burnout"; study type interventional; status completed; at least one of app, online, web-based, internet, digital, smartphone, mobile, tele, virtual reality, VR, chatbot, ehealth, mhealth or technology in the title or intervention; titles naming students, patients, caregivers, parents or children set aside.</w:delText>
              </w:r>
            </w:del>
          </w:p>
        </w:tc>
      </w:tr>
      <w:tr w:rsidR="001D2698" w14:paraId="4CF569DD" w14:textId="77777777">
        <w:trPr>
          <w:del w:id="10214" w:author="نویسنده" w:date="2026-10-18T12:19:01Z"/>
        </w:trPr>
        <w:tc>
          <w:tcPr>
            <w:tcW w:w="1591" w:type="dxa"/>
            <w:tcBorders>
              <w:top w:val="single" w:sz="4" w:space="0" w:color="808080"/>
              <w:left w:val="none" w:sz="0" w:space="0" w:color="FFFFFF"/>
              <w:bottom w:val="none" w:sz="0" w:space="0" w:color="FFFFFF"/>
              <w:right w:val="none" w:sz="0" w:space="0" w:color="FFFFFF"/>
            </w:tcBorders>
          </w:tcPr>
          <w:p w14:paraId="59C2A6AB" w14:textId="77777777" w:rsidR="001D2698" w:rsidRDefault="001D2698">
            <w:pPr>
              <w:rPr>
                <w:del w:id="10211" w:author="نویسنده" w:date="2026-10-18T12:19:01Z"/>
              </w:rPr>
            </w:pPr>
          </w:p>
        </w:tc>
        <w:tc>
          <w:tcPr>
            <w:tcW w:w="1685" w:type="dxa"/>
            <w:tcBorders>
              <w:top w:val="single" w:sz="4" w:space="0" w:color="808080"/>
              <w:left w:val="none" w:sz="0" w:space="0" w:color="FFFFFF"/>
              <w:bottom w:val="none" w:sz="0" w:space="0" w:color="FFFFFF"/>
              <w:right w:val="none" w:sz="0" w:space="0" w:color="FFFFFF"/>
            </w:tcBorders>
          </w:tcPr>
          <w:p w14:paraId="1B80C604" w14:textId="77777777" w:rsidR="001D2698" w:rsidRDefault="001D2698">
            <w:pPr>
              <w:rPr>
                <w:del w:id="10212" w:author="نویسنده" w:date="2026-10-18T12:19:01Z"/>
              </w:rPr>
            </w:pPr>
          </w:p>
        </w:tc>
        <w:tc>
          <w:tcPr>
            <w:tcW w:w="6084" w:type="dxa"/>
            <w:tcBorders>
              <w:top w:val="single" w:sz="4" w:space="0" w:color="808080"/>
              <w:left w:val="none" w:sz="0" w:space="0" w:color="FFFFFF"/>
              <w:bottom w:val="none" w:sz="0" w:space="0" w:color="FFFFFF"/>
              <w:right w:val="none" w:sz="0" w:space="0" w:color="FFFFFF"/>
            </w:tcBorders>
          </w:tcPr>
          <w:p w14:paraId="36393D67" w14:textId="77777777" w:rsidR="001D2698" w:rsidRDefault="001D2698">
            <w:pPr>
              <w:rPr>
                <w:del w:id="10213" w:author="نویسنده" w:date="2026-10-18T12:19:01Z"/>
              </w:rPr>
            </w:pPr>
          </w:p>
        </w:tc>
      </w:tr>
    </w:tbl>
    <w:p>
      <w:pPr>
        <w:rPr>
          <w:del w:id="10216" w:author="نویسنده" w:date="2026-10-18T12:19:01Z"/>
        </w:rPr>
      </w:pPr>
      <w:del w:id="10215" w:author="نویسنده" w:date="2026-10-18T12:19:01Z">
        <w:r>
          <w:lastRenderedPageBreak/>
          <w:br w:type="page"/>
        </w:r>
      </w:del>
    </w:p>
    <w:p>
      <w:pPr>
        <w:pStyle w:val="Heading1"/>
        <w:spacing w:before="360" w:after="180"/>
        <w:rPr>
          <w:del w:id="10218" w:author="نویسنده" w:date="2026-10-18T12:19:01Z"/>
        </w:rPr>
      </w:pPr>
      <w:del w:id="10217" w:author="نویسنده" w:date="2026-10-18T12:19:01Z">
        <w:r>
          <w:rPr>
            <w:b/>
            <w:bCs/>
            <w:sz w:val="28"/>
            <w:szCs w:val="28"/>
          </w:rPr>
          <w:lastRenderedPageBreak/>
          <w:delText>Appendix B. Reports excluded at eligibility assessment</w:delText>
        </w:r>
      </w:del>
    </w:p>
    <w:p>
      <w:pPr>
        <w:spacing w:after="160" w:line="400" w:lineRule="auto"/>
        <w:jc w:val="both"/>
        <w:rPr>
          <w:del w:id="10220" w:author="نویسنده" w:date="2026-10-18T12:19:01Z"/>
        </w:rPr>
      </w:pPr>
      <w:del w:id="10219" w:author="نویسنده" w:date="2026-10-18T12:19:01Z">
        <w:r>
          <w:delText>All 172 excluded reports, ordered by the criterion they failed. Main = main database search; Suppl. = supplementary search; Suppl. 3 = third supplementary search; Registry = registry-linked publication. Record identifiers match master_registry.csv.</w:delText>
        </w:r>
      </w:del>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749"/>
        <w:gridCol w:w="562"/>
        <w:gridCol w:w="3463"/>
        <w:gridCol w:w="1498"/>
        <w:gridCol w:w="2434"/>
      </w:tblGrid>
      <w:tr w:rsidR="001D2698" w14:paraId="128C8A25" w14:textId="77777777">
        <w:trPr>
          <w:tblHeader/>
          <w:del w:id="10233" w:author="نویسنده" w:date="2026-10-18T12:19:01Z"/>
        </w:trPr>
        <w:tc>
          <w:tcPr>
            <w:tcW w:w="655"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6893CB1F" w14:textId="77777777" w:rsidR="001D2698" w:rsidRDefault="00000000">
            <w:pPr>
              <w:rPr>
                <w:del w:id="10222" w:author="نویسنده" w:date="2026-10-18T12:19:01Z"/>
              </w:rPr>
            </w:pPr>
            <w:del w:id="10221" w:author="نویسنده" w:date="2026-10-18T12:19:01Z">
              <w:r>
                <w:rPr>
                  <w:b/>
                  <w:bCs/>
                  <w:sz w:val="14"/>
                  <w:szCs w:val="14"/>
                </w:rPr>
                <w:delText>ID</w:delText>
              </w:r>
            </w:del>
          </w:p>
        </w:tc>
        <w:tc>
          <w:tcPr>
            <w:tcW w:w="749"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08E4587B" w14:textId="77777777" w:rsidR="001D2698" w:rsidRDefault="00000000">
            <w:pPr>
              <w:rPr>
                <w:del w:id="10224" w:author="نویسنده" w:date="2026-10-18T12:19:01Z"/>
              </w:rPr>
            </w:pPr>
            <w:del w:id="10223" w:author="نویسنده" w:date="2026-10-18T12:19:01Z">
              <w:r>
                <w:rPr>
                  <w:b/>
                  <w:bCs/>
                  <w:sz w:val="14"/>
                  <w:szCs w:val="14"/>
                </w:rPr>
                <w:delText>Route</w:delText>
              </w:r>
            </w:del>
          </w:p>
        </w:tc>
        <w:tc>
          <w:tcPr>
            <w:tcW w:w="562"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3B230F98" w14:textId="77777777" w:rsidR="001D2698" w:rsidRDefault="00000000">
            <w:pPr>
              <w:rPr>
                <w:del w:id="10226" w:author="نویسنده" w:date="2026-10-18T12:19:01Z"/>
              </w:rPr>
            </w:pPr>
            <w:del w:id="10225" w:author="نویسنده" w:date="2026-10-18T12:19:01Z">
              <w:r>
                <w:rPr>
                  <w:b/>
                  <w:bCs/>
                  <w:sz w:val="14"/>
                  <w:szCs w:val="14"/>
                </w:rPr>
                <w:delText>Year</w:delText>
              </w:r>
            </w:del>
          </w:p>
        </w:tc>
        <w:tc>
          <w:tcPr>
            <w:tcW w:w="3463"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4B1A1ACD" w14:textId="77777777" w:rsidR="001D2698" w:rsidRDefault="00000000">
            <w:pPr>
              <w:rPr>
                <w:del w:id="10228" w:author="نویسنده" w:date="2026-10-18T12:19:01Z"/>
              </w:rPr>
            </w:pPr>
            <w:del w:id="10227" w:author="نویسنده" w:date="2026-10-18T12:19:01Z">
              <w:r>
                <w:rPr>
                  <w:b/>
                  <w:bCs/>
                  <w:sz w:val="14"/>
                  <w:szCs w:val="14"/>
                </w:rPr>
                <w:delText>Title</w:delText>
              </w:r>
            </w:del>
          </w:p>
        </w:tc>
        <w:tc>
          <w:tcPr>
            <w:tcW w:w="1498"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4383097B" w14:textId="77777777" w:rsidR="001D2698" w:rsidRDefault="00000000">
            <w:pPr>
              <w:rPr>
                <w:del w:id="10230" w:author="نویسنده" w:date="2026-10-18T12:19:01Z"/>
              </w:rPr>
            </w:pPr>
            <w:del w:id="10229" w:author="نویسنده" w:date="2026-10-18T12:19:01Z">
              <w:r>
                <w:rPr>
                  <w:b/>
                  <w:bCs/>
                  <w:sz w:val="14"/>
                  <w:szCs w:val="14"/>
                </w:rPr>
                <w:delText>Criterion</w:delText>
              </w:r>
            </w:del>
          </w:p>
        </w:tc>
        <w:tc>
          <w:tcPr>
            <w:tcW w:w="2434"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150F99D0" w14:textId="77777777" w:rsidR="001D2698" w:rsidRDefault="00000000">
            <w:pPr>
              <w:rPr>
                <w:del w:id="10232" w:author="نویسنده" w:date="2026-10-18T12:19:01Z"/>
              </w:rPr>
            </w:pPr>
            <w:del w:id="10231" w:author="نویسنده" w:date="2026-10-18T12:19:01Z">
              <w:r>
                <w:rPr>
                  <w:b/>
                  <w:bCs/>
                  <w:sz w:val="14"/>
                  <w:szCs w:val="14"/>
                </w:rPr>
                <w:delText>Reason</w:delText>
              </w:r>
            </w:del>
          </w:p>
        </w:tc>
      </w:tr>
      <w:tr w:rsidR="001D2698" w14:paraId="58A15CBE" w14:textId="77777777">
        <w:trPr>
          <w:del w:id="1024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9C6F28" w14:textId="77777777" w:rsidR="001D2698" w:rsidRDefault="00000000">
            <w:pPr>
              <w:rPr>
                <w:del w:id="10235" w:author="نویسنده" w:date="2026-10-18T12:19:01Z"/>
              </w:rPr>
            </w:pPr>
            <w:del w:id="10234" w:author="نویسنده" w:date="2026-10-18T12:19:01Z">
              <w:r>
                <w:rPr>
                  <w:sz w:val="14"/>
                  <w:szCs w:val="14"/>
                </w:rPr>
                <w:delText>R005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611078" w14:textId="77777777" w:rsidR="001D2698" w:rsidRDefault="00000000">
            <w:pPr>
              <w:rPr>
                <w:del w:id="10237" w:author="نویسنده" w:date="2026-10-18T12:19:01Z"/>
              </w:rPr>
            </w:pPr>
            <w:del w:id="10236"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C1BB9C" w14:textId="77777777" w:rsidR="001D2698" w:rsidRDefault="00000000">
            <w:pPr>
              <w:rPr>
                <w:del w:id="10239" w:author="نویسنده" w:date="2026-10-18T12:19:01Z"/>
              </w:rPr>
            </w:pPr>
            <w:del w:id="10238" w:author="نویسنده" w:date="2026-10-18T12:19:01Z">
              <w:r>
                <w:rPr>
                  <w:sz w:val="14"/>
                  <w:szCs w:val="14"/>
                </w:rPr>
                <w:delText>2024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473ECA" w14:textId="77777777" w:rsidR="001D2698" w:rsidRDefault="00000000">
            <w:pPr>
              <w:rPr>
                <w:del w:id="10241" w:author="نویسنده" w:date="2026-10-18T12:19:01Z"/>
              </w:rPr>
            </w:pPr>
            <w:del w:id="10240" w:author="نویسنده" w:date="2026-10-18T12:19:01Z">
              <w:r>
                <w:rPr>
                  <w:sz w:val="14"/>
                  <w:szCs w:val="14"/>
                </w:rPr>
                <w:delText>Virtual Reality (VR) Device with Integrated Biofeedback Sensors…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40B389" w14:textId="77777777" w:rsidR="001D2698" w:rsidRDefault="00000000">
            <w:pPr>
              <w:rPr>
                <w:del w:id="10243" w:author="نویسنده" w:date="2026-10-18T12:19:01Z"/>
              </w:rPr>
            </w:pPr>
            <w:del w:id="10242"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3454AE" w14:textId="77777777" w:rsidR="001D2698" w:rsidRDefault="00000000">
            <w:pPr>
              <w:rPr>
                <w:del w:id="10245" w:author="نویسنده" w:date="2026-10-18T12:19:01Z"/>
              </w:rPr>
            </w:pPr>
            <w:del w:id="10244" w:author="نویسنده" w:date="2026-10-18T12:19:01Z">
              <w:r>
                <w:rPr>
                  <w:sz w:val="14"/>
                  <w:szCs w:val="14"/>
                </w:rPr>
                <w:delText>Study protocol; no results reported</w:delText>
              </w:r>
            </w:del>
          </w:p>
        </w:tc>
      </w:tr>
      <w:tr w:rsidR="001D2698" w14:paraId="088C2269" w14:textId="77777777">
        <w:trPr>
          <w:del w:id="1025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6FD471" w14:textId="77777777" w:rsidR="001D2698" w:rsidRDefault="00000000">
            <w:pPr>
              <w:rPr>
                <w:del w:id="10248" w:author="نویسنده" w:date="2026-10-18T12:19:01Z"/>
              </w:rPr>
            </w:pPr>
            <w:del w:id="10247" w:author="نویسنده" w:date="2026-10-18T12:19:01Z">
              <w:r>
                <w:rPr>
                  <w:sz w:val="14"/>
                  <w:szCs w:val="14"/>
                </w:rPr>
                <w:delText>R012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35D0B5" w14:textId="77777777" w:rsidR="001D2698" w:rsidRDefault="00000000">
            <w:pPr>
              <w:rPr>
                <w:del w:id="10250" w:author="نویسنده" w:date="2026-10-18T12:19:01Z"/>
              </w:rPr>
            </w:pPr>
            <w:del w:id="10249"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94B1E7" w14:textId="77777777" w:rsidR="001D2698" w:rsidRDefault="00000000">
            <w:pPr>
              <w:rPr>
                <w:del w:id="10252" w:author="نویسنده" w:date="2026-10-18T12:19:01Z"/>
              </w:rPr>
            </w:pPr>
            <w:del w:id="10251" w:author="نویسنده" w:date="2026-10-18T12:19:01Z">
              <w:r>
                <w:rPr>
                  <w:sz w:val="14"/>
                  <w:szCs w:val="14"/>
                </w:rPr>
                <w:delText>2015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79D863" w14:textId="77777777" w:rsidR="001D2698" w:rsidRDefault="00000000">
            <w:pPr>
              <w:rPr>
                <w:del w:id="10254" w:author="نویسنده" w:date="2026-10-18T12:19:01Z"/>
              </w:rPr>
            </w:pPr>
            <w:del w:id="10253" w:author="نویسنده" w:date="2026-10-18T12:19:01Z">
              <w:r>
                <w:rPr>
                  <w:sz w:val="14"/>
                  <w:szCs w:val="14"/>
                </w:rPr>
                <w:delText>Alleviating staff stress in care homes for people with dementia: protocol…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6F3656" w14:textId="77777777" w:rsidR="001D2698" w:rsidRDefault="00000000">
            <w:pPr>
              <w:rPr>
                <w:del w:id="10256" w:author="نویسنده" w:date="2026-10-18T12:19:01Z"/>
              </w:rPr>
            </w:pPr>
            <w:del w:id="10255"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84826B" w14:textId="77777777" w:rsidR="001D2698" w:rsidRDefault="00000000">
            <w:pPr>
              <w:rPr>
                <w:del w:id="10258" w:author="نویسنده" w:date="2026-10-18T12:19:01Z"/>
              </w:rPr>
            </w:pPr>
            <w:del w:id="10257" w:author="نویسنده" w:date="2026-10-18T12:19:01Z">
              <w:r>
                <w:rPr>
                  <w:sz w:val="14"/>
                  <w:szCs w:val="14"/>
                </w:rPr>
                <w:delText>Study protocol (stepped-wedge cluster RCT); no results reported</w:delText>
              </w:r>
            </w:del>
          </w:p>
        </w:tc>
      </w:tr>
      <w:tr w:rsidR="001D2698" w14:paraId="0879169D" w14:textId="77777777">
        <w:trPr>
          <w:del w:id="1027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0B9F7" w14:textId="77777777" w:rsidR="001D2698" w:rsidRDefault="00000000">
            <w:pPr>
              <w:rPr>
                <w:del w:id="10261" w:author="نویسنده" w:date="2026-10-18T12:19:01Z"/>
              </w:rPr>
            </w:pPr>
            <w:del w:id="10260" w:author="نویسنده" w:date="2026-10-18T12:19:01Z">
              <w:r>
                <w:rPr>
                  <w:sz w:val="14"/>
                  <w:szCs w:val="14"/>
                </w:rPr>
                <w:delText>R035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BAE577" w14:textId="77777777" w:rsidR="001D2698" w:rsidRDefault="00000000">
            <w:pPr>
              <w:rPr>
                <w:del w:id="10263" w:author="نویسنده" w:date="2026-10-18T12:19:01Z"/>
              </w:rPr>
            </w:pPr>
            <w:del w:id="10262"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01CA92" w14:textId="77777777" w:rsidR="001D2698" w:rsidRDefault="00000000">
            <w:pPr>
              <w:rPr>
                <w:del w:id="10265" w:author="نویسنده" w:date="2026-10-18T12:19:01Z"/>
              </w:rPr>
            </w:pPr>
            <w:del w:id="10264" w:author="نویسنده" w:date="2026-10-18T12:19:01Z">
              <w:r>
                <w:rPr>
                  <w:sz w:val="14"/>
                  <w:szCs w:val="14"/>
                </w:rPr>
                <w:delText>2024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C50054" w14:textId="77777777" w:rsidR="001D2698" w:rsidRDefault="00000000">
            <w:pPr>
              <w:rPr>
                <w:del w:id="10267" w:author="نویسنده" w:date="2026-10-18T12:19:01Z"/>
              </w:rPr>
            </w:pPr>
            <w:del w:id="10266" w:author="نویسنده" w:date="2026-10-18T12:19:01Z">
              <w:r>
                <w:rPr>
                  <w:sz w:val="14"/>
                  <w:szCs w:val="14"/>
                </w:rPr>
                <w:delText>Predictors of dropout in cognitive behavior and interpersonal online…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AA86AE" w14:textId="77777777" w:rsidR="001D2698" w:rsidRDefault="00000000">
            <w:pPr>
              <w:rPr>
                <w:del w:id="10269" w:author="نویسنده" w:date="2026-10-18T12:19:01Z"/>
              </w:rPr>
            </w:pPr>
            <w:del w:id="10268"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FDBE45" w14:textId="77777777" w:rsidR="001D2698" w:rsidRDefault="00000000">
            <w:pPr>
              <w:rPr>
                <w:del w:id="10271" w:author="نویسنده" w:date="2026-10-18T12:19:01Z"/>
              </w:rPr>
            </w:pPr>
            <w:del w:id="10270" w:author="نویسنده" w:date="2026-10-18T12:19:01Z">
              <w:r>
                <w:rPr>
                  <w:sz w:val="14"/>
                  <w:szCs w:val="14"/>
                </w:rPr>
                <w:delText>Secondary analysis of predictors of dropout; no randomized comparison of burnout</w:delText>
              </w:r>
            </w:del>
          </w:p>
        </w:tc>
      </w:tr>
      <w:tr w:rsidR="001D2698" w14:paraId="306F2495" w14:textId="77777777">
        <w:trPr>
          <w:del w:id="1028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654BB2" w14:textId="77777777" w:rsidR="001D2698" w:rsidRDefault="00000000">
            <w:pPr>
              <w:rPr>
                <w:del w:id="10274" w:author="نویسنده" w:date="2026-10-18T12:19:01Z"/>
              </w:rPr>
            </w:pPr>
            <w:del w:id="10273" w:author="نویسنده" w:date="2026-10-18T12:19:01Z">
              <w:r>
                <w:rPr>
                  <w:sz w:val="14"/>
                  <w:szCs w:val="14"/>
                </w:rPr>
                <w:delText>R094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15AA27" w14:textId="77777777" w:rsidR="001D2698" w:rsidRDefault="00000000">
            <w:pPr>
              <w:rPr>
                <w:del w:id="10276" w:author="نویسنده" w:date="2026-10-18T12:19:01Z"/>
              </w:rPr>
            </w:pPr>
            <w:del w:id="10275"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2D86BD" w14:textId="77777777" w:rsidR="001D2698" w:rsidRDefault="00000000">
            <w:pPr>
              <w:rPr>
                <w:del w:id="10278" w:author="نویسنده" w:date="2026-10-18T12:19:01Z"/>
              </w:rPr>
            </w:pPr>
            <w:del w:id="10277"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96E211" w14:textId="77777777" w:rsidR="001D2698" w:rsidRDefault="00000000">
            <w:pPr>
              <w:rPr>
                <w:del w:id="10280" w:author="نویسنده" w:date="2026-10-18T12:19:01Z"/>
              </w:rPr>
            </w:pPr>
            <w:del w:id="10279" w:author="نویسنده" w:date="2026-10-18T12:19:01Z">
              <w:r>
                <w:rPr>
                  <w:sz w:val="14"/>
                  <w:szCs w:val="14"/>
                </w:rPr>
                <w:delText>Better Together: A Novel Online Physician Group Coaching Program to…</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6B851D" w14:textId="77777777" w:rsidR="001D2698" w:rsidRDefault="00000000">
            <w:pPr>
              <w:rPr>
                <w:del w:id="10282" w:author="نویسنده" w:date="2026-10-18T12:19:01Z"/>
              </w:rPr>
            </w:pPr>
            <w:del w:id="10281"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DE6255" w14:textId="77777777" w:rsidR="001D2698" w:rsidRDefault="00000000">
            <w:pPr>
              <w:rPr>
                <w:del w:id="10284" w:author="نویسنده" w:date="2026-10-18T12:19:01Z"/>
              </w:rPr>
            </w:pPr>
            <w:del w:id="10283" w:author="نویسنده" w:date="2026-10-18T12:19:01Z">
              <w:r>
                <w:rPr>
                  <w:sz w:val="14"/>
                  <w:szCs w:val="14"/>
                </w:rPr>
                <w:delText>Secondary pre-post analysis of a pilot cohort; no randomized comparison</w:delText>
              </w:r>
            </w:del>
          </w:p>
        </w:tc>
      </w:tr>
      <w:tr w:rsidR="001D2698" w14:paraId="772C86F4" w14:textId="77777777">
        <w:trPr>
          <w:del w:id="1029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DB2978" w14:textId="77777777" w:rsidR="001D2698" w:rsidRDefault="00000000">
            <w:pPr>
              <w:rPr>
                <w:del w:id="10287" w:author="نویسنده" w:date="2026-10-18T12:19:01Z"/>
              </w:rPr>
            </w:pPr>
            <w:del w:id="10286" w:author="نویسنده" w:date="2026-10-18T12:19:01Z">
              <w:r>
                <w:rPr>
                  <w:sz w:val="14"/>
                  <w:szCs w:val="14"/>
                </w:rPr>
                <w:delText>R100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D2A30F" w14:textId="77777777" w:rsidR="001D2698" w:rsidRDefault="00000000">
            <w:pPr>
              <w:rPr>
                <w:del w:id="10289" w:author="نویسنده" w:date="2026-10-18T12:19:01Z"/>
              </w:rPr>
            </w:pPr>
            <w:del w:id="10288"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C62E58" w14:textId="77777777" w:rsidR="001D2698" w:rsidRDefault="00000000">
            <w:pPr>
              <w:rPr>
                <w:del w:id="10291" w:author="نویسنده" w:date="2026-10-18T12:19:01Z"/>
              </w:rPr>
            </w:pPr>
            <w:del w:id="10290"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ECD323" w14:textId="77777777" w:rsidR="001D2698" w:rsidRDefault="00000000">
            <w:pPr>
              <w:rPr>
                <w:del w:id="10293" w:author="نویسنده" w:date="2026-10-18T12:19:01Z"/>
              </w:rPr>
            </w:pPr>
            <w:del w:id="10292" w:author="نویسنده" w:date="2026-10-18T12:19:01Z">
              <w:r>
                <w:rPr>
                  <w:sz w:val="14"/>
                  <w:szCs w:val="14"/>
                </w:rPr>
                <w:delText>Mindfulness for Midwives: Supporting Health and Well‐Being for Our…</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6CD881" w14:textId="77777777" w:rsidR="001D2698" w:rsidRDefault="00000000">
            <w:pPr>
              <w:rPr>
                <w:del w:id="10295" w:author="نویسنده" w:date="2026-10-18T12:19:01Z"/>
              </w:rPr>
            </w:pPr>
            <w:del w:id="10294"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BAB131" w14:textId="77777777" w:rsidR="001D2698" w:rsidRDefault="00000000">
            <w:pPr>
              <w:rPr>
                <w:del w:id="10297" w:author="نویسنده" w:date="2026-10-18T12:19:01Z"/>
              </w:rPr>
            </w:pPr>
            <w:del w:id="10296" w:author="نویسنده" w:date="2026-10-18T12:19:01Z">
              <w:r>
                <w:rPr>
                  <w:sz w:val="14"/>
                  <w:szCs w:val="14"/>
                </w:rPr>
                <w:delText>Commentary; not a trial report</w:delText>
              </w:r>
            </w:del>
          </w:p>
        </w:tc>
      </w:tr>
      <w:tr w:rsidR="001D2698" w14:paraId="16EE6C44" w14:textId="77777777">
        <w:trPr>
          <w:del w:id="1031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423CE6" w14:textId="77777777" w:rsidR="001D2698" w:rsidRDefault="00000000">
            <w:pPr>
              <w:rPr>
                <w:del w:id="10300" w:author="نویسنده" w:date="2026-10-18T12:19:01Z"/>
              </w:rPr>
            </w:pPr>
            <w:del w:id="10299" w:author="نویسنده" w:date="2026-10-18T12:19:01Z">
              <w:r>
                <w:rPr>
                  <w:sz w:val="14"/>
                  <w:szCs w:val="14"/>
                </w:rPr>
                <w:delText>R102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26F994" w14:textId="77777777" w:rsidR="001D2698" w:rsidRDefault="00000000">
            <w:pPr>
              <w:rPr>
                <w:del w:id="10302" w:author="نویسنده" w:date="2026-10-18T12:19:01Z"/>
              </w:rPr>
            </w:pPr>
            <w:del w:id="10301"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417B2E" w14:textId="77777777" w:rsidR="001D2698" w:rsidRDefault="00000000">
            <w:pPr>
              <w:rPr>
                <w:del w:id="10304" w:author="نویسنده" w:date="2026-10-18T12:19:01Z"/>
              </w:rPr>
            </w:pPr>
            <w:del w:id="10303" w:author="نویسنده" w:date="2026-10-18T12:19:01Z">
              <w:r>
                <w:rPr>
                  <w:sz w:val="14"/>
                  <w:szCs w:val="14"/>
                </w:rPr>
                <w:delText>2014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1F9171" w14:textId="77777777" w:rsidR="001D2698" w:rsidRDefault="00000000">
            <w:pPr>
              <w:rPr>
                <w:del w:id="10306" w:author="نویسنده" w:date="2026-10-18T12:19:01Z"/>
              </w:rPr>
            </w:pPr>
            <w:del w:id="10305" w:author="نویسنده" w:date="2026-10-18T12:19:01Z">
              <w:r>
                <w:rPr>
                  <w:sz w:val="14"/>
                  <w:szCs w:val="14"/>
                </w:rPr>
                <w:delText>A Randomized Controlled Trial of a Guided and Individualized, Web-Based,…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1B6E1A" w14:textId="77777777" w:rsidR="001D2698" w:rsidRDefault="00000000">
            <w:pPr>
              <w:rPr>
                <w:del w:id="10308" w:author="نویسنده" w:date="2026-10-18T12:19:01Z"/>
              </w:rPr>
            </w:pPr>
            <w:del w:id="10307"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5B8AF4" w14:textId="77777777" w:rsidR="001D2698" w:rsidRDefault="00000000">
            <w:pPr>
              <w:rPr>
                <w:del w:id="10310" w:author="نویسنده" w:date="2026-10-18T12:19:01Z"/>
              </w:rPr>
            </w:pPr>
            <w:del w:id="10309" w:author="نویسنده" w:date="2026-10-18T12:19:01Z">
              <w:r>
                <w:rPr>
                  <w:sz w:val="14"/>
                  <w:szCs w:val="14"/>
                </w:rPr>
                <w:delText>Trial in progress (conference abstract, future tense); no results. Completed trial reported separately (included)</w:delText>
              </w:r>
            </w:del>
          </w:p>
        </w:tc>
      </w:tr>
      <w:tr w:rsidR="001D2698" w14:paraId="0548D6F5" w14:textId="77777777">
        <w:trPr>
          <w:del w:id="1032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BC1F77" w14:textId="77777777" w:rsidR="001D2698" w:rsidRDefault="00000000">
            <w:pPr>
              <w:rPr>
                <w:del w:id="10313" w:author="نویسنده" w:date="2026-10-18T12:19:01Z"/>
              </w:rPr>
            </w:pPr>
            <w:del w:id="10312" w:author="نویسنده" w:date="2026-10-18T12:19:01Z">
              <w:r>
                <w:rPr>
                  <w:sz w:val="14"/>
                  <w:szCs w:val="14"/>
                </w:rPr>
                <w:delText>R106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10079C" w14:textId="77777777" w:rsidR="001D2698" w:rsidRDefault="00000000">
            <w:pPr>
              <w:rPr>
                <w:del w:id="10315" w:author="نویسنده" w:date="2026-10-18T12:19:01Z"/>
              </w:rPr>
            </w:pPr>
            <w:del w:id="10314"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00D911" w14:textId="77777777" w:rsidR="001D2698" w:rsidRDefault="00000000">
            <w:pPr>
              <w:rPr>
                <w:del w:id="10317" w:author="نویسنده" w:date="2026-10-18T12:19:01Z"/>
              </w:rPr>
            </w:pPr>
            <w:del w:id="10316"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944282" w14:textId="77777777" w:rsidR="001D2698" w:rsidRDefault="00000000">
            <w:pPr>
              <w:rPr>
                <w:del w:id="10319" w:author="نویسنده" w:date="2026-10-18T12:19:01Z"/>
              </w:rPr>
            </w:pPr>
            <w:del w:id="10318" w:author="نویسنده" w:date="2026-10-18T12:19:01Z">
              <w:r>
                <w:rPr>
                  <w:sz w:val="14"/>
                  <w:szCs w:val="14"/>
                </w:rPr>
                <w:delText>Online Mindfulness Training and Work-related Outcomes: A Randomized…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C84D32" w14:textId="77777777" w:rsidR="001D2698" w:rsidRDefault="00000000">
            <w:pPr>
              <w:rPr>
                <w:del w:id="10321" w:author="نویسنده" w:date="2026-10-18T12:19:01Z"/>
              </w:rPr>
            </w:pPr>
            <w:del w:id="10320"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463415" w14:textId="77777777" w:rsidR="001D2698" w:rsidRDefault="00000000">
            <w:pPr>
              <w:rPr>
                <w:del w:id="10323" w:author="نویسنده" w:date="2026-10-18T12:19:01Z"/>
              </w:rPr>
            </w:pPr>
            <w:del w:id="10322" w:author="نویسنده" w:date="2026-10-18T12:19:01Z">
              <w:r>
                <w:rPr>
                  <w:sz w:val="14"/>
                  <w:szCs w:val="14"/>
                </w:rPr>
                <w:delText>OSF pre-registration; no results reported</w:delText>
              </w:r>
            </w:del>
          </w:p>
        </w:tc>
      </w:tr>
      <w:tr w:rsidR="001D2698" w14:paraId="43E31017" w14:textId="77777777">
        <w:trPr>
          <w:del w:id="1033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6B39DD" w14:textId="77777777" w:rsidR="001D2698" w:rsidRDefault="00000000">
            <w:pPr>
              <w:rPr>
                <w:del w:id="10326" w:author="نویسنده" w:date="2026-10-18T12:19:01Z"/>
              </w:rPr>
            </w:pPr>
            <w:del w:id="10325" w:author="نویسنده" w:date="2026-10-18T12:19:01Z">
              <w:r>
                <w:rPr>
                  <w:sz w:val="14"/>
                  <w:szCs w:val="14"/>
                </w:rPr>
                <w:delText>R110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97AA59" w14:textId="77777777" w:rsidR="001D2698" w:rsidRDefault="00000000">
            <w:pPr>
              <w:rPr>
                <w:del w:id="10328" w:author="نویسنده" w:date="2026-10-18T12:19:01Z"/>
              </w:rPr>
            </w:pPr>
            <w:del w:id="10327"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6F1B15" w14:textId="77777777" w:rsidR="001D2698" w:rsidRDefault="00000000">
            <w:pPr>
              <w:rPr>
                <w:del w:id="10330" w:author="نویسنده" w:date="2026-10-18T12:19:01Z"/>
              </w:rPr>
            </w:pPr>
            <w:del w:id="10329"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6ECD0B" w14:textId="77777777" w:rsidR="001D2698" w:rsidRDefault="00000000">
            <w:pPr>
              <w:rPr>
                <w:del w:id="10332" w:author="نویسنده" w:date="2026-10-18T12:19:01Z"/>
              </w:rPr>
            </w:pPr>
            <w:del w:id="10331" w:author="نویسنده" w:date="2026-10-18T12:19:01Z">
              <w:r>
                <w:rPr>
                  <w:sz w:val="14"/>
                  <w:szCs w:val="14"/>
                </w:rPr>
                <w:delText>BiWell: Bicocca + Workplace Well-being. An effectiveness analysis of a…</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BD05BA" w14:textId="77777777" w:rsidR="001D2698" w:rsidRDefault="00000000">
            <w:pPr>
              <w:rPr>
                <w:del w:id="10334" w:author="نویسنده" w:date="2026-10-18T12:19:01Z"/>
              </w:rPr>
            </w:pPr>
            <w:del w:id="10333"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91652B" w14:textId="77777777" w:rsidR="001D2698" w:rsidRDefault="00000000">
            <w:pPr>
              <w:rPr>
                <w:del w:id="10336" w:author="نویسنده" w:date="2026-10-18T12:19:01Z"/>
              </w:rPr>
            </w:pPr>
            <w:del w:id="10335" w:author="نویسنده" w:date="2026-10-18T12:19:01Z">
              <w:r>
                <w:rPr>
                  <w:sz w:val="14"/>
                  <w:szCs w:val="14"/>
                </w:rPr>
                <w:delText>OSF pre-registration; no results reported</w:delText>
              </w:r>
            </w:del>
          </w:p>
        </w:tc>
      </w:tr>
      <w:tr w:rsidR="001D2698" w14:paraId="65970717" w14:textId="77777777">
        <w:trPr>
          <w:del w:id="1035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ED2ABA" w14:textId="77777777" w:rsidR="001D2698" w:rsidRDefault="00000000">
            <w:pPr>
              <w:rPr>
                <w:del w:id="10339" w:author="نویسنده" w:date="2026-10-18T12:19:01Z"/>
              </w:rPr>
            </w:pPr>
            <w:del w:id="10338" w:author="نویسنده" w:date="2026-10-18T12:19:01Z">
              <w:r>
                <w:rPr>
                  <w:sz w:val="14"/>
                  <w:szCs w:val="14"/>
                </w:rPr>
                <w:delText>R111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8D22BF" w14:textId="77777777" w:rsidR="001D2698" w:rsidRDefault="00000000">
            <w:pPr>
              <w:rPr>
                <w:del w:id="10341" w:author="نویسنده" w:date="2026-10-18T12:19:01Z"/>
              </w:rPr>
            </w:pPr>
            <w:del w:id="10340"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7AD8EB" w14:textId="77777777" w:rsidR="001D2698" w:rsidRDefault="00000000">
            <w:pPr>
              <w:rPr>
                <w:del w:id="10343" w:author="نویسنده" w:date="2026-10-18T12:19:01Z"/>
              </w:rPr>
            </w:pPr>
            <w:del w:id="10342"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E09FEB" w14:textId="77777777" w:rsidR="001D2698" w:rsidRDefault="00000000">
            <w:pPr>
              <w:rPr>
                <w:del w:id="10345" w:author="نویسنده" w:date="2026-10-18T12:19:01Z"/>
              </w:rPr>
            </w:pPr>
            <w:del w:id="10344" w:author="نویسنده" w:date="2026-10-18T12:19:01Z">
              <w:r>
                <w:rPr>
                  <w:sz w:val="14"/>
                  <w:szCs w:val="14"/>
                </w:rPr>
                <w:delText xml:space="preserve">Edu:Social School Study: Promoting well-being and socio-emotional…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63A71B" w14:textId="77777777" w:rsidR="001D2698" w:rsidRDefault="00000000">
            <w:pPr>
              <w:rPr>
                <w:del w:id="10347" w:author="نویسنده" w:date="2026-10-18T12:19:01Z"/>
              </w:rPr>
            </w:pPr>
            <w:del w:id="10346"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0E7B25" w14:textId="77777777" w:rsidR="001D2698" w:rsidRDefault="00000000">
            <w:pPr>
              <w:rPr>
                <w:del w:id="10349" w:author="نویسنده" w:date="2026-10-18T12:19:01Z"/>
              </w:rPr>
            </w:pPr>
            <w:del w:id="10348" w:author="نویسنده" w:date="2026-10-18T12:19:01Z">
              <w:r>
                <w:rPr>
                  <w:sz w:val="14"/>
                  <w:szCs w:val="14"/>
                </w:rPr>
                <w:delText>Study protocol; no results reported</w:delText>
              </w:r>
            </w:del>
          </w:p>
        </w:tc>
      </w:tr>
      <w:tr w:rsidR="001D2698" w14:paraId="66710436" w14:textId="77777777">
        <w:trPr>
          <w:del w:id="1036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F7F696" w14:textId="77777777" w:rsidR="001D2698" w:rsidRDefault="00000000">
            <w:pPr>
              <w:rPr>
                <w:del w:id="10352" w:author="نویسنده" w:date="2026-10-18T12:19:01Z"/>
              </w:rPr>
            </w:pPr>
            <w:del w:id="10351" w:author="نویسنده" w:date="2026-10-18T12:19:01Z">
              <w:r>
                <w:rPr>
                  <w:sz w:val="14"/>
                  <w:szCs w:val="14"/>
                </w:rPr>
                <w:delText>R112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BD4A6" w14:textId="77777777" w:rsidR="001D2698" w:rsidRDefault="00000000">
            <w:pPr>
              <w:rPr>
                <w:del w:id="10354" w:author="نویسنده" w:date="2026-10-18T12:19:01Z"/>
              </w:rPr>
            </w:pPr>
            <w:del w:id="10353"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D9BD65" w14:textId="77777777" w:rsidR="001D2698" w:rsidRDefault="00000000">
            <w:pPr>
              <w:rPr>
                <w:del w:id="10356" w:author="نویسنده" w:date="2026-10-18T12:19:01Z"/>
              </w:rPr>
            </w:pPr>
            <w:del w:id="10355"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43A468" w14:textId="77777777" w:rsidR="001D2698" w:rsidRDefault="00000000">
            <w:pPr>
              <w:rPr>
                <w:del w:id="10358" w:author="نویسنده" w:date="2026-10-18T12:19:01Z"/>
              </w:rPr>
            </w:pPr>
            <w:del w:id="10357" w:author="نویسنده" w:date="2026-10-18T12:19:01Z">
              <w:r>
                <w:rPr>
                  <w:sz w:val="14"/>
                  <w:szCs w:val="14"/>
                </w:rPr>
                <w:delText>Promoting Mental Health in Small Business Leaders: A Randomized…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070605" w14:textId="77777777" w:rsidR="001D2698" w:rsidRDefault="00000000">
            <w:pPr>
              <w:rPr>
                <w:del w:id="10360" w:author="نویسنده" w:date="2026-10-18T12:19:01Z"/>
              </w:rPr>
            </w:pPr>
            <w:del w:id="10359"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7EB84C" w14:textId="77777777" w:rsidR="001D2698" w:rsidRDefault="00000000">
            <w:pPr>
              <w:rPr>
                <w:del w:id="10362" w:author="نویسنده" w:date="2026-10-18T12:19:01Z"/>
              </w:rPr>
            </w:pPr>
            <w:del w:id="10361" w:author="نویسنده" w:date="2026-10-18T12:19:01Z">
              <w:r>
                <w:rPr>
                  <w:sz w:val="14"/>
                  <w:szCs w:val="14"/>
                </w:rPr>
                <w:delText>OSF pre-registration; no results reported</w:delText>
              </w:r>
            </w:del>
          </w:p>
        </w:tc>
      </w:tr>
      <w:tr w:rsidR="001D2698" w14:paraId="61DE70BF" w14:textId="77777777">
        <w:trPr>
          <w:del w:id="1037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BB8C32" w14:textId="77777777" w:rsidR="001D2698" w:rsidRDefault="00000000">
            <w:pPr>
              <w:rPr>
                <w:del w:id="10365" w:author="نویسنده" w:date="2026-10-18T12:19:01Z"/>
              </w:rPr>
            </w:pPr>
            <w:del w:id="10364" w:author="نویسنده" w:date="2026-10-18T12:19:01Z">
              <w:r>
                <w:rPr>
                  <w:sz w:val="14"/>
                  <w:szCs w:val="14"/>
                </w:rPr>
                <w:delText>R113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FE2850" w14:textId="77777777" w:rsidR="001D2698" w:rsidRDefault="00000000">
            <w:pPr>
              <w:rPr>
                <w:del w:id="10367" w:author="نویسنده" w:date="2026-10-18T12:19:01Z"/>
              </w:rPr>
            </w:pPr>
            <w:del w:id="10366"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5D7036" w14:textId="77777777" w:rsidR="001D2698" w:rsidRDefault="00000000">
            <w:pPr>
              <w:rPr>
                <w:del w:id="10369" w:author="نویسنده" w:date="2026-10-18T12:19:01Z"/>
              </w:rPr>
            </w:pPr>
            <w:del w:id="10368"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A697DD" w14:textId="77777777" w:rsidR="001D2698" w:rsidRDefault="00000000">
            <w:pPr>
              <w:rPr>
                <w:del w:id="10371" w:author="نویسنده" w:date="2026-10-18T12:19:01Z"/>
              </w:rPr>
            </w:pPr>
            <w:del w:id="10370" w:author="نویسنده" w:date="2026-10-18T12:19:01Z">
              <w:r>
                <w:rPr>
                  <w:sz w:val="14"/>
                  <w:szCs w:val="14"/>
                </w:rPr>
                <w:delText xml:space="preserve">Beyond Nature Videos: Evaluating BioMusic Breaks for Burnt-Out Nonprofit…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1CE7BA" w14:textId="77777777" w:rsidR="001D2698" w:rsidRDefault="00000000">
            <w:pPr>
              <w:rPr>
                <w:del w:id="10373" w:author="نویسنده" w:date="2026-10-18T12:19:01Z"/>
              </w:rPr>
            </w:pPr>
            <w:del w:id="10372"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F2C0E2" w14:textId="77777777" w:rsidR="001D2698" w:rsidRDefault="00000000">
            <w:pPr>
              <w:rPr>
                <w:del w:id="10375" w:author="نویسنده" w:date="2026-10-18T12:19:01Z"/>
              </w:rPr>
            </w:pPr>
            <w:del w:id="10374" w:author="نویسنده" w:date="2026-10-18T12:19:01Z">
              <w:r>
                <w:rPr>
                  <w:sz w:val="14"/>
                  <w:szCs w:val="14"/>
                </w:rPr>
                <w:delText>OSF pre-registration; no results reported</w:delText>
              </w:r>
            </w:del>
          </w:p>
        </w:tc>
      </w:tr>
      <w:tr w:rsidR="001D2698" w14:paraId="6218F472" w14:textId="77777777">
        <w:trPr>
          <w:del w:id="1038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9836A4" w14:textId="77777777" w:rsidR="001D2698" w:rsidRDefault="00000000">
            <w:pPr>
              <w:rPr>
                <w:del w:id="10378" w:author="نویسنده" w:date="2026-10-18T12:19:01Z"/>
              </w:rPr>
            </w:pPr>
            <w:del w:id="10377" w:author="نویسنده" w:date="2026-10-18T12:19:01Z">
              <w:r>
                <w:rPr>
                  <w:sz w:val="14"/>
                  <w:szCs w:val="14"/>
                </w:rPr>
                <w:delText>R147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74F098" w14:textId="77777777" w:rsidR="001D2698" w:rsidRDefault="00000000">
            <w:pPr>
              <w:rPr>
                <w:del w:id="10380" w:author="نویسنده" w:date="2026-10-18T12:19:01Z"/>
              </w:rPr>
            </w:pPr>
            <w:del w:id="10379"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3EC7D7" w14:textId="77777777" w:rsidR="001D2698" w:rsidRDefault="00000000">
            <w:pPr>
              <w:rPr>
                <w:del w:id="10382" w:author="نویسنده" w:date="2026-10-18T12:19:01Z"/>
              </w:rPr>
            </w:pPr>
            <w:del w:id="10381" w:author="نویسنده" w:date="2026-10-18T12:19:01Z">
              <w:r>
                <w:rPr>
                  <w:sz w:val="14"/>
                  <w:szCs w:val="14"/>
                </w:rPr>
                <w:delText>2021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856E08" w14:textId="77777777" w:rsidR="001D2698" w:rsidRDefault="00000000">
            <w:pPr>
              <w:rPr>
                <w:del w:id="10384" w:author="نویسنده" w:date="2026-10-18T12:19:01Z"/>
              </w:rPr>
            </w:pPr>
            <w:del w:id="10383" w:author="نویسنده" w:date="2026-10-18T12:19:01Z">
              <w:r>
                <w:rPr>
                  <w:sz w:val="14"/>
                  <w:szCs w:val="14"/>
                </w:rPr>
                <w:delText>Effectiveness of a Mobile Phone-Based Intervention to Reduce Mental…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DAE42C" w14:textId="77777777" w:rsidR="001D2698" w:rsidRDefault="00000000">
            <w:pPr>
              <w:rPr>
                <w:del w:id="10386" w:author="نویسنده" w:date="2026-10-18T12:19:01Z"/>
              </w:rPr>
            </w:pPr>
            <w:del w:id="10385"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705FD3" w14:textId="77777777" w:rsidR="001D2698" w:rsidRDefault="00000000">
            <w:pPr>
              <w:rPr>
                <w:del w:id="10388" w:author="نویسنده" w:date="2026-10-18T12:19:01Z"/>
              </w:rPr>
            </w:pPr>
            <w:del w:id="10387" w:author="نویسنده" w:date="2026-10-18T12:19:01Z">
              <w:r>
                <w:rPr>
                  <w:sz w:val="14"/>
                  <w:szCs w:val="14"/>
                </w:rPr>
                <w:delText>Preprint superseded by the peer-reviewed report of the same trial (R023)</w:delText>
              </w:r>
            </w:del>
          </w:p>
        </w:tc>
      </w:tr>
      <w:tr w:rsidR="001D2698" w14:paraId="7F780956" w14:textId="77777777">
        <w:trPr>
          <w:del w:id="1040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66AE99" w14:textId="77777777" w:rsidR="001D2698" w:rsidRDefault="00000000">
            <w:pPr>
              <w:rPr>
                <w:del w:id="10391" w:author="نویسنده" w:date="2026-10-18T12:19:01Z"/>
              </w:rPr>
            </w:pPr>
            <w:del w:id="10390" w:author="نویسنده" w:date="2026-10-18T12:19:01Z">
              <w:r>
                <w:rPr>
                  <w:sz w:val="14"/>
                  <w:szCs w:val="14"/>
                </w:rPr>
                <w:delText>R148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452714" w14:textId="77777777" w:rsidR="001D2698" w:rsidRDefault="00000000">
            <w:pPr>
              <w:rPr>
                <w:del w:id="10393" w:author="نویسنده" w:date="2026-10-18T12:19:01Z"/>
              </w:rPr>
            </w:pPr>
            <w:del w:id="10392"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F92214" w14:textId="77777777" w:rsidR="001D2698" w:rsidRDefault="00000000">
            <w:pPr>
              <w:rPr>
                <w:del w:id="10395" w:author="نویسنده" w:date="2026-10-18T12:19:01Z"/>
              </w:rPr>
            </w:pPr>
            <w:del w:id="10394"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9D1DC0" w14:textId="77777777" w:rsidR="001D2698" w:rsidRDefault="00000000">
            <w:pPr>
              <w:rPr>
                <w:del w:id="10397" w:author="نویسنده" w:date="2026-10-18T12:19:01Z"/>
              </w:rPr>
            </w:pPr>
            <w:del w:id="10396" w:author="نویسنده" w:date="2026-10-18T12:19:01Z">
              <w:r>
                <w:rPr>
                  <w:sz w:val="14"/>
                  <w:szCs w:val="14"/>
                </w:rPr>
                <w:delText>Greater Resilience Information Toolkit Japanese Version (GRIT-J)</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8B2956" w14:textId="77777777" w:rsidR="001D2698" w:rsidRDefault="00000000">
            <w:pPr>
              <w:rPr>
                <w:del w:id="10399" w:author="نویسنده" w:date="2026-10-18T12:19:01Z"/>
              </w:rPr>
            </w:pPr>
            <w:del w:id="10398"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BDB93B" w14:textId="77777777" w:rsidR="001D2698" w:rsidRDefault="00000000">
            <w:pPr>
              <w:rPr>
                <w:del w:id="10401" w:author="نویسنده" w:date="2026-10-18T12:19:01Z"/>
              </w:rPr>
            </w:pPr>
            <w:del w:id="10400" w:author="نویسنده" w:date="2026-10-18T12:19:01Z">
              <w:r>
                <w:rPr>
                  <w:sz w:val="14"/>
                  <w:szCs w:val="14"/>
                </w:rPr>
                <w:delText>Trial registration; no results reported</w:delText>
              </w:r>
            </w:del>
          </w:p>
        </w:tc>
      </w:tr>
      <w:tr w:rsidR="001D2698" w14:paraId="23F8CE39" w14:textId="77777777">
        <w:trPr>
          <w:del w:id="1041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0B20A7" w14:textId="77777777" w:rsidR="001D2698" w:rsidRDefault="00000000">
            <w:pPr>
              <w:rPr>
                <w:del w:id="10404" w:author="نویسنده" w:date="2026-10-18T12:19:01Z"/>
              </w:rPr>
            </w:pPr>
            <w:del w:id="10403" w:author="نویسنده" w:date="2026-10-18T12:19:01Z">
              <w:r>
                <w:rPr>
                  <w:sz w:val="14"/>
                  <w:szCs w:val="14"/>
                </w:rPr>
                <w:delText>R149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F07C9D" w14:textId="77777777" w:rsidR="001D2698" w:rsidRDefault="00000000">
            <w:pPr>
              <w:rPr>
                <w:del w:id="10406" w:author="نویسنده" w:date="2026-10-18T12:19:01Z"/>
              </w:rPr>
            </w:pPr>
            <w:del w:id="10405"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E953A1" w14:textId="77777777" w:rsidR="001D2698" w:rsidRDefault="001D2698">
            <w:pPr>
              <w:rPr>
                <w:del w:id="10407"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39EAA0" w14:textId="77777777" w:rsidR="001D2698" w:rsidRDefault="00000000">
            <w:pPr>
              <w:rPr>
                <w:del w:id="10409" w:author="نویسنده" w:date="2026-10-18T12:19:01Z"/>
              </w:rPr>
            </w:pPr>
            <w:del w:id="10408" w:author="نویسنده" w:date="2026-10-18T12:19:01Z">
              <w:r>
                <w:rPr>
                  <w:sz w:val="14"/>
                  <w:szCs w:val="14"/>
                </w:rPr>
                <w:delText>Impostor syndrome and burnout among American medical students: a pilot…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EB0399" w14:textId="77777777" w:rsidR="001D2698" w:rsidRDefault="00000000">
            <w:pPr>
              <w:rPr>
                <w:del w:id="10411" w:author="نویسنده" w:date="2026-10-18T12:19:01Z"/>
              </w:rPr>
            </w:pPr>
            <w:del w:id="10410"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F5C7A5" w14:textId="77777777" w:rsidR="001D2698" w:rsidRDefault="00000000">
            <w:pPr>
              <w:rPr>
                <w:del w:id="10413" w:author="نویسنده" w:date="2026-10-18T12:19:01Z"/>
              </w:rPr>
            </w:pPr>
            <w:del w:id="10412" w:author="نویسنده" w:date="2026-10-18T12:19:01Z">
              <w:r>
                <w:rPr>
                  <w:sz w:val="14"/>
                  <w:szCs w:val="14"/>
                </w:rPr>
                <w:delText>Cross-sectional survey cited in the registration (NCT05280964)</w:delText>
              </w:r>
            </w:del>
          </w:p>
        </w:tc>
      </w:tr>
      <w:tr w:rsidR="001D2698" w14:paraId="3991E3CF" w14:textId="77777777">
        <w:trPr>
          <w:del w:id="1042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0C2CE9" w14:textId="77777777" w:rsidR="001D2698" w:rsidRDefault="00000000">
            <w:pPr>
              <w:rPr>
                <w:del w:id="10416" w:author="نویسنده" w:date="2026-10-18T12:19:01Z"/>
              </w:rPr>
            </w:pPr>
            <w:del w:id="10415" w:author="نویسنده" w:date="2026-10-18T12:19:01Z">
              <w:r>
                <w:rPr>
                  <w:sz w:val="14"/>
                  <w:szCs w:val="14"/>
                </w:rPr>
                <w:delText>R150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23B612" w14:textId="77777777" w:rsidR="001D2698" w:rsidRDefault="00000000">
            <w:pPr>
              <w:rPr>
                <w:del w:id="10418" w:author="نویسنده" w:date="2026-10-18T12:19:01Z"/>
              </w:rPr>
            </w:pPr>
            <w:del w:id="10417"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0C98B3" w14:textId="77777777" w:rsidR="001D2698" w:rsidRDefault="001D2698">
            <w:pPr>
              <w:rPr>
                <w:del w:id="10419"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4ABB6E" w14:textId="77777777" w:rsidR="001D2698" w:rsidRDefault="00000000">
            <w:pPr>
              <w:rPr>
                <w:del w:id="10421" w:author="نویسنده" w:date="2026-10-18T12:19:01Z"/>
              </w:rPr>
            </w:pPr>
            <w:del w:id="10420" w:author="نویسنده" w:date="2026-10-18T12:19:01Z">
              <w:r>
                <w:rPr>
                  <w:sz w:val="14"/>
                  <w:szCs w:val="14"/>
                </w:rPr>
                <w:delText>The 12-item Self-Report World Health Organization Disability Assessment…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0551D7" w14:textId="77777777" w:rsidR="001D2698" w:rsidRDefault="00000000">
            <w:pPr>
              <w:rPr>
                <w:del w:id="10423" w:author="نویسنده" w:date="2026-10-18T12:19:01Z"/>
              </w:rPr>
            </w:pPr>
            <w:del w:id="10422"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2167A4" w14:textId="77777777" w:rsidR="001D2698" w:rsidRDefault="00000000">
            <w:pPr>
              <w:rPr>
                <w:del w:id="10425" w:author="نویسنده" w:date="2026-10-18T12:19:01Z"/>
              </w:rPr>
            </w:pPr>
            <w:del w:id="10424" w:author="نویسنده" w:date="2026-10-18T12:19:01Z">
              <w:r>
                <w:rPr>
                  <w:sz w:val="14"/>
                  <w:szCs w:val="14"/>
                </w:rPr>
                <w:delText>Measurement-validation secondary analysis (NCT02540317)</w:delText>
              </w:r>
            </w:del>
          </w:p>
        </w:tc>
      </w:tr>
      <w:tr w:rsidR="001D2698" w14:paraId="7E7E9F7E" w14:textId="77777777">
        <w:trPr>
          <w:del w:id="1043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DD3EE3" w14:textId="77777777" w:rsidR="001D2698" w:rsidRDefault="00000000">
            <w:pPr>
              <w:rPr>
                <w:del w:id="10428" w:author="نویسنده" w:date="2026-10-18T12:19:01Z"/>
              </w:rPr>
            </w:pPr>
            <w:del w:id="10427" w:author="نویسنده" w:date="2026-10-18T12:19:01Z">
              <w:r>
                <w:rPr>
                  <w:sz w:val="14"/>
                  <w:szCs w:val="14"/>
                </w:rPr>
                <w:delText>R152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C25744" w14:textId="77777777" w:rsidR="001D2698" w:rsidRDefault="00000000">
            <w:pPr>
              <w:rPr>
                <w:del w:id="10430" w:author="نویسنده" w:date="2026-10-18T12:19:01Z"/>
              </w:rPr>
            </w:pPr>
            <w:del w:id="10429"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9AAC83" w14:textId="77777777" w:rsidR="001D2698" w:rsidRDefault="001D2698">
            <w:pPr>
              <w:rPr>
                <w:del w:id="10431"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D8EB25" w14:textId="77777777" w:rsidR="001D2698" w:rsidRDefault="00000000">
            <w:pPr>
              <w:rPr>
                <w:del w:id="10433" w:author="نویسنده" w:date="2026-10-18T12:19:01Z"/>
              </w:rPr>
            </w:pPr>
            <w:del w:id="10432" w:author="نویسنده" w:date="2026-10-18T12:19:01Z">
              <w:r>
                <w:rPr>
                  <w:sz w:val="14"/>
                  <w:szCs w:val="14"/>
                </w:rPr>
                <w:delText>Prevalence of Burnout Among Physicians: A Systematic Review.</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C19DD9" w14:textId="77777777" w:rsidR="001D2698" w:rsidRDefault="00000000">
            <w:pPr>
              <w:rPr>
                <w:del w:id="10435" w:author="نویسنده" w:date="2026-10-18T12:19:01Z"/>
              </w:rPr>
            </w:pPr>
            <w:del w:id="10434"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D1322D" w14:textId="77777777" w:rsidR="001D2698" w:rsidRDefault="00000000">
            <w:pPr>
              <w:rPr>
                <w:del w:id="10437" w:author="نویسنده" w:date="2026-10-18T12:19:01Z"/>
              </w:rPr>
            </w:pPr>
            <w:del w:id="10436" w:author="نویسنده" w:date="2026-10-18T12:19:01Z">
              <w:r>
                <w:rPr>
                  <w:sz w:val="14"/>
                  <w:szCs w:val="14"/>
                </w:rPr>
                <w:delText>Systematic review (NCT05280964)</w:delText>
              </w:r>
            </w:del>
          </w:p>
        </w:tc>
      </w:tr>
      <w:tr w:rsidR="001D2698" w14:paraId="274F6EDB" w14:textId="77777777">
        <w:trPr>
          <w:del w:id="1045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B998FC" w14:textId="77777777" w:rsidR="001D2698" w:rsidRDefault="00000000">
            <w:pPr>
              <w:rPr>
                <w:del w:id="10440" w:author="نویسنده" w:date="2026-10-18T12:19:01Z"/>
              </w:rPr>
            </w:pPr>
            <w:del w:id="10439" w:author="نویسنده" w:date="2026-10-18T12:19:01Z">
              <w:r>
                <w:rPr>
                  <w:sz w:val="14"/>
                  <w:szCs w:val="14"/>
                </w:rPr>
                <w:delText>R153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2EF143" w14:textId="77777777" w:rsidR="001D2698" w:rsidRDefault="00000000">
            <w:pPr>
              <w:rPr>
                <w:del w:id="10442" w:author="نویسنده" w:date="2026-10-18T12:19:01Z"/>
              </w:rPr>
            </w:pPr>
            <w:del w:id="10441"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EA5887" w14:textId="77777777" w:rsidR="001D2698" w:rsidRDefault="001D2698">
            <w:pPr>
              <w:rPr>
                <w:del w:id="10443"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530DEF" w14:textId="77777777" w:rsidR="001D2698" w:rsidRDefault="00000000">
            <w:pPr>
              <w:rPr>
                <w:del w:id="10445" w:author="نویسنده" w:date="2026-10-18T12:19:01Z"/>
              </w:rPr>
            </w:pPr>
            <w:del w:id="10444" w:author="نویسنده" w:date="2026-10-18T12:19:01Z">
              <w:r>
                <w:rPr>
                  <w:sz w:val="14"/>
                  <w:szCs w:val="14"/>
                </w:rPr>
                <w:delText>Efficacy of an Internet-based intervention for job stress and burnout…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4A49F6" w14:textId="77777777" w:rsidR="001D2698" w:rsidRDefault="00000000">
            <w:pPr>
              <w:rPr>
                <w:del w:id="10447" w:author="نویسنده" w:date="2026-10-18T12:19:01Z"/>
              </w:rPr>
            </w:pPr>
            <w:del w:id="10446"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044ECB" w14:textId="77777777" w:rsidR="001D2698" w:rsidRDefault="00000000">
            <w:pPr>
              <w:rPr>
                <w:del w:id="10449" w:author="نویسنده" w:date="2026-10-18T12:19:01Z"/>
              </w:rPr>
            </w:pPr>
            <w:del w:id="10448" w:author="نویسنده" w:date="2026-10-18T12:19:01Z">
              <w:r>
                <w:rPr>
                  <w:sz w:val="14"/>
                  <w:szCs w:val="14"/>
                </w:rPr>
                <w:delText>Trial protocol (NCT03475290)</w:delText>
              </w:r>
            </w:del>
          </w:p>
        </w:tc>
      </w:tr>
      <w:tr w:rsidR="001D2698" w14:paraId="69ECF79E" w14:textId="77777777">
        <w:trPr>
          <w:del w:id="1046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5C885F" w14:textId="77777777" w:rsidR="001D2698" w:rsidRDefault="00000000">
            <w:pPr>
              <w:rPr>
                <w:del w:id="10452" w:author="نویسنده" w:date="2026-10-18T12:19:01Z"/>
              </w:rPr>
            </w:pPr>
            <w:del w:id="10451" w:author="نویسنده" w:date="2026-10-18T12:19:01Z">
              <w:r>
                <w:rPr>
                  <w:sz w:val="14"/>
                  <w:szCs w:val="14"/>
                </w:rPr>
                <w:delText>R155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E882EC" w14:textId="77777777" w:rsidR="001D2698" w:rsidRDefault="00000000">
            <w:pPr>
              <w:rPr>
                <w:del w:id="10454" w:author="نویسنده" w:date="2026-10-18T12:19:01Z"/>
              </w:rPr>
            </w:pPr>
            <w:del w:id="10453"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F36C7A" w14:textId="77777777" w:rsidR="001D2698" w:rsidRDefault="001D2698">
            <w:pPr>
              <w:rPr>
                <w:del w:id="10455"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956EDF" w14:textId="77777777" w:rsidR="001D2698" w:rsidRDefault="00000000">
            <w:pPr>
              <w:rPr>
                <w:del w:id="10457" w:author="نویسنده" w:date="2026-10-18T12:19:01Z"/>
              </w:rPr>
            </w:pPr>
            <w:del w:id="10456" w:author="نویسنده" w:date="2026-10-18T12:19:01Z">
              <w:r>
                <w:rPr>
                  <w:sz w:val="14"/>
                  <w:szCs w:val="14"/>
                </w:rPr>
                <w:delText>The Development and Validation of the Compassion Scale.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CB1FBA" w14:textId="77777777" w:rsidR="001D2698" w:rsidRDefault="00000000">
            <w:pPr>
              <w:rPr>
                <w:del w:id="10459" w:author="نویسنده" w:date="2026-10-18T12:19:01Z"/>
              </w:rPr>
            </w:pPr>
            <w:del w:id="10458"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8CFDB0" w14:textId="77777777" w:rsidR="001D2698" w:rsidRDefault="00000000">
            <w:pPr>
              <w:rPr>
                <w:del w:id="10461" w:author="نویسنده" w:date="2026-10-18T12:19:01Z"/>
              </w:rPr>
            </w:pPr>
            <w:del w:id="10460" w:author="نویسنده" w:date="2026-10-18T12:19:01Z">
              <w:r>
                <w:rPr>
                  <w:sz w:val="14"/>
                  <w:szCs w:val="14"/>
                </w:rPr>
                <w:delText>Measurement-development study cited in the registration (NCT05280964)</w:delText>
              </w:r>
            </w:del>
          </w:p>
        </w:tc>
      </w:tr>
      <w:tr w:rsidR="001D2698" w14:paraId="17601CC4" w14:textId="77777777">
        <w:trPr>
          <w:del w:id="1047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E44875" w14:textId="77777777" w:rsidR="001D2698" w:rsidRDefault="00000000">
            <w:pPr>
              <w:rPr>
                <w:del w:id="10464" w:author="نویسنده" w:date="2026-10-18T12:19:01Z"/>
              </w:rPr>
            </w:pPr>
            <w:del w:id="10463" w:author="نویسنده" w:date="2026-10-18T12:19:01Z">
              <w:r>
                <w:rPr>
                  <w:sz w:val="14"/>
                  <w:szCs w:val="14"/>
                </w:rPr>
                <w:delText>R156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BC8519" w14:textId="77777777" w:rsidR="001D2698" w:rsidRDefault="00000000">
            <w:pPr>
              <w:rPr>
                <w:del w:id="10466" w:author="نویسنده" w:date="2026-10-18T12:19:01Z"/>
              </w:rPr>
            </w:pPr>
            <w:del w:id="10465"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4AECB2" w14:textId="77777777" w:rsidR="001D2698" w:rsidRDefault="001D2698">
            <w:pPr>
              <w:rPr>
                <w:del w:id="10467"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672F9E" w14:textId="77777777" w:rsidR="001D2698" w:rsidRDefault="00000000">
            <w:pPr>
              <w:rPr>
                <w:del w:id="10469" w:author="نویسنده" w:date="2026-10-18T12:19:01Z"/>
              </w:rPr>
            </w:pPr>
            <w:del w:id="10468" w:author="نویسنده" w:date="2026-10-18T12:19:01Z">
              <w:r>
                <w:rPr>
                  <w:sz w:val="14"/>
                  <w:szCs w:val="14"/>
                </w:rPr>
                <w:delText>Cost-Effectiveness of Therapist-Guided Internet-Based Cognitive…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9AC120" w14:textId="77777777" w:rsidR="001D2698" w:rsidRDefault="00000000">
            <w:pPr>
              <w:rPr>
                <w:del w:id="10471" w:author="نویسنده" w:date="2026-10-18T12:19:01Z"/>
              </w:rPr>
            </w:pPr>
            <w:del w:id="10470"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EFC4DC" w14:textId="77777777" w:rsidR="001D2698" w:rsidRDefault="00000000">
            <w:pPr>
              <w:rPr>
                <w:del w:id="10473" w:author="نویسنده" w:date="2026-10-18T12:19:01Z"/>
              </w:rPr>
            </w:pPr>
            <w:del w:id="10472" w:author="نویسنده" w:date="2026-10-18T12:19:01Z">
              <w:r>
                <w:rPr>
                  <w:sz w:val="14"/>
                  <w:szCs w:val="14"/>
                </w:rPr>
                <w:delText>Economic secondary analysis (NCT02540317)</w:delText>
              </w:r>
            </w:del>
          </w:p>
        </w:tc>
      </w:tr>
      <w:tr w:rsidR="001D2698" w14:paraId="0A308300" w14:textId="77777777">
        <w:trPr>
          <w:del w:id="1048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3C53CF" w14:textId="77777777" w:rsidR="001D2698" w:rsidRDefault="00000000">
            <w:pPr>
              <w:rPr>
                <w:del w:id="10476" w:author="نویسنده" w:date="2026-10-18T12:19:01Z"/>
              </w:rPr>
            </w:pPr>
            <w:del w:id="10475" w:author="نویسنده" w:date="2026-10-18T12:19:01Z">
              <w:r>
                <w:rPr>
                  <w:sz w:val="14"/>
                  <w:szCs w:val="14"/>
                </w:rPr>
                <w:delText>R158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680669" w14:textId="77777777" w:rsidR="001D2698" w:rsidRDefault="00000000">
            <w:pPr>
              <w:rPr>
                <w:del w:id="10478" w:author="نویسنده" w:date="2026-10-18T12:19:01Z"/>
              </w:rPr>
            </w:pPr>
            <w:del w:id="10477"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CADEA9" w14:textId="77777777" w:rsidR="001D2698" w:rsidRDefault="001D2698">
            <w:pPr>
              <w:rPr>
                <w:del w:id="10479"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CCBE41" w14:textId="77777777" w:rsidR="001D2698" w:rsidRDefault="00000000">
            <w:pPr>
              <w:rPr>
                <w:del w:id="10481" w:author="نویسنده" w:date="2026-10-18T12:19:01Z"/>
              </w:rPr>
            </w:pPr>
            <w:del w:id="10480" w:author="نویسنده" w:date="2026-10-18T12:19:01Z">
              <w:r>
                <w:rPr>
                  <w:sz w:val="14"/>
                  <w:szCs w:val="14"/>
                </w:rPr>
                <w:delText>Psychological interventions to foster resilience in healthcare…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AB9AAE" w14:textId="77777777" w:rsidR="001D2698" w:rsidRDefault="00000000">
            <w:pPr>
              <w:rPr>
                <w:del w:id="10483" w:author="نویسنده" w:date="2026-10-18T12:19:01Z"/>
              </w:rPr>
            </w:pPr>
            <w:del w:id="10482"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59E198" w14:textId="77777777" w:rsidR="001D2698" w:rsidRDefault="00000000">
            <w:pPr>
              <w:rPr>
                <w:del w:id="10485" w:author="نویسنده" w:date="2026-10-18T12:19:01Z"/>
              </w:rPr>
            </w:pPr>
            <w:del w:id="10484" w:author="نویسنده" w:date="2026-10-18T12:19:01Z">
              <w:r>
                <w:rPr>
                  <w:sz w:val="14"/>
                  <w:szCs w:val="14"/>
                </w:rPr>
                <w:delText>Systematic review (NCT03753360)</w:delText>
              </w:r>
            </w:del>
          </w:p>
        </w:tc>
      </w:tr>
      <w:tr w:rsidR="001D2698" w14:paraId="0D22B70E" w14:textId="77777777">
        <w:trPr>
          <w:del w:id="1049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1E575E" w14:textId="77777777" w:rsidR="001D2698" w:rsidRDefault="00000000">
            <w:pPr>
              <w:rPr>
                <w:del w:id="10488" w:author="نویسنده" w:date="2026-10-18T12:19:01Z"/>
              </w:rPr>
            </w:pPr>
            <w:del w:id="10487" w:author="نویسنده" w:date="2026-10-18T12:19:01Z">
              <w:r>
                <w:rPr>
                  <w:sz w:val="14"/>
                  <w:szCs w:val="14"/>
                </w:rPr>
                <w:delText>R159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0A65BF" w14:textId="77777777" w:rsidR="001D2698" w:rsidRDefault="00000000">
            <w:pPr>
              <w:rPr>
                <w:del w:id="10490" w:author="نویسنده" w:date="2026-10-18T12:19:01Z"/>
              </w:rPr>
            </w:pPr>
            <w:del w:id="10489"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EE3DDB" w14:textId="77777777" w:rsidR="001D2698" w:rsidRDefault="001D2698">
            <w:pPr>
              <w:rPr>
                <w:del w:id="10491"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C7F9DC" w14:textId="77777777" w:rsidR="001D2698" w:rsidRDefault="00000000">
            <w:pPr>
              <w:rPr>
                <w:del w:id="10493" w:author="نویسنده" w:date="2026-10-18T12:19:01Z"/>
              </w:rPr>
            </w:pPr>
            <w:del w:id="10492" w:author="نویسنده" w:date="2026-10-18T12:19:01Z">
              <w:r>
                <w:rPr>
                  <w:sz w:val="14"/>
                  <w:szCs w:val="14"/>
                </w:rPr>
                <w:delText>Identifying Moral Injury in Healthcare Professionals: The Moral Injury…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C95E0F" w14:textId="77777777" w:rsidR="001D2698" w:rsidRDefault="00000000">
            <w:pPr>
              <w:rPr>
                <w:del w:id="10495" w:author="نویسنده" w:date="2026-10-18T12:19:01Z"/>
              </w:rPr>
            </w:pPr>
            <w:del w:id="10494"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2A704B" w14:textId="77777777" w:rsidR="001D2698" w:rsidRDefault="00000000">
            <w:pPr>
              <w:rPr>
                <w:del w:id="10497" w:author="نویسنده" w:date="2026-10-18T12:19:01Z"/>
              </w:rPr>
            </w:pPr>
            <w:del w:id="10496" w:author="نویسنده" w:date="2026-10-18T12:19:01Z">
              <w:r>
                <w:rPr>
                  <w:sz w:val="14"/>
                  <w:szCs w:val="14"/>
                </w:rPr>
                <w:delText>Measurement-development study cited in the registration (NCT05280964)</w:delText>
              </w:r>
            </w:del>
          </w:p>
        </w:tc>
      </w:tr>
      <w:tr w:rsidR="001D2698" w14:paraId="7B1FBEBD" w14:textId="77777777">
        <w:trPr>
          <w:del w:id="1051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D54458" w14:textId="77777777" w:rsidR="001D2698" w:rsidRDefault="00000000">
            <w:pPr>
              <w:rPr>
                <w:del w:id="10500" w:author="نویسنده" w:date="2026-10-18T12:19:01Z"/>
              </w:rPr>
            </w:pPr>
            <w:del w:id="10499" w:author="نویسنده" w:date="2026-10-18T12:19:01Z">
              <w:r>
                <w:rPr>
                  <w:sz w:val="14"/>
                  <w:szCs w:val="14"/>
                </w:rPr>
                <w:delText>R160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AB968C" w14:textId="77777777" w:rsidR="001D2698" w:rsidRDefault="00000000">
            <w:pPr>
              <w:rPr>
                <w:del w:id="10502" w:author="نویسنده" w:date="2026-10-18T12:19:01Z"/>
              </w:rPr>
            </w:pPr>
            <w:del w:id="10501"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BB43A4" w14:textId="77777777" w:rsidR="001D2698" w:rsidRDefault="001D2698">
            <w:pPr>
              <w:rPr>
                <w:del w:id="10503"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1EA8B1" w14:textId="77777777" w:rsidR="001D2698" w:rsidRDefault="00000000">
            <w:pPr>
              <w:rPr>
                <w:del w:id="10505" w:author="نویسنده" w:date="2026-10-18T12:19:01Z"/>
              </w:rPr>
            </w:pPr>
            <w:del w:id="10504" w:author="نویسنده" w:date="2026-10-18T12:19:01Z">
              <w:r>
                <w:rPr>
                  <w:sz w:val="14"/>
                  <w:szCs w:val="14"/>
                </w:rPr>
                <w:delText>Effect of a mobile-based intervention on mental health in frontline…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3A7E64" w14:textId="77777777" w:rsidR="001D2698" w:rsidRDefault="00000000">
            <w:pPr>
              <w:rPr>
                <w:del w:id="10507" w:author="نویسنده" w:date="2026-10-18T12:19:01Z"/>
              </w:rPr>
            </w:pPr>
            <w:del w:id="10506"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0FB857" w14:textId="77777777" w:rsidR="001D2698" w:rsidRDefault="00000000">
            <w:pPr>
              <w:rPr>
                <w:del w:id="10509" w:author="نویسنده" w:date="2026-10-18T12:19:01Z"/>
              </w:rPr>
            </w:pPr>
            <w:del w:id="10508" w:author="نویسنده" w:date="2026-10-18T12:19:01Z">
              <w:r>
                <w:rPr>
                  <w:sz w:val="14"/>
                  <w:szCs w:val="14"/>
                </w:rPr>
                <w:delText>Trial protocol (NCT04393818)</w:delText>
              </w:r>
            </w:del>
          </w:p>
        </w:tc>
      </w:tr>
      <w:tr w:rsidR="001D2698" w14:paraId="25C004A3" w14:textId="77777777">
        <w:trPr>
          <w:del w:id="1052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E55066" w14:textId="77777777" w:rsidR="001D2698" w:rsidRDefault="00000000">
            <w:pPr>
              <w:rPr>
                <w:del w:id="10512" w:author="نویسنده" w:date="2026-10-18T12:19:01Z"/>
              </w:rPr>
            </w:pPr>
            <w:del w:id="10511" w:author="نویسنده" w:date="2026-10-18T12:19:01Z">
              <w:r>
                <w:rPr>
                  <w:sz w:val="14"/>
                  <w:szCs w:val="14"/>
                </w:rPr>
                <w:delText>R161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4A16B8" w14:textId="77777777" w:rsidR="001D2698" w:rsidRDefault="00000000">
            <w:pPr>
              <w:rPr>
                <w:del w:id="10514" w:author="نویسنده" w:date="2026-10-18T12:19:01Z"/>
              </w:rPr>
            </w:pPr>
            <w:del w:id="10513"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567D7D" w14:textId="77777777" w:rsidR="001D2698" w:rsidRDefault="001D2698">
            <w:pPr>
              <w:rPr>
                <w:del w:id="10515"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190CEF" w14:textId="77777777" w:rsidR="001D2698" w:rsidRDefault="00000000">
            <w:pPr>
              <w:rPr>
                <w:del w:id="10517" w:author="نویسنده" w:date="2026-10-18T12:19:01Z"/>
              </w:rPr>
            </w:pPr>
            <w:del w:id="10516" w:author="نویسنده" w:date="2026-10-18T12:19:01Z">
              <w:r>
                <w:rPr>
                  <w:sz w:val="14"/>
                  <w:szCs w:val="14"/>
                </w:rPr>
                <w:delText>Who Benefits Most? A Multisite Study of Coaching and Resident Well-being.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1215A5" w14:textId="77777777" w:rsidR="001D2698" w:rsidRDefault="00000000">
            <w:pPr>
              <w:rPr>
                <w:del w:id="10519" w:author="نویسنده" w:date="2026-10-18T12:19:01Z"/>
              </w:rPr>
            </w:pPr>
            <w:del w:id="10518"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D55F91" w14:textId="77777777" w:rsidR="001D2698" w:rsidRDefault="00000000">
            <w:pPr>
              <w:rPr>
                <w:del w:id="10521" w:author="نویسنده" w:date="2026-10-18T12:19:01Z"/>
              </w:rPr>
            </w:pPr>
            <w:del w:id="10520" w:author="نویسنده" w:date="2026-10-18T12:19:01Z">
              <w:r>
                <w:rPr>
                  <w:sz w:val="14"/>
                  <w:szCs w:val="14"/>
                </w:rPr>
                <w:delText>Secondary analysis of a different coaching study (NCT05280964)</w:delText>
              </w:r>
            </w:del>
          </w:p>
        </w:tc>
      </w:tr>
      <w:tr w:rsidR="001D2698" w14:paraId="2ACC0881" w14:textId="77777777">
        <w:trPr>
          <w:del w:id="1053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7E9537" w14:textId="77777777" w:rsidR="001D2698" w:rsidRDefault="00000000">
            <w:pPr>
              <w:rPr>
                <w:del w:id="10524" w:author="نویسنده" w:date="2026-10-18T12:19:01Z"/>
              </w:rPr>
            </w:pPr>
            <w:del w:id="10523" w:author="نویسنده" w:date="2026-10-18T12:19:01Z">
              <w:r>
                <w:rPr>
                  <w:sz w:val="14"/>
                  <w:szCs w:val="14"/>
                </w:rPr>
                <w:delText>R162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2F3B11" w14:textId="77777777" w:rsidR="001D2698" w:rsidRDefault="00000000">
            <w:pPr>
              <w:rPr>
                <w:del w:id="10526" w:author="نویسنده" w:date="2026-10-18T12:19:01Z"/>
              </w:rPr>
            </w:pPr>
            <w:del w:id="10525"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F9DE14" w14:textId="77777777" w:rsidR="001D2698" w:rsidRDefault="001D2698">
            <w:pPr>
              <w:rPr>
                <w:del w:id="10527"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C99C7A" w14:textId="77777777" w:rsidR="001D2698" w:rsidRDefault="00000000">
            <w:pPr>
              <w:rPr>
                <w:del w:id="10529" w:author="نویسنده" w:date="2026-10-18T12:19:01Z"/>
              </w:rPr>
            </w:pPr>
            <w:del w:id="10528" w:author="نویسنده" w:date="2026-10-18T12:19:01Z">
              <w:r>
                <w:rPr>
                  <w:sz w:val="14"/>
                  <w:szCs w:val="14"/>
                </w:rPr>
                <w:delText>Ecological momentary intervention to enhance emotion regulation in…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84CDDD" w14:textId="77777777" w:rsidR="001D2698" w:rsidRDefault="00000000">
            <w:pPr>
              <w:rPr>
                <w:del w:id="10531" w:author="نویسنده" w:date="2026-10-18T12:19:01Z"/>
              </w:rPr>
            </w:pPr>
            <w:del w:id="10530"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DA4D16" w14:textId="77777777" w:rsidR="001D2698" w:rsidRDefault="00000000">
            <w:pPr>
              <w:rPr>
                <w:del w:id="10533" w:author="نویسنده" w:date="2026-10-18T12:19:01Z"/>
              </w:rPr>
            </w:pPr>
            <w:del w:id="10532" w:author="نویسنده" w:date="2026-10-18T12:19:01Z">
              <w:r>
                <w:rPr>
                  <w:sz w:val="14"/>
                  <w:szCs w:val="14"/>
                </w:rPr>
                <w:delText>Trial protocol (NCT04958941)</w:delText>
              </w:r>
            </w:del>
          </w:p>
        </w:tc>
      </w:tr>
      <w:tr w:rsidR="001D2698" w14:paraId="0B604C5E" w14:textId="77777777">
        <w:trPr>
          <w:del w:id="1054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6F0996" w14:textId="77777777" w:rsidR="001D2698" w:rsidRDefault="00000000">
            <w:pPr>
              <w:rPr>
                <w:del w:id="10536" w:author="نویسنده" w:date="2026-10-18T12:19:01Z"/>
              </w:rPr>
            </w:pPr>
            <w:del w:id="10535" w:author="نویسنده" w:date="2026-10-18T12:19:01Z">
              <w:r>
                <w:rPr>
                  <w:sz w:val="14"/>
                  <w:szCs w:val="14"/>
                </w:rPr>
                <w:delText>R165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CFBFB1" w14:textId="77777777" w:rsidR="001D2698" w:rsidRDefault="00000000">
            <w:pPr>
              <w:rPr>
                <w:del w:id="10538" w:author="نویسنده" w:date="2026-10-18T12:19:01Z"/>
              </w:rPr>
            </w:pPr>
            <w:del w:id="10537"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F9E169" w14:textId="77777777" w:rsidR="001D2698" w:rsidRDefault="001D2698">
            <w:pPr>
              <w:rPr>
                <w:del w:id="10539"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495994" w14:textId="77777777" w:rsidR="001D2698" w:rsidRDefault="00000000">
            <w:pPr>
              <w:rPr>
                <w:del w:id="10541" w:author="نویسنده" w:date="2026-10-18T12:19:01Z"/>
              </w:rPr>
            </w:pPr>
            <w:del w:id="10540" w:author="نویسنده" w:date="2026-10-18T12:19:01Z">
              <w:r>
                <w:rPr>
                  <w:sz w:val="14"/>
                  <w:szCs w:val="14"/>
                </w:rPr>
                <w:delText>"We're all going through it": impact of an online group coaching program…</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FE53D7" w14:textId="77777777" w:rsidR="001D2698" w:rsidRDefault="00000000">
            <w:pPr>
              <w:rPr>
                <w:del w:id="10543" w:author="نویسنده" w:date="2026-10-18T12:19:01Z"/>
              </w:rPr>
            </w:pPr>
            <w:del w:id="10542"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E3271D" w14:textId="77777777" w:rsidR="001D2698" w:rsidRDefault="00000000">
            <w:pPr>
              <w:rPr>
                <w:del w:id="10545" w:author="نویسنده" w:date="2026-10-18T12:19:01Z"/>
              </w:rPr>
            </w:pPr>
            <w:del w:id="10544" w:author="نویسنده" w:date="2026-10-18T12:19:01Z">
              <w:r>
                <w:rPr>
                  <w:sz w:val="14"/>
                  <w:szCs w:val="14"/>
                </w:rPr>
                <w:delText>Qualitative secondary analysis (NCT05280964)</w:delText>
              </w:r>
            </w:del>
          </w:p>
        </w:tc>
      </w:tr>
      <w:tr w:rsidR="001D2698" w14:paraId="06C220BD" w14:textId="77777777">
        <w:trPr>
          <w:del w:id="1055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5E7AE8" w14:textId="77777777" w:rsidR="001D2698" w:rsidRDefault="00000000">
            <w:pPr>
              <w:rPr>
                <w:del w:id="10548" w:author="نویسنده" w:date="2026-10-18T12:19:01Z"/>
              </w:rPr>
            </w:pPr>
            <w:del w:id="10547" w:author="نویسنده" w:date="2026-10-18T12:19:01Z">
              <w:r>
                <w:rPr>
                  <w:sz w:val="14"/>
                  <w:szCs w:val="14"/>
                </w:rPr>
                <w:delText>R168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9DD812" w14:textId="77777777" w:rsidR="001D2698" w:rsidRDefault="00000000">
            <w:pPr>
              <w:rPr>
                <w:del w:id="10550" w:author="نویسنده" w:date="2026-10-18T12:19:01Z"/>
              </w:rPr>
            </w:pPr>
            <w:del w:id="10549"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76F072" w14:textId="77777777" w:rsidR="001D2698" w:rsidRDefault="001D2698">
            <w:pPr>
              <w:rPr>
                <w:del w:id="10551"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F33150" w14:textId="77777777" w:rsidR="001D2698" w:rsidRDefault="00000000">
            <w:pPr>
              <w:rPr>
                <w:del w:id="10553" w:author="نویسنده" w:date="2026-10-18T12:19:01Z"/>
              </w:rPr>
            </w:pPr>
            <w:del w:id="10552" w:author="نویسنده" w:date="2026-10-18T12:19:01Z">
              <w:r>
                <w:rPr>
                  <w:sz w:val="14"/>
                  <w:szCs w:val="14"/>
                </w:rPr>
                <w:delText>Demographics in distress: a national study of burnout and well-being of…</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B7931E" w14:textId="77777777" w:rsidR="001D2698" w:rsidRDefault="00000000">
            <w:pPr>
              <w:rPr>
                <w:del w:id="10555" w:author="نویسنده" w:date="2026-10-18T12:19:01Z"/>
              </w:rPr>
            </w:pPr>
            <w:del w:id="10554"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93C38E" w14:textId="77777777" w:rsidR="001D2698" w:rsidRDefault="00000000">
            <w:pPr>
              <w:rPr>
                <w:del w:id="10557" w:author="نویسنده" w:date="2026-10-18T12:19:01Z"/>
              </w:rPr>
            </w:pPr>
            <w:del w:id="10556" w:author="نویسنده" w:date="2026-10-18T12:19:01Z">
              <w:r>
                <w:rPr>
                  <w:sz w:val="14"/>
                  <w:szCs w:val="14"/>
                </w:rPr>
                <w:delText>Observational survey cited in the registration (NCT06149156)</w:delText>
              </w:r>
            </w:del>
          </w:p>
        </w:tc>
      </w:tr>
      <w:tr w:rsidR="001D2698" w14:paraId="29095A22" w14:textId="77777777">
        <w:trPr>
          <w:del w:id="1057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6EB9C4" w14:textId="77777777" w:rsidR="001D2698" w:rsidRDefault="00000000">
            <w:pPr>
              <w:rPr>
                <w:del w:id="10560" w:author="نویسنده" w:date="2026-10-18T12:19:01Z"/>
              </w:rPr>
            </w:pPr>
            <w:del w:id="10559" w:author="نویسنده" w:date="2026-10-18T12:19:01Z">
              <w:r>
                <w:rPr>
                  <w:sz w:val="14"/>
                  <w:szCs w:val="14"/>
                </w:rPr>
                <w:delText>R171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D97C82" w14:textId="77777777" w:rsidR="001D2698" w:rsidRDefault="00000000">
            <w:pPr>
              <w:rPr>
                <w:del w:id="10562" w:author="نویسنده" w:date="2026-10-18T12:19:01Z"/>
              </w:rPr>
            </w:pPr>
            <w:del w:id="10561"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8A34B5" w14:textId="77777777" w:rsidR="001D2698" w:rsidRDefault="00000000">
            <w:pPr>
              <w:rPr>
                <w:del w:id="10564" w:author="نویسنده" w:date="2026-10-18T12:19:01Z"/>
              </w:rPr>
            </w:pPr>
            <w:del w:id="10563"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14E769" w14:textId="77777777" w:rsidR="001D2698" w:rsidRDefault="00000000">
            <w:pPr>
              <w:rPr>
                <w:del w:id="10566" w:author="نویسنده" w:date="2026-10-18T12:19:01Z"/>
              </w:rPr>
            </w:pPr>
            <w:del w:id="10565" w:author="نویسنده" w:date="2026-10-18T12:19:01Z">
              <w:r>
                <w:rPr>
                  <w:sz w:val="14"/>
                  <w:szCs w:val="14"/>
                </w:rPr>
                <w:delText>Cost-Effective Quality of Life Improvement While Reducing Health Care…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FE70F3" w14:textId="77777777" w:rsidR="001D2698" w:rsidRDefault="00000000">
            <w:pPr>
              <w:rPr>
                <w:del w:id="10568" w:author="نویسنده" w:date="2026-10-18T12:19:01Z"/>
              </w:rPr>
            </w:pPr>
            <w:del w:id="10567"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3FF0E5" w14:textId="77777777" w:rsidR="001D2698" w:rsidRDefault="00000000">
            <w:pPr>
              <w:rPr>
                <w:del w:id="10570" w:author="نویسنده" w:date="2026-10-18T12:19:01Z"/>
              </w:rPr>
            </w:pPr>
            <w:del w:id="10569" w:author="نویسنده" w:date="2026-10-18T12:19:01Z">
              <w:r>
                <w:rPr>
                  <w:sz w:val="14"/>
                  <w:szCs w:val="14"/>
                </w:rPr>
                <w:delText>Within-trial economic secondary analysis</w:delText>
              </w:r>
            </w:del>
          </w:p>
        </w:tc>
      </w:tr>
      <w:tr w:rsidR="001D2698" w14:paraId="621001FC" w14:textId="77777777">
        <w:trPr>
          <w:del w:id="1058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D39521" w14:textId="77777777" w:rsidR="001D2698" w:rsidRDefault="00000000">
            <w:pPr>
              <w:rPr>
                <w:del w:id="10573" w:author="نویسنده" w:date="2026-10-18T12:19:01Z"/>
              </w:rPr>
            </w:pPr>
            <w:del w:id="10572" w:author="نویسنده" w:date="2026-10-18T12:19:01Z">
              <w:r>
                <w:rPr>
                  <w:sz w:val="14"/>
                  <w:szCs w:val="14"/>
                </w:rPr>
                <w:delText>R175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0CF777" w14:textId="77777777" w:rsidR="001D2698" w:rsidRDefault="00000000">
            <w:pPr>
              <w:rPr>
                <w:del w:id="10575" w:author="نویسنده" w:date="2026-10-18T12:19:01Z"/>
              </w:rPr>
            </w:pPr>
            <w:del w:id="10574"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7E8053" w14:textId="77777777" w:rsidR="001D2698" w:rsidRDefault="00000000">
            <w:pPr>
              <w:rPr>
                <w:del w:id="10577" w:author="نویسنده" w:date="2026-10-18T12:19:01Z"/>
              </w:rPr>
            </w:pPr>
            <w:del w:id="10576"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0DBFCD" w14:textId="77777777" w:rsidR="001D2698" w:rsidRDefault="00000000">
            <w:pPr>
              <w:rPr>
                <w:del w:id="10579" w:author="نویسنده" w:date="2026-10-18T12:19:01Z"/>
              </w:rPr>
            </w:pPr>
            <w:del w:id="10578" w:author="نویسنده" w:date="2026-10-18T12:19:01Z">
              <w:r>
                <w:rPr>
                  <w:sz w:val="14"/>
                  <w:szCs w:val="14"/>
                </w:rPr>
                <w:delText>A Randomized-Clinical Trial of Two Ambient Artificial Intelligence…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83F889" w14:textId="77777777" w:rsidR="001D2698" w:rsidRDefault="00000000">
            <w:pPr>
              <w:rPr>
                <w:del w:id="10581" w:author="نویسنده" w:date="2026-10-18T12:19:01Z"/>
              </w:rPr>
            </w:pPr>
            <w:del w:id="10580"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E26A2D" w14:textId="77777777" w:rsidR="001D2698" w:rsidRDefault="00000000">
            <w:pPr>
              <w:rPr>
                <w:del w:id="10583" w:author="نویسنده" w:date="2026-10-18T12:19:01Z"/>
              </w:rPr>
            </w:pPr>
            <w:del w:id="10582" w:author="نویسنده" w:date="2026-10-18T12:19:01Z">
              <w:r>
                <w:rPr>
                  <w:sz w:val="14"/>
                  <w:szCs w:val="14"/>
                </w:rPr>
                <w:delText xml:space="preserve">Preprint superseded by the peer-reviewed report of the same trial </w:delText>
                <w:lastRenderedPageBreak/>
                <w:delText>(Ambient AI Scribes in Clinical Practice, NEJM AI 2025)</w:delText>
              </w:r>
            </w:del>
          </w:p>
        </w:tc>
      </w:tr>
      <w:tr w:rsidR="001D2698" w14:paraId="72493154" w14:textId="77777777">
        <w:trPr>
          <w:del w:id="1059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28FEE2" w14:textId="77777777" w:rsidR="001D2698" w:rsidRDefault="00000000">
            <w:pPr>
              <w:rPr>
                <w:del w:id="10586" w:author="نویسنده" w:date="2026-10-18T12:19:01Z"/>
              </w:rPr>
            </w:pPr>
            <w:del w:id="10585" w:author="نویسنده" w:date="2026-10-18T12:19:01Z">
              <w:r>
                <w:rPr>
                  <w:sz w:val="14"/>
                  <w:szCs w:val="14"/>
                </w:rPr>
                <w:lastRenderedPageBreak/>
                <w:delText>R202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C6F1E1" w14:textId="77777777" w:rsidR="001D2698" w:rsidRDefault="00000000">
            <w:pPr>
              <w:rPr>
                <w:del w:id="10588" w:author="نویسنده" w:date="2026-10-18T12:19:01Z"/>
              </w:rPr>
            </w:pPr>
            <w:del w:id="10587"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3A0D0C" w14:textId="77777777" w:rsidR="001D2698" w:rsidRDefault="00000000">
            <w:pPr>
              <w:rPr>
                <w:del w:id="10590" w:author="نویسنده" w:date="2026-10-18T12:19:01Z"/>
              </w:rPr>
            </w:pPr>
            <w:del w:id="10589" w:author="نویسنده" w:date="2026-10-18T12:19:01Z">
              <w:r>
                <w:rPr>
                  <w:sz w:val="14"/>
                  <w:szCs w:val="14"/>
                </w:rPr>
                <w:delText>2012</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1343B4" w14:textId="77777777" w:rsidR="001D2698" w:rsidRDefault="00000000">
            <w:pPr>
              <w:rPr>
                <w:del w:id="10592" w:author="نویسنده" w:date="2026-10-18T12:19:01Z"/>
              </w:rPr>
            </w:pPr>
            <w:del w:id="10591" w:author="نویسنده" w:date="2026-10-18T12:19:01Z">
              <w:r>
                <w:rPr>
                  <w:sz w:val="14"/>
                  <w:szCs w:val="14"/>
                </w:rPr>
                <w:delText>The effectiveness of the Internet 'Self-Examination Therapy (SET)' on…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1908AA" w14:textId="77777777" w:rsidR="001D2698" w:rsidRDefault="00000000">
            <w:pPr>
              <w:rPr>
                <w:del w:id="10594" w:author="نویسنده" w:date="2026-10-18T12:19:01Z"/>
              </w:rPr>
            </w:pPr>
            <w:del w:id="10593"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6E308B" w14:textId="77777777" w:rsidR="001D2698" w:rsidRDefault="00000000">
            <w:pPr>
              <w:rPr>
                <w:del w:id="10596" w:author="نویسنده" w:date="2026-10-18T12:19:01Z"/>
              </w:rPr>
            </w:pPr>
            <w:del w:id="10595" w:author="نویسنده" w:date="2026-10-18T12:19:01Z">
              <w:r>
                <w:rPr>
                  <w:sz w:val="14"/>
                  <w:szCs w:val="14"/>
                </w:rPr>
                <w:delText>Trial registration record</w:delText>
              </w:r>
            </w:del>
          </w:p>
        </w:tc>
      </w:tr>
      <w:tr w:rsidR="001D2698" w14:paraId="00D681A9" w14:textId="77777777">
        <w:trPr>
          <w:del w:id="1061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F64A2A" w14:textId="77777777" w:rsidR="001D2698" w:rsidRDefault="00000000">
            <w:pPr>
              <w:rPr>
                <w:del w:id="10599" w:author="نویسنده" w:date="2026-10-18T12:19:01Z"/>
              </w:rPr>
            </w:pPr>
            <w:del w:id="10598" w:author="نویسنده" w:date="2026-10-18T12:19:01Z">
              <w:r>
                <w:rPr>
                  <w:sz w:val="14"/>
                  <w:szCs w:val="14"/>
                </w:rPr>
                <w:delText>R204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8827C5" w14:textId="77777777" w:rsidR="001D2698" w:rsidRDefault="00000000">
            <w:pPr>
              <w:rPr>
                <w:del w:id="10601" w:author="نویسنده" w:date="2026-10-18T12:19:01Z"/>
              </w:rPr>
            </w:pPr>
            <w:del w:id="10600"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6A6371" w14:textId="77777777" w:rsidR="001D2698" w:rsidRDefault="00000000">
            <w:pPr>
              <w:rPr>
                <w:del w:id="10603" w:author="نویسنده" w:date="2026-10-18T12:19:01Z"/>
              </w:rPr>
            </w:pPr>
            <w:del w:id="10602"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75CCB5" w14:textId="77777777" w:rsidR="001D2698" w:rsidRDefault="00000000">
            <w:pPr>
              <w:rPr>
                <w:del w:id="10605" w:author="نویسنده" w:date="2026-10-18T12:19:01Z"/>
              </w:rPr>
            </w:pPr>
            <w:del w:id="10604" w:author="نویسنده" w:date="2026-10-18T12:19:01Z">
              <w:r>
                <w:rPr>
                  <w:sz w:val="14"/>
                  <w:szCs w:val="14"/>
                </w:rPr>
                <w:delText>Wearable Biosensor Monitoring, Machine Learning–Based Burnout Risk…</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3AE988" w14:textId="77777777" w:rsidR="001D2698" w:rsidRDefault="00000000">
            <w:pPr>
              <w:rPr>
                <w:del w:id="10607" w:author="نویسنده" w:date="2026-10-18T12:19:01Z"/>
              </w:rPr>
            </w:pPr>
            <w:del w:id="10606"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1E05F0" w14:textId="77777777" w:rsidR="001D2698" w:rsidRDefault="00000000">
            <w:pPr>
              <w:rPr>
                <w:del w:id="10609" w:author="نویسنده" w:date="2026-10-18T12:19:01Z"/>
              </w:rPr>
            </w:pPr>
            <w:del w:id="10608" w:author="نویسنده" w:date="2026-10-18T12:19:01Z">
              <w:r>
                <w:rPr>
                  <w:sz w:val="14"/>
                  <w:szCs w:val="14"/>
                </w:rPr>
                <w:delText>Unpublished preprint without peer review (only peer-reviewed reports are eligible)</w:delText>
              </w:r>
            </w:del>
          </w:p>
        </w:tc>
      </w:tr>
      <w:tr w:rsidR="001D2698" w14:paraId="15B889A9" w14:textId="77777777">
        <w:trPr>
          <w:del w:id="1062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38F015" w14:textId="77777777" w:rsidR="001D2698" w:rsidRDefault="00000000">
            <w:pPr>
              <w:rPr>
                <w:del w:id="10612" w:author="نویسنده" w:date="2026-10-18T12:19:01Z"/>
              </w:rPr>
            </w:pPr>
            <w:del w:id="10611" w:author="نویسنده" w:date="2026-10-18T12:19:01Z">
              <w:r>
                <w:rPr>
                  <w:sz w:val="14"/>
                  <w:szCs w:val="14"/>
                </w:rPr>
                <w:delText>R205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5F3E9A" w14:textId="77777777" w:rsidR="001D2698" w:rsidRDefault="00000000">
            <w:pPr>
              <w:rPr>
                <w:del w:id="10614" w:author="نویسنده" w:date="2026-10-18T12:19:01Z"/>
              </w:rPr>
            </w:pPr>
            <w:del w:id="10613"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F1919B" w14:textId="77777777" w:rsidR="001D2698" w:rsidRDefault="00000000">
            <w:pPr>
              <w:rPr>
                <w:del w:id="10616" w:author="نویسنده" w:date="2026-10-18T12:19:01Z"/>
              </w:rPr>
            </w:pPr>
            <w:del w:id="10615"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6BC438" w14:textId="77777777" w:rsidR="001D2698" w:rsidRDefault="00000000">
            <w:pPr>
              <w:rPr>
                <w:del w:id="10618" w:author="نویسنده" w:date="2026-10-18T12:19:01Z"/>
              </w:rPr>
            </w:pPr>
            <w:del w:id="10617" w:author="نویسنده" w:date="2026-10-18T12:19:01Z">
              <w:r>
                <w:rPr>
                  <w:sz w:val="14"/>
                  <w:szCs w:val="14"/>
                </w:rPr>
                <w:delText>A randomized controlled study to evaluate a digital intervention for…</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537B2C" w14:textId="77777777" w:rsidR="001D2698" w:rsidRDefault="00000000">
            <w:pPr>
              <w:rPr>
                <w:del w:id="10620" w:author="نویسنده" w:date="2026-10-18T12:19:01Z"/>
              </w:rPr>
            </w:pPr>
            <w:del w:id="10619"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A9373B" w14:textId="77777777" w:rsidR="001D2698" w:rsidRDefault="00000000">
            <w:pPr>
              <w:rPr>
                <w:del w:id="10622" w:author="نویسنده" w:date="2026-10-18T12:19:01Z"/>
              </w:rPr>
            </w:pPr>
            <w:del w:id="10621" w:author="نویسنده" w:date="2026-10-18T12:19:01Z">
              <w:r>
                <w:rPr>
                  <w:sz w:val="14"/>
                  <w:szCs w:val="14"/>
                </w:rPr>
                <w:delText>Trial registration record</w:delText>
              </w:r>
            </w:del>
          </w:p>
        </w:tc>
      </w:tr>
      <w:tr w:rsidR="001D2698" w14:paraId="01F5D6AE" w14:textId="77777777">
        <w:trPr>
          <w:del w:id="1063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85C6D9" w14:textId="77777777" w:rsidR="001D2698" w:rsidRDefault="00000000">
            <w:pPr>
              <w:rPr>
                <w:del w:id="10625" w:author="نویسنده" w:date="2026-10-18T12:19:01Z"/>
              </w:rPr>
            </w:pPr>
            <w:del w:id="10624" w:author="نویسنده" w:date="2026-10-18T12:19:01Z">
              <w:r>
                <w:rPr>
                  <w:sz w:val="14"/>
                  <w:szCs w:val="14"/>
                </w:rPr>
                <w:delText>R210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2A645A" w14:textId="77777777" w:rsidR="001D2698" w:rsidRDefault="00000000">
            <w:pPr>
              <w:rPr>
                <w:del w:id="10627" w:author="نویسنده" w:date="2026-10-18T12:19:01Z"/>
              </w:rPr>
            </w:pPr>
            <w:del w:id="10626"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588B4A" w14:textId="77777777" w:rsidR="001D2698" w:rsidRDefault="00000000">
            <w:pPr>
              <w:rPr>
                <w:del w:id="10629" w:author="نویسنده" w:date="2026-10-18T12:19:01Z"/>
              </w:rPr>
            </w:pPr>
            <w:del w:id="10628" w:author="نویسنده" w:date="2026-10-18T12:19:01Z">
              <w:r>
                <w:rPr>
                  <w:sz w:val="14"/>
                  <w:szCs w:val="14"/>
                </w:rPr>
                <w:delText>2022</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E4715E" w14:textId="77777777" w:rsidR="001D2698" w:rsidRDefault="00000000">
            <w:pPr>
              <w:rPr>
                <w:del w:id="10631" w:author="نویسنده" w:date="2026-10-18T12:19:01Z"/>
              </w:rPr>
            </w:pPr>
            <w:del w:id="10630" w:author="نویسنده" w:date="2026-10-18T12:19:01Z">
              <w:r>
                <w:rPr>
                  <w:sz w:val="14"/>
                  <w:szCs w:val="14"/>
                </w:rPr>
                <w:delText>Caring for carers: A virtual psychosocial supervision intervention to…</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DE1B09" w14:textId="77777777" w:rsidR="001D2698" w:rsidRDefault="00000000">
            <w:pPr>
              <w:rPr>
                <w:del w:id="10633" w:author="نویسنده" w:date="2026-10-18T12:19:01Z"/>
              </w:rPr>
            </w:pPr>
            <w:del w:id="10632"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BFF3B8" w14:textId="77777777" w:rsidR="001D2698" w:rsidRDefault="00000000">
            <w:pPr>
              <w:rPr>
                <w:del w:id="10635" w:author="نویسنده" w:date="2026-10-18T12:19:01Z"/>
              </w:rPr>
            </w:pPr>
            <w:del w:id="10634" w:author="نویسنده" w:date="2026-10-18T12:19:01Z">
              <w:r>
                <w:rPr>
                  <w:sz w:val="14"/>
                  <w:szCs w:val="14"/>
                </w:rPr>
                <w:delText>Study protocol</w:delText>
              </w:r>
            </w:del>
          </w:p>
        </w:tc>
      </w:tr>
      <w:tr w:rsidR="001D2698" w14:paraId="0E247D9D" w14:textId="77777777">
        <w:trPr>
          <w:del w:id="1064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397600" w14:textId="77777777" w:rsidR="001D2698" w:rsidRDefault="00000000">
            <w:pPr>
              <w:rPr>
                <w:del w:id="10638" w:author="نویسنده" w:date="2026-10-18T12:19:01Z"/>
              </w:rPr>
            </w:pPr>
            <w:del w:id="10637" w:author="نویسنده" w:date="2026-10-18T12:19:01Z">
              <w:r>
                <w:rPr>
                  <w:sz w:val="14"/>
                  <w:szCs w:val="14"/>
                </w:rPr>
                <w:delText>R211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70BEF5" w14:textId="77777777" w:rsidR="001D2698" w:rsidRDefault="00000000">
            <w:pPr>
              <w:rPr>
                <w:del w:id="10640" w:author="نویسنده" w:date="2026-10-18T12:19:01Z"/>
              </w:rPr>
            </w:pPr>
            <w:del w:id="10639"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5AAF80" w14:textId="77777777" w:rsidR="001D2698" w:rsidRDefault="00000000">
            <w:pPr>
              <w:rPr>
                <w:del w:id="10642" w:author="نویسنده" w:date="2026-10-18T12:19:01Z"/>
              </w:rPr>
            </w:pPr>
            <w:del w:id="10641"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0B6397" w14:textId="77777777" w:rsidR="001D2698" w:rsidRDefault="00000000">
            <w:pPr>
              <w:rPr>
                <w:del w:id="10644" w:author="نویسنده" w:date="2026-10-18T12:19:01Z"/>
              </w:rPr>
            </w:pPr>
            <w:del w:id="10643" w:author="نویسنده" w:date="2026-10-18T12:19:01Z">
              <w:r>
                <w:rPr>
                  <w:sz w:val="14"/>
                  <w:szCs w:val="14"/>
                </w:rPr>
                <w:delText>Collecting User Experience Data from Clinicians Without Increasing…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F88A80" w14:textId="77777777" w:rsidR="001D2698" w:rsidRDefault="00000000">
            <w:pPr>
              <w:rPr>
                <w:del w:id="10646" w:author="نویسنده" w:date="2026-10-18T12:19:01Z"/>
              </w:rPr>
            </w:pPr>
            <w:del w:id="10645"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E6179B" w14:textId="77777777" w:rsidR="001D2698" w:rsidRDefault="00000000">
            <w:pPr>
              <w:rPr>
                <w:del w:id="10648" w:author="نویسنده" w:date="2026-10-18T12:19:01Z"/>
              </w:rPr>
            </w:pPr>
            <w:del w:id="10647" w:author="نویسنده" w:date="2026-10-18T12:19:01Z">
              <w:r>
                <w:rPr>
                  <w:sz w:val="14"/>
                  <w:szCs w:val="14"/>
                </w:rPr>
                <w:delText>Evidence synthesis and measurement strategy, not a trial</w:delText>
              </w:r>
            </w:del>
          </w:p>
        </w:tc>
      </w:tr>
      <w:tr w:rsidR="001D2698" w14:paraId="010B63D6" w14:textId="77777777">
        <w:trPr>
          <w:del w:id="1066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F39D85" w14:textId="77777777" w:rsidR="001D2698" w:rsidRDefault="00000000">
            <w:pPr>
              <w:rPr>
                <w:del w:id="10651" w:author="نویسنده" w:date="2026-10-18T12:19:01Z"/>
              </w:rPr>
            </w:pPr>
            <w:del w:id="10650" w:author="نویسنده" w:date="2026-10-18T12:19:01Z">
              <w:r>
                <w:rPr>
                  <w:sz w:val="14"/>
                  <w:szCs w:val="14"/>
                </w:rPr>
                <w:delText>R232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EEB49C" w14:textId="77777777" w:rsidR="001D2698" w:rsidRDefault="00000000">
            <w:pPr>
              <w:rPr>
                <w:del w:id="10653" w:author="نویسنده" w:date="2026-10-18T12:19:01Z"/>
              </w:rPr>
            </w:pPr>
            <w:del w:id="10652"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938E79" w14:textId="77777777" w:rsidR="001D2698" w:rsidRDefault="00000000">
            <w:pPr>
              <w:rPr>
                <w:del w:id="10655" w:author="نویسنده" w:date="2026-10-18T12:19:01Z"/>
              </w:rPr>
            </w:pPr>
            <w:del w:id="10654"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CDB4F0" w14:textId="77777777" w:rsidR="001D2698" w:rsidRDefault="00000000">
            <w:pPr>
              <w:rPr>
                <w:del w:id="10657" w:author="نویسنده" w:date="2026-10-18T12:19:01Z"/>
              </w:rPr>
            </w:pPr>
            <w:del w:id="10656" w:author="نویسنده" w:date="2026-10-18T12:19:01Z">
              <w:r>
                <w:rPr>
                  <w:sz w:val="14"/>
                  <w:szCs w:val="14"/>
                </w:rPr>
                <w:delText>When a pandemic and epidemic collide: Lessons learned about how system…</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A33420" w14:textId="77777777" w:rsidR="001D2698" w:rsidRDefault="00000000">
            <w:pPr>
              <w:rPr>
                <w:del w:id="10659" w:author="نویسنده" w:date="2026-10-18T12:19:01Z"/>
              </w:rPr>
            </w:pPr>
            <w:del w:id="10658"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13A0C3" w14:textId="77777777" w:rsidR="001D2698" w:rsidRDefault="00000000">
            <w:pPr>
              <w:rPr>
                <w:del w:id="10661" w:author="نویسنده" w:date="2026-10-18T12:19:01Z"/>
              </w:rPr>
            </w:pPr>
            <w:del w:id="10660" w:author="نویسنده" w:date="2026-10-18T12:19:01Z">
              <w:r>
                <w:rPr>
                  <w:sz w:val="14"/>
                  <w:szCs w:val="14"/>
                </w:rPr>
                <w:delText>Lessons-learned report, not a trial</w:delText>
              </w:r>
            </w:del>
          </w:p>
        </w:tc>
      </w:tr>
      <w:tr w:rsidR="001D2698" w14:paraId="27D91081" w14:textId="77777777">
        <w:trPr>
          <w:del w:id="1067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01BA1F" w14:textId="77777777" w:rsidR="001D2698" w:rsidRDefault="00000000">
            <w:pPr>
              <w:rPr>
                <w:del w:id="10664" w:author="نویسنده" w:date="2026-10-18T12:19:01Z"/>
              </w:rPr>
            </w:pPr>
            <w:del w:id="10663" w:author="نویسنده" w:date="2026-10-18T12:19:01Z">
              <w:r>
                <w:rPr>
                  <w:sz w:val="14"/>
                  <w:szCs w:val="14"/>
                </w:rPr>
                <w:delText>R245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4E05A4" w14:textId="77777777" w:rsidR="001D2698" w:rsidRDefault="00000000">
            <w:pPr>
              <w:rPr>
                <w:del w:id="10666" w:author="نویسنده" w:date="2026-10-18T12:19:01Z"/>
              </w:rPr>
            </w:pPr>
            <w:del w:id="10665"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3B2367" w14:textId="77777777" w:rsidR="001D2698" w:rsidRDefault="00000000">
            <w:pPr>
              <w:rPr>
                <w:del w:id="10668" w:author="نویسنده" w:date="2026-10-18T12:19:01Z"/>
              </w:rPr>
            </w:pPr>
            <w:del w:id="10667"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CA1F33" w14:textId="77777777" w:rsidR="001D2698" w:rsidRDefault="00000000">
            <w:pPr>
              <w:rPr>
                <w:del w:id="10670" w:author="نویسنده" w:date="2026-10-18T12:19:01Z"/>
              </w:rPr>
            </w:pPr>
            <w:del w:id="10669" w:author="نویسنده" w:date="2026-10-18T12:19:01Z">
              <w:r>
                <w:rPr>
                  <w:sz w:val="14"/>
                  <w:szCs w:val="14"/>
                </w:rPr>
                <w:delText>The Impact of Implementing Virtual Diabetes Group Visits on Staff and…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1BE03C" w14:textId="77777777" w:rsidR="001D2698" w:rsidRDefault="00000000">
            <w:pPr>
              <w:rPr>
                <w:del w:id="10672" w:author="نویسنده" w:date="2026-10-18T12:19:01Z"/>
              </w:rPr>
            </w:pPr>
            <w:del w:id="10671"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764F9C" w14:textId="77777777" w:rsidR="001D2698" w:rsidRDefault="00000000">
            <w:pPr>
              <w:rPr>
                <w:del w:id="10674" w:author="نویسنده" w:date="2026-10-18T12:19:01Z"/>
              </w:rPr>
            </w:pPr>
            <w:del w:id="10673" w:author="نویسنده" w:date="2026-10-18T12:19:01Z">
              <w:r>
                <w:rPr>
                  <w:sz w:val="14"/>
                  <w:szCs w:val="14"/>
                </w:rPr>
                <w:delText>Pre-post analysis of staff within a cluster randomized trial of patient group visits; no randomized comparison of burnout</w:delText>
              </w:r>
            </w:del>
          </w:p>
        </w:tc>
      </w:tr>
      <w:tr w:rsidR="001D2698" w14:paraId="3049098D" w14:textId="77777777">
        <w:trPr>
          <w:del w:id="1068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5AF004" w14:textId="77777777" w:rsidR="001D2698" w:rsidRDefault="00000000">
            <w:pPr>
              <w:rPr>
                <w:del w:id="10677" w:author="نویسنده" w:date="2026-10-18T12:19:01Z"/>
              </w:rPr>
            </w:pPr>
            <w:del w:id="10676" w:author="نویسنده" w:date="2026-10-18T12:19:01Z">
              <w:r>
                <w:rPr>
                  <w:sz w:val="14"/>
                  <w:szCs w:val="14"/>
                </w:rPr>
                <w:delText>R264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B6AA69" w14:textId="77777777" w:rsidR="001D2698" w:rsidRDefault="00000000">
            <w:pPr>
              <w:rPr>
                <w:del w:id="10679" w:author="نویسنده" w:date="2026-10-18T12:19:01Z"/>
              </w:rPr>
            </w:pPr>
            <w:del w:id="10678"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B459A1" w14:textId="77777777" w:rsidR="001D2698" w:rsidRDefault="00000000">
            <w:pPr>
              <w:rPr>
                <w:del w:id="10681" w:author="نویسنده" w:date="2026-10-18T12:19:01Z"/>
              </w:rPr>
            </w:pPr>
            <w:del w:id="10680"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DF6D60" w14:textId="77777777" w:rsidR="001D2698" w:rsidRDefault="00000000">
            <w:pPr>
              <w:rPr>
                <w:del w:id="10683" w:author="نویسنده" w:date="2026-10-18T12:19:01Z"/>
              </w:rPr>
            </w:pPr>
            <w:del w:id="10682" w:author="نویسنده" w:date="2026-10-18T12:19:01Z">
              <w:r>
                <w:rPr>
                  <w:sz w:val="14"/>
                  <w:szCs w:val="14"/>
                </w:rPr>
                <w:delText>Leadership Coaching as an Implementation Strategy to Enhance Adoption of…</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73C753" w14:textId="77777777" w:rsidR="001D2698" w:rsidRDefault="00000000">
            <w:pPr>
              <w:rPr>
                <w:del w:id="10685" w:author="نویسنده" w:date="2026-10-18T12:19:01Z"/>
              </w:rPr>
            </w:pPr>
            <w:del w:id="10684"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B2B7FC" w14:textId="77777777" w:rsidR="001D2698" w:rsidRDefault="00000000">
            <w:pPr>
              <w:rPr>
                <w:del w:id="10687" w:author="نویسنده" w:date="2026-10-18T12:19:01Z"/>
              </w:rPr>
            </w:pPr>
            <w:del w:id="10686" w:author="نویسنده" w:date="2026-10-18T12:19:01Z">
              <w:r>
                <w:rPr>
                  <w:sz w:val="14"/>
                  <w:szCs w:val="14"/>
                </w:rPr>
                <w:delText>Unpublished preprint without peer review (only peer-reviewed reports are eligible)</w:delText>
              </w:r>
            </w:del>
          </w:p>
        </w:tc>
      </w:tr>
      <w:tr w:rsidR="001D2698" w14:paraId="6376D31F" w14:textId="77777777">
        <w:trPr>
          <w:del w:id="1070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00393D" w14:textId="77777777" w:rsidR="001D2698" w:rsidRDefault="00000000">
            <w:pPr>
              <w:rPr>
                <w:del w:id="10690" w:author="نویسنده" w:date="2026-10-18T12:19:01Z"/>
              </w:rPr>
            </w:pPr>
            <w:del w:id="10689" w:author="نویسنده" w:date="2026-10-18T12:19:01Z">
              <w:r>
                <w:rPr>
                  <w:sz w:val="14"/>
                  <w:szCs w:val="14"/>
                </w:rPr>
                <w:delText>R284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A0E342" w14:textId="77777777" w:rsidR="001D2698" w:rsidRDefault="00000000">
            <w:pPr>
              <w:rPr>
                <w:del w:id="10692" w:author="نویسنده" w:date="2026-10-18T12:19:01Z"/>
              </w:rPr>
            </w:pPr>
            <w:del w:id="10691"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3B0577" w14:textId="77777777" w:rsidR="001D2698" w:rsidRDefault="00000000">
            <w:pPr>
              <w:rPr>
                <w:del w:id="10694" w:author="نویسنده" w:date="2026-10-18T12:19:01Z"/>
              </w:rPr>
            </w:pPr>
            <w:del w:id="10693" w:author="نویسنده" w:date="2026-10-18T12:19:01Z">
              <w:r>
                <w:rPr>
                  <w:sz w:val="14"/>
                  <w:szCs w:val="14"/>
                </w:rPr>
                <w:delText>2021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4D5955" w14:textId="77777777" w:rsidR="001D2698" w:rsidRDefault="00000000">
            <w:pPr>
              <w:rPr>
                <w:del w:id="10696" w:author="نویسنده" w:date="2026-10-18T12:19:01Z"/>
              </w:rPr>
            </w:pPr>
            <w:del w:id="10695" w:author="نویسنده" w:date="2026-10-18T12:19:01Z">
              <w:r>
                <w:rPr>
                  <w:sz w:val="14"/>
                  <w:szCs w:val="14"/>
                </w:rPr>
                <w:delText>Leveraging Motivational Interviewing to Coach Teachers in the…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68E712" w14:textId="77777777" w:rsidR="001D2698" w:rsidRDefault="00000000">
            <w:pPr>
              <w:rPr>
                <w:del w:id="10698" w:author="نویسنده" w:date="2026-10-18T12:19:01Z"/>
              </w:rPr>
            </w:pPr>
            <w:del w:id="10697" w:author="نویسنده" w:date="2026-10-18T12:19:01Z">
              <w:r>
                <w:rPr>
                  <w:sz w:val="14"/>
                  <w:szCs w:val="14"/>
                </w:rPr>
                <w:delText>Not a primary results report</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758B89" w14:textId="77777777" w:rsidR="001D2698" w:rsidRDefault="00000000">
            <w:pPr>
              <w:rPr>
                <w:del w:id="10700" w:author="نویسنده" w:date="2026-10-18T12:19:01Z"/>
              </w:rPr>
            </w:pPr>
            <w:del w:id="10699" w:author="نویسنده" w:date="2026-10-18T12:19:01Z">
              <w:r>
                <w:rPr>
                  <w:sz w:val="14"/>
                  <w:szCs w:val="14"/>
                </w:rPr>
                <w:delText>Secondary sequential analysis of coaching sessions; no randomized comparison of burnout</w:delText>
              </w:r>
            </w:del>
          </w:p>
        </w:tc>
      </w:tr>
      <w:tr w:rsidR="001D2698" w14:paraId="34FB338C" w14:textId="77777777">
        <w:trPr>
          <w:del w:id="1071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8E299F" w14:textId="77777777" w:rsidR="001D2698" w:rsidRDefault="00000000">
            <w:pPr>
              <w:rPr>
                <w:del w:id="10703" w:author="نویسنده" w:date="2026-10-18T12:19:01Z"/>
              </w:rPr>
            </w:pPr>
            <w:del w:id="10702" w:author="نویسنده" w:date="2026-10-18T12:19:01Z">
              <w:r>
                <w:rPr>
                  <w:sz w:val="14"/>
                  <w:szCs w:val="14"/>
                </w:rPr>
                <w:delText>R007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DF9F0A" w14:textId="77777777" w:rsidR="001D2698" w:rsidRDefault="00000000">
            <w:pPr>
              <w:rPr>
                <w:del w:id="10705" w:author="نویسنده" w:date="2026-10-18T12:19:01Z"/>
              </w:rPr>
            </w:pPr>
            <w:del w:id="10704"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E51A26" w14:textId="77777777" w:rsidR="001D2698" w:rsidRDefault="00000000">
            <w:pPr>
              <w:rPr>
                <w:del w:id="10707" w:author="نویسنده" w:date="2026-10-18T12:19:01Z"/>
              </w:rPr>
            </w:pPr>
            <w:del w:id="10706"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2903A4" w14:textId="77777777" w:rsidR="001D2698" w:rsidRDefault="00000000">
            <w:pPr>
              <w:rPr>
                <w:del w:id="10709" w:author="نویسنده" w:date="2026-10-18T12:19:01Z"/>
              </w:rPr>
            </w:pPr>
            <w:del w:id="10708" w:author="نویسنده" w:date="2026-10-18T12:19:01Z">
              <w:r>
                <w:rPr>
                  <w:sz w:val="14"/>
                  <w:szCs w:val="14"/>
                </w:rPr>
                <w:delText>Mobile Heart Rate Variability Biofeedback for Work-Related Stress in…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7D6A45" w14:textId="77777777" w:rsidR="001D2698" w:rsidRDefault="00000000">
            <w:pPr>
              <w:rPr>
                <w:del w:id="10711" w:author="نویسنده" w:date="2026-10-18T12:19:01Z"/>
              </w:rPr>
            </w:pPr>
            <w:del w:id="10710"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629BAD" w14:textId="77777777" w:rsidR="001D2698" w:rsidRDefault="00000000">
            <w:pPr>
              <w:rPr>
                <w:del w:id="10713" w:author="نویسنده" w:date="2026-10-18T12:19:01Z"/>
              </w:rPr>
            </w:pPr>
            <w:del w:id="10712" w:author="نویسنده" w:date="2026-10-18T12:19:01Z">
              <w:r>
                <w:rPr>
                  <w:sz w:val="14"/>
                  <w:szCs w:val="14"/>
                </w:rPr>
                <w:delText>Explicitly non-randomized controlled trial</w:delText>
              </w:r>
            </w:del>
          </w:p>
        </w:tc>
      </w:tr>
      <w:tr w:rsidR="001D2698" w14:paraId="0BAB52EE" w14:textId="77777777">
        <w:trPr>
          <w:del w:id="1072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F54F1D" w14:textId="77777777" w:rsidR="001D2698" w:rsidRDefault="00000000">
            <w:pPr>
              <w:rPr>
                <w:del w:id="10716" w:author="نویسنده" w:date="2026-10-18T12:19:01Z"/>
              </w:rPr>
            </w:pPr>
            <w:del w:id="10715" w:author="نویسنده" w:date="2026-10-18T12:19:01Z">
              <w:r>
                <w:rPr>
                  <w:sz w:val="14"/>
                  <w:szCs w:val="14"/>
                </w:rPr>
                <w:delText>R019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E8C96E" w14:textId="77777777" w:rsidR="001D2698" w:rsidRDefault="00000000">
            <w:pPr>
              <w:rPr>
                <w:del w:id="10718" w:author="نویسنده" w:date="2026-10-18T12:19:01Z"/>
              </w:rPr>
            </w:pPr>
            <w:del w:id="10717"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8435C9" w14:textId="77777777" w:rsidR="001D2698" w:rsidRDefault="00000000">
            <w:pPr>
              <w:rPr>
                <w:del w:id="10720" w:author="نویسنده" w:date="2026-10-18T12:19:01Z"/>
              </w:rPr>
            </w:pPr>
            <w:del w:id="10719" w:author="نویسنده" w:date="2026-10-18T12:19:01Z">
              <w:r>
                <w:rPr>
                  <w:sz w:val="14"/>
                  <w:szCs w:val="14"/>
                </w:rPr>
                <w:delText>2024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103C09" w14:textId="77777777" w:rsidR="001D2698" w:rsidRDefault="00000000">
            <w:pPr>
              <w:rPr>
                <w:del w:id="10722" w:author="نویسنده" w:date="2026-10-18T12:19:01Z"/>
              </w:rPr>
            </w:pPr>
            <w:del w:id="10721" w:author="نویسنده" w:date="2026-10-18T12:19:01Z">
              <w:r>
                <w:rPr>
                  <w:sz w:val="14"/>
                  <w:szCs w:val="14"/>
                </w:rPr>
                <w:delText>The Development and Feasibility of a Novel Group Intervention to Support…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DBDAD7" w14:textId="77777777" w:rsidR="001D2698" w:rsidRDefault="00000000">
            <w:pPr>
              <w:rPr>
                <w:del w:id="10724" w:author="نویسنده" w:date="2026-10-18T12:19:01Z"/>
              </w:rPr>
            </w:pPr>
            <w:del w:id="10723"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676571" w14:textId="77777777" w:rsidR="001D2698" w:rsidRDefault="00000000">
            <w:pPr>
              <w:rPr>
                <w:del w:id="10726" w:author="نویسنده" w:date="2026-10-18T12:19:01Z"/>
              </w:rPr>
            </w:pPr>
            <w:del w:id="10725" w:author="نویسنده" w:date="2026-10-18T12:19:01Z">
              <w:r>
                <w:rPr>
                  <w:sz w:val="14"/>
                  <w:szCs w:val="14"/>
                </w:rPr>
                <w:delText>Reports only one randomized arm (pre-post); no between-group comparison (full text confirms the individual-format arm is reported elsewhere)</w:delText>
              </w:r>
            </w:del>
          </w:p>
        </w:tc>
      </w:tr>
      <w:tr w:rsidR="001D2698" w14:paraId="260DB2FD" w14:textId="77777777">
        <w:trPr>
          <w:del w:id="1074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9934C0" w14:textId="77777777" w:rsidR="001D2698" w:rsidRDefault="00000000">
            <w:pPr>
              <w:rPr>
                <w:del w:id="10729" w:author="نویسنده" w:date="2026-10-18T12:19:01Z"/>
              </w:rPr>
            </w:pPr>
            <w:del w:id="10728" w:author="نویسنده" w:date="2026-10-18T12:19:01Z">
              <w:r>
                <w:rPr>
                  <w:sz w:val="14"/>
                  <w:szCs w:val="14"/>
                </w:rPr>
                <w:delText>R051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897DBE" w14:textId="77777777" w:rsidR="001D2698" w:rsidRDefault="00000000">
            <w:pPr>
              <w:rPr>
                <w:del w:id="10731" w:author="نویسنده" w:date="2026-10-18T12:19:01Z"/>
              </w:rPr>
            </w:pPr>
            <w:del w:id="10730"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A9D39D" w14:textId="77777777" w:rsidR="001D2698" w:rsidRDefault="00000000">
            <w:pPr>
              <w:rPr>
                <w:del w:id="10733" w:author="نویسنده" w:date="2026-10-18T12:19:01Z"/>
              </w:rPr>
            </w:pPr>
            <w:del w:id="10732" w:author="نویسنده" w:date="2026-10-18T12:19:01Z">
              <w:r>
                <w:rPr>
                  <w:sz w:val="14"/>
                  <w:szCs w:val="14"/>
                </w:rPr>
                <w:delText>2019</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2815F6" w14:textId="77777777" w:rsidR="001D2698" w:rsidRDefault="00000000">
            <w:pPr>
              <w:rPr>
                <w:del w:id="10735" w:author="نویسنده" w:date="2026-10-18T12:19:01Z"/>
              </w:rPr>
            </w:pPr>
            <w:del w:id="10734" w:author="نویسنده" w:date="2026-10-18T12:19:01Z">
              <w:r>
                <w:rPr>
                  <w:sz w:val="14"/>
                  <w:szCs w:val="14"/>
                </w:rPr>
                <w:delText>An online mindfulness-based intervention for undergraduate pharmacy…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DF55CF" w14:textId="77777777" w:rsidR="001D2698" w:rsidRDefault="00000000">
            <w:pPr>
              <w:rPr>
                <w:del w:id="10737" w:author="نویسنده" w:date="2026-10-18T12:19:01Z"/>
              </w:rPr>
            </w:pPr>
            <w:del w:id="10736"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EBBF11" w14:textId="77777777" w:rsidR="001D2698" w:rsidRDefault="00000000">
            <w:pPr>
              <w:rPr>
                <w:del w:id="10739" w:author="نویسنده" w:date="2026-10-18T12:19:01Z"/>
              </w:rPr>
            </w:pPr>
            <w:del w:id="10738" w:author="نویسنده" w:date="2026-10-18T12:19:01Z">
              <w:r>
                <w:rPr>
                  <w:sz w:val="14"/>
                  <w:szCs w:val="14"/>
                </w:rPr>
                <w:delText>Quasi-randomized controlled trial</w:delText>
              </w:r>
            </w:del>
          </w:p>
        </w:tc>
      </w:tr>
      <w:tr w:rsidR="001D2698" w14:paraId="0F46FA7F" w14:textId="77777777">
        <w:trPr>
          <w:del w:id="1075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985625" w14:textId="77777777" w:rsidR="001D2698" w:rsidRDefault="00000000">
            <w:pPr>
              <w:rPr>
                <w:del w:id="10742" w:author="نویسنده" w:date="2026-10-18T12:19:01Z"/>
              </w:rPr>
            </w:pPr>
            <w:del w:id="10741" w:author="نویسنده" w:date="2026-10-18T12:19:01Z">
              <w:r>
                <w:rPr>
                  <w:sz w:val="14"/>
                  <w:szCs w:val="14"/>
                </w:rPr>
                <w:delText>R059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2DB929" w14:textId="77777777" w:rsidR="001D2698" w:rsidRDefault="00000000">
            <w:pPr>
              <w:rPr>
                <w:del w:id="10744" w:author="نویسنده" w:date="2026-10-18T12:19:01Z"/>
              </w:rPr>
            </w:pPr>
            <w:del w:id="10743"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252D23" w14:textId="77777777" w:rsidR="001D2698" w:rsidRDefault="00000000">
            <w:pPr>
              <w:rPr>
                <w:del w:id="10746" w:author="نویسنده" w:date="2026-10-18T12:19:01Z"/>
              </w:rPr>
            </w:pPr>
            <w:del w:id="10745"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41905A" w14:textId="77777777" w:rsidR="001D2698" w:rsidRDefault="00000000">
            <w:pPr>
              <w:rPr>
                <w:del w:id="10748" w:author="نویسنده" w:date="2026-10-18T12:19:01Z"/>
              </w:rPr>
            </w:pPr>
            <w:del w:id="10747" w:author="نویسنده" w:date="2026-10-18T12:19:01Z">
              <w:r>
                <w:rPr>
                  <w:sz w:val="14"/>
                  <w:szCs w:val="14"/>
                </w:rPr>
                <w:delText>The effect of active occupational stress management on psychosocial and…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4B9142" w14:textId="77777777" w:rsidR="001D2698" w:rsidRDefault="00000000">
            <w:pPr>
              <w:rPr>
                <w:del w:id="10750" w:author="نویسنده" w:date="2026-10-18T12:19:01Z"/>
              </w:rPr>
            </w:pPr>
            <w:del w:id="10749"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104C2B" w14:textId="77777777" w:rsidR="001D2698" w:rsidRDefault="00000000">
            <w:pPr>
              <w:rPr>
                <w:del w:id="10752" w:author="نویسنده" w:date="2026-10-18T12:19:01Z"/>
              </w:rPr>
            </w:pPr>
            <w:del w:id="10751" w:author="نویسنده" w:date="2026-10-18T12:19:01Z">
              <w:r>
                <w:rPr>
                  <w:sz w:val="14"/>
                  <w:szCs w:val="14"/>
                </w:rPr>
                <w:delText>Single-group pilot; no control group reported</w:delText>
              </w:r>
            </w:del>
          </w:p>
        </w:tc>
      </w:tr>
      <w:tr w:rsidR="001D2698" w14:paraId="16BC268E" w14:textId="77777777">
        <w:trPr>
          <w:del w:id="1076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048AB1" w14:textId="77777777" w:rsidR="001D2698" w:rsidRDefault="00000000">
            <w:pPr>
              <w:rPr>
                <w:del w:id="10755" w:author="نویسنده" w:date="2026-10-18T12:19:01Z"/>
              </w:rPr>
            </w:pPr>
            <w:del w:id="10754" w:author="نویسنده" w:date="2026-10-18T12:19:01Z">
              <w:r>
                <w:rPr>
                  <w:sz w:val="14"/>
                  <w:szCs w:val="14"/>
                </w:rPr>
                <w:delText>R075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4976C1" w14:textId="77777777" w:rsidR="001D2698" w:rsidRDefault="00000000">
            <w:pPr>
              <w:rPr>
                <w:del w:id="10757" w:author="نویسنده" w:date="2026-10-18T12:19:01Z"/>
              </w:rPr>
            </w:pPr>
            <w:del w:id="10756"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5D8469" w14:textId="77777777" w:rsidR="001D2698" w:rsidRDefault="00000000">
            <w:pPr>
              <w:rPr>
                <w:del w:id="10759" w:author="نویسنده" w:date="2026-10-18T12:19:01Z"/>
              </w:rPr>
            </w:pPr>
            <w:del w:id="10758"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AD6FC2" w14:textId="77777777" w:rsidR="001D2698" w:rsidRDefault="00000000">
            <w:pPr>
              <w:rPr>
                <w:del w:id="10761" w:author="نویسنده" w:date="2026-10-18T12:19:01Z"/>
              </w:rPr>
            </w:pPr>
            <w:del w:id="10760" w:author="نویسنده" w:date="2026-10-18T12:19:01Z">
              <w:r>
                <w:rPr>
                  <w:sz w:val="14"/>
                  <w:szCs w:val="14"/>
                </w:rPr>
                <w:delText>Brief mindfulness coaching enhances selective attention in medical…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A5477C" w14:textId="77777777" w:rsidR="001D2698" w:rsidRDefault="00000000">
            <w:pPr>
              <w:rPr>
                <w:del w:id="10763" w:author="نویسنده" w:date="2026-10-18T12:19:01Z"/>
              </w:rPr>
            </w:pPr>
            <w:del w:id="10762"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B42A01" w14:textId="77777777" w:rsidR="001D2698" w:rsidRDefault="00000000">
            <w:pPr>
              <w:rPr>
                <w:del w:id="10765" w:author="نویسنده" w:date="2026-10-18T12:19:01Z"/>
              </w:rPr>
            </w:pPr>
            <w:del w:id="10764" w:author="نویسنده" w:date="2026-10-18T12:19:01Z">
              <w:r>
                <w:rPr>
                  <w:sz w:val="14"/>
                  <w:szCs w:val="14"/>
                </w:rPr>
                <w:delText>Waitlist-controlled pilot; random allocation not reported</w:delText>
              </w:r>
            </w:del>
          </w:p>
        </w:tc>
      </w:tr>
      <w:tr w:rsidR="001D2698" w14:paraId="0C37670D" w14:textId="77777777">
        <w:trPr>
          <w:del w:id="1077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1FE649" w14:textId="77777777" w:rsidR="001D2698" w:rsidRDefault="00000000">
            <w:pPr>
              <w:rPr>
                <w:del w:id="10768" w:author="نویسنده" w:date="2026-10-18T12:19:01Z"/>
              </w:rPr>
            </w:pPr>
            <w:del w:id="10767" w:author="نویسنده" w:date="2026-10-18T12:19:01Z">
              <w:r>
                <w:rPr>
                  <w:sz w:val="14"/>
                  <w:szCs w:val="14"/>
                </w:rPr>
                <w:delText>R128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D24A0D" w14:textId="77777777" w:rsidR="001D2698" w:rsidRDefault="00000000">
            <w:pPr>
              <w:rPr>
                <w:del w:id="10770" w:author="نویسنده" w:date="2026-10-18T12:19:01Z"/>
              </w:rPr>
            </w:pPr>
            <w:del w:id="10769"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6F8BCC" w14:textId="77777777" w:rsidR="001D2698" w:rsidRDefault="00000000">
            <w:pPr>
              <w:rPr>
                <w:del w:id="10772" w:author="نویسنده" w:date="2026-10-18T12:19:01Z"/>
              </w:rPr>
            </w:pPr>
            <w:del w:id="10771" w:author="نویسنده" w:date="2026-10-18T12:19:01Z">
              <w:r>
                <w:rPr>
                  <w:sz w:val="14"/>
                  <w:szCs w:val="14"/>
                </w:rPr>
                <w:delText>2024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52D7FE" w14:textId="77777777" w:rsidR="001D2698" w:rsidRDefault="00000000">
            <w:pPr>
              <w:rPr>
                <w:del w:id="10774" w:author="نویسنده" w:date="2026-10-18T12:19:01Z"/>
              </w:rPr>
            </w:pPr>
            <w:del w:id="10773" w:author="نویسنده" w:date="2026-10-18T12:19:01Z">
              <w:r>
                <w:rPr>
                  <w:sz w:val="14"/>
                  <w:szCs w:val="14"/>
                </w:rPr>
                <w:delText>Pilot study of an online brief mindfulness-based intervention to improve…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34FEAC" w14:textId="77777777" w:rsidR="001D2698" w:rsidRDefault="00000000">
            <w:pPr>
              <w:rPr>
                <w:del w:id="10776" w:author="نویسنده" w:date="2026-10-18T12:19:01Z"/>
              </w:rPr>
            </w:pPr>
            <w:del w:id="10775"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1AC654" w14:textId="77777777" w:rsidR="001D2698" w:rsidRDefault="00000000">
            <w:pPr>
              <w:rPr>
                <w:del w:id="10778" w:author="نویسنده" w:date="2026-10-18T12:19:01Z"/>
              </w:rPr>
            </w:pPr>
            <w:del w:id="10777" w:author="نویسنده" w:date="2026-10-18T12:19:01Z">
              <w:r>
                <w:rPr>
                  <w:sz w:val="14"/>
                  <w:szCs w:val="14"/>
                </w:rPr>
                <w:delText>Explicitly non-randomized controlled trial</w:delText>
              </w:r>
            </w:del>
          </w:p>
        </w:tc>
      </w:tr>
      <w:tr w:rsidR="001D2698" w14:paraId="51621A92" w14:textId="77777777">
        <w:trPr>
          <w:del w:id="1079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7922BB" w14:textId="77777777" w:rsidR="001D2698" w:rsidRDefault="00000000">
            <w:pPr>
              <w:rPr>
                <w:del w:id="10781" w:author="نویسنده" w:date="2026-10-18T12:19:01Z"/>
              </w:rPr>
            </w:pPr>
            <w:del w:id="10780" w:author="نویسنده" w:date="2026-10-18T12:19:01Z">
              <w:r>
                <w:rPr>
                  <w:sz w:val="14"/>
                  <w:szCs w:val="14"/>
                </w:rPr>
                <w:delText>R157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3644EF" w14:textId="77777777" w:rsidR="001D2698" w:rsidRDefault="00000000">
            <w:pPr>
              <w:rPr>
                <w:del w:id="10783" w:author="نویسنده" w:date="2026-10-18T12:19:01Z"/>
              </w:rPr>
            </w:pPr>
            <w:del w:id="10782"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FF7F56" w14:textId="77777777" w:rsidR="001D2698" w:rsidRDefault="001D2698">
            <w:pPr>
              <w:rPr>
                <w:del w:id="10784"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C4B91E" w14:textId="77777777" w:rsidR="001D2698" w:rsidRDefault="00000000">
            <w:pPr>
              <w:rPr>
                <w:del w:id="10786" w:author="نویسنده" w:date="2026-10-18T12:19:01Z"/>
              </w:rPr>
            </w:pPr>
            <w:del w:id="10785" w:author="نویسنده" w:date="2026-10-18T12:19:01Z">
              <w:r>
                <w:rPr>
                  <w:sz w:val="14"/>
                  <w:szCs w:val="14"/>
                </w:rPr>
                <w:delText>Physician Anxiety and Burnout: Symptom Correlates and a Prospective Pilot…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FE9A8D" w14:textId="77777777" w:rsidR="001D2698" w:rsidRDefault="00000000">
            <w:pPr>
              <w:rPr>
                <w:del w:id="10788" w:author="نویسنده" w:date="2026-10-18T12:19:01Z"/>
              </w:rPr>
            </w:pPr>
            <w:del w:id="10787"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7BE737" w14:textId="77777777" w:rsidR="001D2698" w:rsidRDefault="00000000">
            <w:pPr>
              <w:rPr>
                <w:del w:id="10790" w:author="نویسنده" w:date="2026-10-18T12:19:01Z"/>
              </w:rPr>
            </w:pPr>
            <w:del w:id="10789" w:author="نویسنده" w:date="2026-10-18T12:19:01Z">
              <w:r>
                <w:rPr>
                  <w:sz w:val="14"/>
                  <w:szCs w:val="14"/>
                </w:rPr>
                <w:delText>Single-arm prospective pilot (NCT04137081)</w:delText>
              </w:r>
            </w:del>
          </w:p>
        </w:tc>
      </w:tr>
      <w:tr w:rsidR="001D2698" w14:paraId="43425742" w14:textId="77777777">
        <w:trPr>
          <w:del w:id="1080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A23AF7" w14:textId="77777777" w:rsidR="001D2698" w:rsidRDefault="00000000">
            <w:pPr>
              <w:rPr>
                <w:del w:id="10793" w:author="نویسنده" w:date="2026-10-18T12:19:01Z"/>
              </w:rPr>
            </w:pPr>
            <w:del w:id="10792" w:author="نویسنده" w:date="2026-10-18T12:19:01Z">
              <w:r>
                <w:rPr>
                  <w:sz w:val="14"/>
                  <w:szCs w:val="14"/>
                </w:rPr>
                <w:delText>R164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BCED18" w14:textId="77777777" w:rsidR="001D2698" w:rsidRDefault="00000000">
            <w:pPr>
              <w:rPr>
                <w:del w:id="10795" w:author="نویسنده" w:date="2026-10-18T12:19:01Z"/>
              </w:rPr>
            </w:pPr>
            <w:del w:id="10794"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E0A9FB" w14:textId="77777777" w:rsidR="001D2698" w:rsidRDefault="001D2698">
            <w:pPr>
              <w:rPr>
                <w:del w:id="10796"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E5CA1E" w14:textId="77777777" w:rsidR="001D2698" w:rsidRDefault="00000000">
            <w:pPr>
              <w:rPr>
                <w:del w:id="10798" w:author="نویسنده" w:date="2026-10-18T12:19:01Z"/>
              </w:rPr>
            </w:pPr>
            <w:del w:id="10797" w:author="نویسنده" w:date="2026-10-18T12:19:01Z">
              <w:r>
                <w:rPr>
                  <w:sz w:val="14"/>
                  <w:szCs w:val="14"/>
                </w:rPr>
                <w:delText>The Effectiveness of Web-Based Psychotherapy to Treat and Prevent…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87A2C3" w14:textId="77777777" w:rsidR="001D2698" w:rsidRDefault="00000000">
            <w:pPr>
              <w:rPr>
                <w:del w:id="10800" w:author="نویسنده" w:date="2026-10-18T12:19:01Z"/>
              </w:rPr>
            </w:pPr>
            <w:del w:id="10799"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7BDFB7" w14:textId="77777777" w:rsidR="001D2698" w:rsidRDefault="00000000">
            <w:pPr>
              <w:rPr>
                <w:del w:id="10802" w:author="نویسنده" w:date="2026-10-18T12:19:01Z"/>
              </w:rPr>
            </w:pPr>
            <w:del w:id="10801" w:author="نویسنده" w:date="2026-10-18T12:19:01Z">
              <w:r>
                <w:rPr>
                  <w:sz w:val="14"/>
                  <w:szCs w:val="14"/>
                </w:rPr>
                <w:delText>Non-randomized controlled trial (NCT05343208)</w:delText>
              </w:r>
            </w:del>
          </w:p>
        </w:tc>
      </w:tr>
      <w:tr w:rsidR="001D2698" w14:paraId="53211231" w14:textId="77777777">
        <w:trPr>
          <w:del w:id="1081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1A487B" w14:textId="77777777" w:rsidR="001D2698" w:rsidRDefault="00000000">
            <w:pPr>
              <w:rPr>
                <w:del w:id="10805" w:author="نویسنده" w:date="2026-10-18T12:19:01Z"/>
              </w:rPr>
            </w:pPr>
            <w:del w:id="10804" w:author="نویسنده" w:date="2026-10-18T12:19:01Z">
              <w:r>
                <w:rPr>
                  <w:sz w:val="14"/>
                  <w:szCs w:val="14"/>
                </w:rPr>
                <w:delText>R166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5B77CB" w14:textId="77777777" w:rsidR="001D2698" w:rsidRDefault="00000000">
            <w:pPr>
              <w:rPr>
                <w:del w:id="10807" w:author="نویسنده" w:date="2026-10-18T12:19:01Z"/>
              </w:rPr>
            </w:pPr>
            <w:del w:id="10806"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0F69CF" w14:textId="77777777" w:rsidR="001D2698" w:rsidRDefault="001D2698">
            <w:pPr>
              <w:rPr>
                <w:del w:id="10808"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5AF37C" w14:textId="77777777" w:rsidR="001D2698" w:rsidRDefault="00000000">
            <w:pPr>
              <w:rPr>
                <w:del w:id="10810" w:author="نویسنده" w:date="2026-10-18T12:19:01Z"/>
              </w:rPr>
            </w:pPr>
            <w:del w:id="10809" w:author="نویسنده" w:date="2026-10-18T12:19:01Z">
              <w:r>
                <w:rPr>
                  <w:sz w:val="14"/>
                  <w:szCs w:val="14"/>
                </w:rPr>
                <w:delText>Digital Mindfulness Training for Burnout Reduction in Physicians:…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3B98E2" w14:textId="77777777" w:rsidR="001D2698" w:rsidRDefault="00000000">
            <w:pPr>
              <w:rPr>
                <w:del w:id="10812" w:author="نویسنده" w:date="2026-10-18T12:19:01Z"/>
              </w:rPr>
            </w:pPr>
            <w:del w:id="10811"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64CD34" w14:textId="77777777" w:rsidR="001D2698" w:rsidRDefault="00000000">
            <w:pPr>
              <w:rPr>
                <w:del w:id="10814" w:author="نویسنده" w:date="2026-10-18T12:19:01Z"/>
              </w:rPr>
            </w:pPr>
            <w:del w:id="10813" w:author="نویسنده" w:date="2026-10-18T12:19:01Z">
              <w:r>
                <w:rPr>
                  <w:sz w:val="14"/>
                  <w:szCs w:val="14"/>
                </w:rPr>
                <w:delText>Single-arm pilot (NCT06145425)</w:delText>
              </w:r>
            </w:del>
          </w:p>
        </w:tc>
      </w:tr>
      <w:tr w:rsidR="001D2698" w14:paraId="0CE64C97" w14:textId="77777777">
        <w:trPr>
          <w:del w:id="1082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C3B486" w14:textId="77777777" w:rsidR="001D2698" w:rsidRDefault="00000000">
            <w:pPr>
              <w:rPr>
                <w:del w:id="10817" w:author="نویسنده" w:date="2026-10-18T12:19:01Z"/>
              </w:rPr>
            </w:pPr>
            <w:del w:id="10816" w:author="نویسنده" w:date="2026-10-18T12:19:01Z">
              <w:r>
                <w:rPr>
                  <w:sz w:val="14"/>
                  <w:szCs w:val="14"/>
                </w:rPr>
                <w:delText>R167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F1408A" w14:textId="77777777" w:rsidR="001D2698" w:rsidRDefault="00000000">
            <w:pPr>
              <w:rPr>
                <w:del w:id="10819" w:author="نویسنده" w:date="2026-10-18T12:19:01Z"/>
              </w:rPr>
            </w:pPr>
            <w:del w:id="10818"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45A907" w14:textId="77777777" w:rsidR="001D2698" w:rsidRDefault="001D2698">
            <w:pPr>
              <w:rPr>
                <w:del w:id="10820"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72428A" w14:textId="77777777" w:rsidR="001D2698" w:rsidRDefault="00000000">
            <w:pPr>
              <w:rPr>
                <w:del w:id="10822" w:author="نویسنده" w:date="2026-10-18T12:19:01Z"/>
              </w:rPr>
            </w:pPr>
            <w:del w:id="10821" w:author="نویسنده" w:date="2026-10-18T12:19:01Z">
              <w:r>
                <w:rPr>
                  <w:sz w:val="14"/>
                  <w:szCs w:val="14"/>
                </w:rPr>
                <w:delText>Leveraging digital therapeutics to improve physician sleep: a pilot…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6F8F89" w14:textId="77777777" w:rsidR="001D2698" w:rsidRDefault="00000000">
            <w:pPr>
              <w:rPr>
                <w:del w:id="10824" w:author="نویسنده" w:date="2026-10-18T12:19:01Z"/>
              </w:rPr>
            </w:pPr>
            <w:del w:id="10823"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E247B9" w14:textId="77777777" w:rsidR="001D2698" w:rsidRDefault="00000000">
            <w:pPr>
              <w:rPr>
                <w:del w:id="10826" w:author="نویسنده" w:date="2026-10-18T12:19:01Z"/>
              </w:rPr>
            </w:pPr>
            <w:del w:id="10825" w:author="نویسنده" w:date="2026-10-18T12:19:01Z">
              <w:r>
                <w:rPr>
                  <w:sz w:val="14"/>
                  <w:szCs w:val="14"/>
                </w:rPr>
                <w:delText>Single-arm implementation pilot (NCT05289596)</w:delText>
              </w:r>
            </w:del>
          </w:p>
        </w:tc>
      </w:tr>
      <w:tr w:rsidR="001D2698" w14:paraId="2097354F" w14:textId="77777777">
        <w:trPr>
          <w:del w:id="1084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150229" w14:textId="77777777" w:rsidR="001D2698" w:rsidRDefault="00000000">
            <w:pPr>
              <w:rPr>
                <w:del w:id="10829" w:author="نویسنده" w:date="2026-10-18T12:19:01Z"/>
              </w:rPr>
            </w:pPr>
            <w:del w:id="10828" w:author="نویسنده" w:date="2026-10-18T12:19:01Z">
              <w:r>
                <w:rPr>
                  <w:sz w:val="14"/>
                  <w:szCs w:val="14"/>
                </w:rPr>
                <w:delText>R179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00DFC6" w14:textId="77777777" w:rsidR="001D2698" w:rsidRDefault="00000000">
            <w:pPr>
              <w:rPr>
                <w:del w:id="10831" w:author="نویسنده" w:date="2026-10-18T12:19:01Z"/>
              </w:rPr>
            </w:pPr>
            <w:del w:id="10830"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957298" w14:textId="77777777" w:rsidR="001D2698" w:rsidRDefault="00000000">
            <w:pPr>
              <w:rPr>
                <w:del w:id="10833" w:author="نویسنده" w:date="2026-10-18T12:19:01Z"/>
              </w:rPr>
            </w:pPr>
            <w:del w:id="10832"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59E585" w14:textId="77777777" w:rsidR="001D2698" w:rsidRDefault="00000000">
            <w:pPr>
              <w:rPr>
                <w:del w:id="10835" w:author="نویسنده" w:date="2026-10-18T12:19:01Z"/>
              </w:rPr>
            </w:pPr>
            <w:del w:id="10834" w:author="نویسنده" w:date="2026-10-18T12:19:01Z">
              <w:r>
                <w:rPr>
                  <w:sz w:val="14"/>
                  <w:szCs w:val="14"/>
                </w:rPr>
                <w:delText>The effect of an app-based health intervention on somatic symptoms among…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C6F0EB" w14:textId="77777777" w:rsidR="001D2698" w:rsidRDefault="00000000">
            <w:pPr>
              <w:rPr>
                <w:del w:id="10837" w:author="نویسنده" w:date="2026-10-18T12:19:01Z"/>
              </w:rPr>
            </w:pPr>
            <w:del w:id="10836"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15136F" w14:textId="77777777" w:rsidR="001D2698" w:rsidRDefault="00000000">
            <w:pPr>
              <w:rPr>
                <w:del w:id="10839" w:author="نویسنده" w:date="2026-10-18T12:19:01Z"/>
              </w:rPr>
            </w:pPr>
            <w:del w:id="10838" w:author="نویسنده" w:date="2026-10-18T12:19:01Z">
              <w:r>
                <w:rPr>
                  <w:sz w:val="14"/>
                  <w:szCs w:val="14"/>
                </w:rPr>
                <w:delText>Single-group longitudinal pilot</w:delText>
              </w:r>
            </w:del>
          </w:p>
        </w:tc>
      </w:tr>
      <w:tr w:rsidR="001D2698" w14:paraId="081D6ABD" w14:textId="77777777">
        <w:trPr>
          <w:del w:id="1085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E4E314" w14:textId="77777777" w:rsidR="001D2698" w:rsidRDefault="00000000">
            <w:pPr>
              <w:rPr>
                <w:del w:id="10842" w:author="نویسنده" w:date="2026-10-18T12:19:01Z"/>
              </w:rPr>
            </w:pPr>
            <w:del w:id="10841" w:author="نویسنده" w:date="2026-10-18T12:19:01Z">
              <w:r>
                <w:rPr>
                  <w:sz w:val="14"/>
                  <w:szCs w:val="14"/>
                </w:rPr>
                <w:delText>R197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E85144" w14:textId="77777777" w:rsidR="001D2698" w:rsidRDefault="00000000">
            <w:pPr>
              <w:rPr>
                <w:del w:id="10844" w:author="نویسنده" w:date="2026-10-18T12:19:01Z"/>
              </w:rPr>
            </w:pPr>
            <w:del w:id="10843"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827B84" w14:textId="77777777" w:rsidR="001D2698" w:rsidRDefault="00000000">
            <w:pPr>
              <w:rPr>
                <w:del w:id="10846" w:author="نویسنده" w:date="2026-10-18T12:19:01Z"/>
              </w:rPr>
            </w:pPr>
            <w:del w:id="10845" w:author="نویسنده" w:date="2026-10-18T12:19:01Z">
              <w:r>
                <w:rPr>
                  <w:sz w:val="14"/>
                  <w:szCs w:val="14"/>
                </w:rPr>
                <w:delText>2022</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C93A50" w14:textId="77777777" w:rsidR="001D2698" w:rsidRDefault="00000000">
            <w:pPr>
              <w:rPr>
                <w:del w:id="10848" w:author="نویسنده" w:date="2026-10-18T12:19:01Z"/>
              </w:rPr>
            </w:pPr>
            <w:del w:id="10847" w:author="نویسنده" w:date="2026-10-18T12:19:01Z">
              <w:r>
                <w:rPr>
                  <w:sz w:val="14"/>
                  <w:szCs w:val="14"/>
                </w:rPr>
                <w:delText>Implementation and evaluation of a pain assessment app and novel…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CEF438" w14:textId="77777777" w:rsidR="001D2698" w:rsidRDefault="00000000">
            <w:pPr>
              <w:rPr>
                <w:del w:id="10850" w:author="نویسنده" w:date="2026-10-18T12:19:01Z"/>
              </w:rPr>
            </w:pPr>
            <w:del w:id="10849"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7BC410" w14:textId="77777777" w:rsidR="001D2698" w:rsidRDefault="00000000">
            <w:pPr>
              <w:rPr>
                <w:del w:id="10852" w:author="نویسنده" w:date="2026-10-18T12:19:01Z"/>
              </w:rPr>
            </w:pPr>
            <w:del w:id="10851" w:author="نویسنده" w:date="2026-10-18T12:19:01Z">
              <w:r>
                <w:rPr>
                  <w:sz w:val="14"/>
                  <w:szCs w:val="14"/>
                </w:rPr>
                <w:delText xml:space="preserve">Multiple-baseline design; units randomized to app feature sets; MBI analysed only as an association with website use, not compared by arm (full text)</w:delText>
              </w:r>
            </w:del>
          </w:p>
        </w:tc>
      </w:tr>
      <w:tr w:rsidR="001D2698" w14:paraId="56865FDD" w14:textId="77777777">
        <w:trPr>
          <w:del w:id="1086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948EBA" w14:textId="77777777" w:rsidR="001D2698" w:rsidRDefault="00000000">
            <w:pPr>
              <w:rPr>
                <w:del w:id="10855" w:author="نویسنده" w:date="2026-10-18T12:19:01Z"/>
              </w:rPr>
            </w:pPr>
            <w:del w:id="10854" w:author="نویسنده" w:date="2026-10-18T12:19:01Z">
              <w:r>
                <w:rPr>
                  <w:sz w:val="14"/>
                  <w:szCs w:val="14"/>
                </w:rPr>
                <w:delText>R201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46D02" w14:textId="77777777" w:rsidR="001D2698" w:rsidRDefault="00000000">
            <w:pPr>
              <w:rPr>
                <w:del w:id="10857" w:author="نویسنده" w:date="2026-10-18T12:19:01Z"/>
              </w:rPr>
            </w:pPr>
            <w:del w:id="10856"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46ADE3" w14:textId="77777777" w:rsidR="001D2698" w:rsidRDefault="00000000">
            <w:pPr>
              <w:rPr>
                <w:del w:id="10859" w:author="نویسنده" w:date="2026-10-18T12:19:01Z"/>
              </w:rPr>
            </w:pPr>
            <w:del w:id="10858"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898DDE" w14:textId="77777777" w:rsidR="001D2698" w:rsidRDefault="00000000">
            <w:pPr>
              <w:rPr>
                <w:del w:id="10861" w:author="نویسنده" w:date="2026-10-18T12:19:01Z"/>
              </w:rPr>
            </w:pPr>
            <w:del w:id="10860" w:author="نویسنده" w:date="2026-10-18T12:19:01Z">
              <w:r>
                <w:rPr>
                  <w:sz w:val="14"/>
                  <w:szCs w:val="14"/>
                </w:rPr>
                <w:delText>Feasibility of a tailored, combined intervention with mind-body elements…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146487" w14:textId="77777777" w:rsidR="001D2698" w:rsidRDefault="00000000">
            <w:pPr>
              <w:rPr>
                <w:del w:id="10863" w:author="نویسنده" w:date="2026-10-18T12:19:01Z"/>
              </w:rPr>
            </w:pPr>
            <w:del w:id="10862"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6151A7" w14:textId="77777777" w:rsidR="001D2698" w:rsidRDefault="00000000">
            <w:pPr>
              <w:rPr>
                <w:del w:id="10865" w:author="نویسنده" w:date="2026-10-18T12:19:01Z"/>
              </w:rPr>
            </w:pPr>
            <w:del w:id="10864" w:author="نویسنده" w:date="2026-10-18T12:19:01Z">
              <w:r>
                <w:rPr>
                  <w:sz w:val="14"/>
                  <w:szCs w:val="14"/>
                </w:rPr>
                <w:delText>Single-arm feasibility trial</w:delText>
              </w:r>
            </w:del>
          </w:p>
        </w:tc>
      </w:tr>
      <w:tr w:rsidR="001D2698" w14:paraId="5B21D3F8" w14:textId="77777777">
        <w:trPr>
          <w:del w:id="1087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188636" w14:textId="77777777" w:rsidR="001D2698" w:rsidRDefault="00000000">
            <w:pPr>
              <w:rPr>
                <w:del w:id="10868" w:author="نویسنده" w:date="2026-10-18T12:19:01Z"/>
              </w:rPr>
            </w:pPr>
            <w:del w:id="10867" w:author="نویسنده" w:date="2026-10-18T12:19:01Z">
              <w:r>
                <w:rPr>
                  <w:sz w:val="14"/>
                  <w:szCs w:val="14"/>
                </w:rPr>
                <w:delText>R217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E1B928" w14:textId="77777777" w:rsidR="001D2698" w:rsidRDefault="00000000">
            <w:pPr>
              <w:rPr>
                <w:del w:id="10870" w:author="نویسنده" w:date="2026-10-18T12:19:01Z"/>
              </w:rPr>
            </w:pPr>
            <w:del w:id="10869"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8910F8" w14:textId="77777777" w:rsidR="001D2698" w:rsidRDefault="00000000">
            <w:pPr>
              <w:rPr>
                <w:del w:id="10872" w:author="نویسنده" w:date="2026-10-18T12:19:01Z"/>
              </w:rPr>
            </w:pPr>
            <w:del w:id="10871" w:author="نویسنده" w:date="2026-10-18T12:19:01Z">
              <w:r>
                <w:rPr>
                  <w:sz w:val="14"/>
                  <w:szCs w:val="14"/>
                </w:rPr>
                <w:delText>2022</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5CC0FA" w14:textId="77777777" w:rsidR="001D2698" w:rsidRDefault="00000000">
            <w:pPr>
              <w:rPr>
                <w:del w:id="10874" w:author="نویسنده" w:date="2026-10-18T12:19:01Z"/>
              </w:rPr>
            </w:pPr>
            <w:del w:id="10873" w:author="نویسنده" w:date="2026-10-18T12:19:01Z">
              <w:r>
                <w:rPr>
                  <w:sz w:val="14"/>
                  <w:szCs w:val="14"/>
                </w:rPr>
                <w:delText>Factors Contributing to Burnout and Well-Being in Physical Therapist…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640A37" w14:textId="77777777" w:rsidR="001D2698" w:rsidRDefault="00000000">
            <w:pPr>
              <w:rPr>
                <w:del w:id="10876" w:author="نویسنده" w:date="2026-10-18T12:19:01Z"/>
              </w:rPr>
            </w:pPr>
            <w:del w:id="10875"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E8C030" w14:textId="77777777" w:rsidR="001D2698" w:rsidRDefault="00000000">
            <w:pPr>
              <w:rPr>
                <w:del w:id="10878" w:author="نویسنده" w:date="2026-10-18T12:19:01Z"/>
              </w:rPr>
            </w:pPr>
            <w:del w:id="10877" w:author="نویسنده" w:date="2026-10-18T12:19:01Z">
              <w:r>
                <w:rPr>
                  <w:sz w:val="14"/>
                  <w:szCs w:val="14"/>
                </w:rPr>
                <w:delText>Cross-sectional study of physical therapy students</w:delText>
              </w:r>
            </w:del>
          </w:p>
        </w:tc>
      </w:tr>
      <w:tr w:rsidR="001D2698" w14:paraId="421FDE77" w14:textId="77777777">
        <w:trPr>
          <w:del w:id="1089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CDA58A" w14:textId="77777777" w:rsidR="001D2698" w:rsidRDefault="00000000">
            <w:pPr>
              <w:rPr>
                <w:del w:id="10881" w:author="نویسنده" w:date="2026-10-18T12:19:01Z"/>
              </w:rPr>
            </w:pPr>
            <w:del w:id="10880" w:author="نویسنده" w:date="2026-10-18T12:19:01Z">
              <w:r>
                <w:rPr>
                  <w:sz w:val="14"/>
                  <w:szCs w:val="14"/>
                </w:rPr>
                <w:delText>R218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546DCE" w14:textId="77777777" w:rsidR="001D2698" w:rsidRDefault="00000000">
            <w:pPr>
              <w:rPr>
                <w:del w:id="10883" w:author="نویسنده" w:date="2026-10-18T12:19:01Z"/>
              </w:rPr>
            </w:pPr>
            <w:del w:id="10882"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056D66" w14:textId="77777777" w:rsidR="001D2698" w:rsidRDefault="00000000">
            <w:pPr>
              <w:rPr>
                <w:del w:id="10885" w:author="نویسنده" w:date="2026-10-18T12:19:01Z"/>
              </w:rPr>
            </w:pPr>
            <w:del w:id="10884"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42BBAB" w14:textId="77777777" w:rsidR="001D2698" w:rsidRDefault="00000000">
            <w:pPr>
              <w:rPr>
                <w:del w:id="10887" w:author="نویسنده" w:date="2026-10-18T12:19:01Z"/>
              </w:rPr>
            </w:pPr>
            <w:del w:id="10886" w:author="نویسنده" w:date="2026-10-18T12:19:01Z">
              <w:r>
                <w:rPr>
                  <w:sz w:val="14"/>
                  <w:szCs w:val="14"/>
                </w:rPr>
                <w:delText>Effect of an Internet-Delivered Cognitive Behavioral Therapy-Based Sleep…</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267241" w14:textId="77777777" w:rsidR="001D2698" w:rsidRDefault="00000000">
            <w:pPr>
              <w:rPr>
                <w:del w:id="10889" w:author="نویسنده" w:date="2026-10-18T12:19:01Z"/>
              </w:rPr>
            </w:pPr>
            <w:del w:id="10888"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F9E701" w14:textId="77777777" w:rsidR="001D2698" w:rsidRDefault="00000000">
            <w:pPr>
              <w:rPr>
                <w:del w:id="10891" w:author="نویسنده" w:date="2026-10-18T12:19:01Z"/>
              </w:rPr>
            </w:pPr>
            <w:del w:id="10890" w:author="نویسنده" w:date="2026-10-18T12:19:01Z">
              <w:r>
                <w:rPr>
                  <w:sz w:val="14"/>
                  <w:szCs w:val="14"/>
                </w:rPr>
                <w:delText>Single-arm trial</w:delText>
              </w:r>
            </w:del>
          </w:p>
        </w:tc>
      </w:tr>
      <w:tr w:rsidR="001D2698" w14:paraId="35BAAFBF" w14:textId="77777777">
        <w:trPr>
          <w:del w:id="1090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A6518C" w14:textId="77777777" w:rsidR="001D2698" w:rsidRDefault="00000000">
            <w:pPr>
              <w:rPr>
                <w:del w:id="10894" w:author="نویسنده" w:date="2026-10-18T12:19:01Z"/>
              </w:rPr>
            </w:pPr>
            <w:del w:id="10893" w:author="نویسنده" w:date="2026-10-18T12:19:01Z">
              <w:r>
                <w:rPr>
                  <w:sz w:val="14"/>
                  <w:szCs w:val="14"/>
                </w:rPr>
                <w:delText>R219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934B4B" w14:textId="77777777" w:rsidR="001D2698" w:rsidRDefault="00000000">
            <w:pPr>
              <w:rPr>
                <w:del w:id="10896" w:author="نویسنده" w:date="2026-10-18T12:19:01Z"/>
              </w:rPr>
            </w:pPr>
            <w:del w:id="10895"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BC3126" w14:textId="77777777" w:rsidR="001D2698" w:rsidRDefault="00000000">
            <w:pPr>
              <w:rPr>
                <w:del w:id="10898" w:author="نویسنده" w:date="2026-10-18T12:19:01Z"/>
              </w:rPr>
            </w:pPr>
            <w:del w:id="10897"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B63B6B" w14:textId="77777777" w:rsidR="001D2698" w:rsidRDefault="00000000">
            <w:pPr>
              <w:rPr>
                <w:del w:id="10900" w:author="نویسنده" w:date="2026-10-18T12:19:01Z"/>
              </w:rPr>
            </w:pPr>
            <w:del w:id="10899" w:author="نویسنده" w:date="2026-10-18T12:19:01Z">
              <w:r>
                <w:rPr>
                  <w:sz w:val="14"/>
                  <w:szCs w:val="14"/>
                </w:rPr>
                <w:delText>Feasibility of RESTORE: An online Acceptance and Commitment Therapy…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2760E" w14:textId="77777777" w:rsidR="001D2698" w:rsidRDefault="00000000">
            <w:pPr>
              <w:rPr>
                <w:del w:id="10902" w:author="نویسنده" w:date="2026-10-18T12:19:01Z"/>
              </w:rPr>
            </w:pPr>
            <w:del w:id="10901"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47A610" w14:textId="77777777" w:rsidR="001D2698" w:rsidRDefault="00000000">
            <w:pPr>
              <w:rPr>
                <w:del w:id="10904" w:author="نویسنده" w:date="2026-10-18T12:19:01Z"/>
              </w:rPr>
            </w:pPr>
            <w:del w:id="10903" w:author="نویسنده" w:date="2026-10-18T12:19:01Z">
              <w:r>
                <w:rPr>
                  <w:sz w:val="14"/>
                  <w:szCs w:val="14"/>
                </w:rPr>
                <w:delText>Single-arm feasibility trial</w:delText>
              </w:r>
            </w:del>
          </w:p>
        </w:tc>
      </w:tr>
      <w:tr w:rsidR="001D2698" w14:paraId="644ABCA2" w14:textId="77777777">
        <w:trPr>
          <w:del w:id="1091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F50D93" w14:textId="77777777" w:rsidR="001D2698" w:rsidRDefault="00000000">
            <w:pPr>
              <w:rPr>
                <w:del w:id="10907" w:author="نویسنده" w:date="2026-10-18T12:19:01Z"/>
              </w:rPr>
            </w:pPr>
            <w:del w:id="10906" w:author="نویسنده" w:date="2026-10-18T12:19:01Z">
              <w:r>
                <w:rPr>
                  <w:sz w:val="14"/>
                  <w:szCs w:val="14"/>
                </w:rPr>
                <w:delText>R220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169C6A" w14:textId="77777777" w:rsidR="001D2698" w:rsidRDefault="00000000">
            <w:pPr>
              <w:rPr>
                <w:del w:id="10909" w:author="نویسنده" w:date="2026-10-18T12:19:01Z"/>
              </w:rPr>
            </w:pPr>
            <w:del w:id="10908"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7B6A72" w14:textId="77777777" w:rsidR="001D2698" w:rsidRDefault="00000000">
            <w:pPr>
              <w:rPr>
                <w:del w:id="10911" w:author="نویسنده" w:date="2026-10-18T12:19:01Z"/>
              </w:rPr>
            </w:pPr>
            <w:del w:id="10910"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AF6C61" w14:textId="77777777" w:rsidR="001D2698" w:rsidRDefault="00000000">
            <w:pPr>
              <w:rPr>
                <w:del w:id="10913" w:author="نویسنده" w:date="2026-10-18T12:19:01Z"/>
              </w:rPr>
            </w:pPr>
            <w:del w:id="10912" w:author="نویسنده" w:date="2026-10-18T12:19:01Z">
              <w:r>
                <w:rPr>
                  <w:sz w:val="14"/>
                  <w:szCs w:val="14"/>
                </w:rPr>
                <w:delText>The 2024 National Nursing Workforce Survey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DDC4B0" w14:textId="77777777" w:rsidR="001D2698" w:rsidRDefault="00000000">
            <w:pPr>
              <w:rPr>
                <w:del w:id="10915" w:author="نویسنده" w:date="2026-10-18T12:19:01Z"/>
              </w:rPr>
            </w:pPr>
            <w:del w:id="10914"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CF9318" w14:textId="77777777" w:rsidR="001D2698" w:rsidRDefault="00000000">
            <w:pPr>
              <w:rPr>
                <w:del w:id="10917" w:author="نویسنده" w:date="2026-10-18T12:19:01Z"/>
              </w:rPr>
            </w:pPr>
            <w:del w:id="10916" w:author="نویسنده" w:date="2026-10-18T12:19:01Z">
              <w:r>
                <w:rPr>
                  <w:sz w:val="14"/>
                  <w:szCs w:val="14"/>
                </w:rPr>
                <w:delText>National workforce survey</w:delText>
              </w:r>
            </w:del>
          </w:p>
        </w:tc>
      </w:tr>
      <w:tr w:rsidR="001D2698" w14:paraId="2E1481D3" w14:textId="77777777">
        <w:trPr>
          <w:del w:id="1093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33868B" w14:textId="77777777" w:rsidR="001D2698" w:rsidRDefault="00000000">
            <w:pPr>
              <w:rPr>
                <w:del w:id="10920" w:author="نویسنده" w:date="2026-10-18T12:19:01Z"/>
              </w:rPr>
            </w:pPr>
            <w:del w:id="10919" w:author="نویسنده" w:date="2026-10-18T12:19:01Z">
              <w:r>
                <w:rPr>
                  <w:sz w:val="14"/>
                  <w:szCs w:val="14"/>
                </w:rPr>
                <w:delText>R222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BD475B" w14:textId="77777777" w:rsidR="001D2698" w:rsidRDefault="00000000">
            <w:pPr>
              <w:rPr>
                <w:del w:id="10922" w:author="نویسنده" w:date="2026-10-18T12:19:01Z"/>
              </w:rPr>
            </w:pPr>
            <w:del w:id="10921"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674520" w14:textId="77777777" w:rsidR="001D2698" w:rsidRDefault="00000000">
            <w:pPr>
              <w:rPr>
                <w:del w:id="10924" w:author="نویسنده" w:date="2026-10-18T12:19:01Z"/>
              </w:rPr>
            </w:pPr>
            <w:del w:id="10923"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D3B904" w14:textId="77777777" w:rsidR="001D2698" w:rsidRDefault="00000000">
            <w:pPr>
              <w:rPr>
                <w:del w:id="10926" w:author="نویسنده" w:date="2026-10-18T12:19:01Z"/>
              </w:rPr>
            </w:pPr>
            <w:del w:id="10925" w:author="نویسنده" w:date="2026-10-18T12:19:01Z">
              <w:r>
                <w:rPr>
                  <w:sz w:val="14"/>
                  <w:szCs w:val="14"/>
                </w:rPr>
                <w:delText>A multiple-baseline design evaluation of the feasibility of a brief…</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6D8082" w14:textId="77777777" w:rsidR="001D2698" w:rsidRDefault="00000000">
            <w:pPr>
              <w:rPr>
                <w:del w:id="10928" w:author="نویسنده" w:date="2026-10-18T12:19:01Z"/>
              </w:rPr>
            </w:pPr>
            <w:del w:id="10927"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E7BB98" w14:textId="77777777" w:rsidR="001D2698" w:rsidRDefault="00000000">
            <w:pPr>
              <w:rPr>
                <w:del w:id="10930" w:author="نویسنده" w:date="2026-10-18T12:19:01Z"/>
              </w:rPr>
            </w:pPr>
            <w:del w:id="10929" w:author="نویسنده" w:date="2026-10-18T12:19:01Z">
              <w:r>
                <w:rPr>
                  <w:sz w:val="14"/>
                  <w:szCs w:val="14"/>
                </w:rPr>
                <w:delText>Single-case design with three participants; no between-group comparison</w:delText>
              </w:r>
            </w:del>
          </w:p>
        </w:tc>
      </w:tr>
      <w:tr w:rsidR="001D2698" w14:paraId="32F2483F" w14:textId="77777777">
        <w:trPr>
          <w:del w:id="1094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C539B1" w14:textId="77777777" w:rsidR="001D2698" w:rsidRDefault="00000000">
            <w:pPr>
              <w:rPr>
                <w:del w:id="10933" w:author="نویسنده" w:date="2026-10-18T12:19:01Z"/>
              </w:rPr>
            </w:pPr>
            <w:del w:id="10932" w:author="نویسنده" w:date="2026-10-18T12:19:01Z">
              <w:r>
                <w:rPr>
                  <w:sz w:val="14"/>
                  <w:szCs w:val="14"/>
                </w:rPr>
                <w:delText>R224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43246D" w14:textId="77777777" w:rsidR="001D2698" w:rsidRDefault="00000000">
            <w:pPr>
              <w:rPr>
                <w:del w:id="10935" w:author="نویسنده" w:date="2026-10-18T12:19:01Z"/>
              </w:rPr>
            </w:pPr>
            <w:del w:id="10934"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D93D5E" w14:textId="77777777" w:rsidR="001D2698" w:rsidRDefault="00000000">
            <w:pPr>
              <w:rPr>
                <w:del w:id="10937" w:author="نویسنده" w:date="2026-10-18T12:19:01Z"/>
              </w:rPr>
            </w:pPr>
            <w:del w:id="10936"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141BD7" w14:textId="77777777" w:rsidR="001D2698" w:rsidRDefault="00000000">
            <w:pPr>
              <w:rPr>
                <w:del w:id="10939" w:author="نویسنده" w:date="2026-10-18T12:19:01Z"/>
              </w:rPr>
            </w:pPr>
            <w:del w:id="10938" w:author="نویسنده" w:date="2026-10-18T12:19:01Z">
              <w:r>
                <w:rPr>
                  <w:sz w:val="14"/>
                  <w:szCs w:val="14"/>
                </w:rPr>
                <w:delText>Implementation of hot debriefing in intensive care units through in-situ…</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7CAEAC" w14:textId="77777777" w:rsidR="001D2698" w:rsidRDefault="00000000">
            <w:pPr>
              <w:rPr>
                <w:del w:id="10941" w:author="نویسنده" w:date="2026-10-18T12:19:01Z"/>
              </w:rPr>
            </w:pPr>
            <w:del w:id="10940"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45AC5D" w14:textId="77777777" w:rsidR="001D2698" w:rsidRDefault="00000000">
            <w:pPr>
              <w:rPr>
                <w:del w:id="10943" w:author="نویسنده" w:date="2026-10-18T12:19:01Z"/>
              </w:rPr>
            </w:pPr>
            <w:del w:id="10942" w:author="نویسنده" w:date="2026-10-18T12:19:01Z">
              <w:r>
                <w:rPr>
                  <w:sz w:val="14"/>
                  <w:szCs w:val="14"/>
                </w:rPr>
                <w:delText>Controlled before-and-after study, not randomized</w:delText>
              </w:r>
            </w:del>
          </w:p>
        </w:tc>
      </w:tr>
      <w:tr w:rsidR="001D2698" w14:paraId="5AFDBB9F" w14:textId="77777777">
        <w:trPr>
          <w:del w:id="1095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CA7846" w14:textId="77777777" w:rsidR="001D2698" w:rsidRDefault="00000000">
            <w:pPr>
              <w:rPr>
                <w:del w:id="10946" w:author="نویسنده" w:date="2026-10-18T12:19:01Z"/>
              </w:rPr>
            </w:pPr>
            <w:del w:id="10945" w:author="نویسنده" w:date="2026-10-18T12:19:01Z">
              <w:r>
                <w:rPr>
                  <w:sz w:val="14"/>
                  <w:szCs w:val="14"/>
                </w:rPr>
                <w:delText>R236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74D1AC" w14:textId="77777777" w:rsidR="001D2698" w:rsidRDefault="00000000">
            <w:pPr>
              <w:rPr>
                <w:del w:id="10948" w:author="نویسنده" w:date="2026-10-18T12:19:01Z"/>
              </w:rPr>
            </w:pPr>
            <w:del w:id="10947"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9C8ED2" w14:textId="77777777" w:rsidR="001D2698" w:rsidRDefault="00000000">
            <w:pPr>
              <w:rPr>
                <w:del w:id="10950" w:author="نویسنده" w:date="2026-10-18T12:19:01Z"/>
              </w:rPr>
            </w:pPr>
            <w:del w:id="10949"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1FF83D" w14:textId="77777777" w:rsidR="001D2698" w:rsidRDefault="00000000">
            <w:pPr>
              <w:rPr>
                <w:del w:id="10952" w:author="نویسنده" w:date="2026-10-18T12:19:01Z"/>
              </w:rPr>
            </w:pPr>
            <w:del w:id="10951" w:author="نویسنده" w:date="2026-10-18T12:19:01Z">
              <w:r>
                <w:rPr>
                  <w:sz w:val="14"/>
                  <w:szCs w:val="14"/>
                </w:rPr>
                <w:delText xml:space="preserve">A pilot study of the Hopetimize program for pediatric oncology healthcare…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831001" w14:textId="77777777" w:rsidR="001D2698" w:rsidRDefault="00000000">
            <w:pPr>
              <w:rPr>
                <w:del w:id="10954" w:author="نویسنده" w:date="2026-10-18T12:19:01Z"/>
              </w:rPr>
            </w:pPr>
            <w:del w:id="10953"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09DA04" w14:textId="77777777" w:rsidR="001D2698" w:rsidRDefault="00000000">
            <w:pPr>
              <w:rPr>
                <w:del w:id="10956" w:author="نویسنده" w:date="2026-10-18T12:19:01Z"/>
              </w:rPr>
            </w:pPr>
            <w:del w:id="10955" w:author="نویسنده" w:date="2026-10-18T12:19:01Z">
              <w:r>
                <w:rPr>
                  <w:sz w:val="14"/>
                  <w:szCs w:val="14"/>
                </w:rPr>
                <w:delText>Single-arm pilot</w:delText>
              </w:r>
            </w:del>
          </w:p>
        </w:tc>
      </w:tr>
      <w:tr w:rsidR="001D2698" w14:paraId="1A94ECCD" w14:textId="77777777">
        <w:trPr>
          <w:del w:id="1097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139974" w14:textId="77777777" w:rsidR="001D2698" w:rsidRDefault="00000000">
            <w:pPr>
              <w:rPr>
                <w:del w:id="10959" w:author="نویسنده" w:date="2026-10-18T12:19:01Z"/>
              </w:rPr>
            </w:pPr>
            <w:del w:id="10958" w:author="نویسنده" w:date="2026-10-18T12:19:01Z">
              <w:r>
                <w:rPr>
                  <w:sz w:val="14"/>
                  <w:szCs w:val="14"/>
                </w:rPr>
                <w:lastRenderedPageBreak/>
                <w:delText>R237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F2D70D" w14:textId="77777777" w:rsidR="001D2698" w:rsidRDefault="00000000">
            <w:pPr>
              <w:rPr>
                <w:del w:id="10961" w:author="نویسنده" w:date="2026-10-18T12:19:01Z"/>
              </w:rPr>
            </w:pPr>
            <w:del w:id="10960"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30D461" w14:textId="77777777" w:rsidR="001D2698" w:rsidRDefault="00000000">
            <w:pPr>
              <w:rPr>
                <w:del w:id="10963" w:author="نویسنده" w:date="2026-10-18T12:19:01Z"/>
              </w:rPr>
            </w:pPr>
            <w:del w:id="10962"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507218" w14:textId="77777777" w:rsidR="001D2698" w:rsidRDefault="00000000">
            <w:pPr>
              <w:rPr>
                <w:del w:id="10965" w:author="نویسنده" w:date="2026-10-18T12:19:01Z"/>
              </w:rPr>
            </w:pPr>
            <w:del w:id="10964" w:author="نویسنده" w:date="2026-10-18T12:19:01Z">
              <w:r>
                <w:rPr>
                  <w:sz w:val="14"/>
                  <w:szCs w:val="14"/>
                </w:rPr>
                <w:delText>A Gamified Wellness Program is Associated With Reduced Emotional…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35C8EE" w14:textId="77777777" w:rsidR="001D2698" w:rsidRDefault="00000000">
            <w:pPr>
              <w:rPr>
                <w:del w:id="10967" w:author="نویسنده" w:date="2026-10-18T12:19:01Z"/>
              </w:rPr>
            </w:pPr>
            <w:del w:id="10966"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6A0D81" w14:textId="77777777" w:rsidR="001D2698" w:rsidRDefault="00000000">
            <w:pPr>
              <w:rPr>
                <w:del w:id="10969" w:author="نویسنده" w:date="2026-10-18T12:19:01Z"/>
              </w:rPr>
            </w:pPr>
            <w:del w:id="10968" w:author="نویسنده" w:date="2026-10-18T12:19:01Z">
              <w:r>
                <w:rPr>
                  <w:sz w:val="14"/>
                  <w:szCs w:val="14"/>
                </w:rPr>
                <w:delText>Participants randomized to teams; no control arm or between-group comparison</w:delText>
              </w:r>
            </w:del>
          </w:p>
        </w:tc>
      </w:tr>
      <w:tr w:rsidR="001D2698" w14:paraId="081813D6" w14:textId="77777777">
        <w:trPr>
          <w:del w:id="1098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4D2D44" w14:textId="77777777" w:rsidR="001D2698" w:rsidRDefault="00000000">
            <w:pPr>
              <w:rPr>
                <w:del w:id="10972" w:author="نویسنده" w:date="2026-10-18T12:19:01Z"/>
              </w:rPr>
            </w:pPr>
            <w:del w:id="10971" w:author="نویسنده" w:date="2026-10-18T12:19:01Z">
              <w:r>
                <w:rPr>
                  <w:sz w:val="14"/>
                  <w:szCs w:val="14"/>
                </w:rPr>
                <w:delText>R254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CE7DC4" w14:textId="77777777" w:rsidR="001D2698" w:rsidRDefault="00000000">
            <w:pPr>
              <w:rPr>
                <w:del w:id="10974" w:author="نویسنده" w:date="2026-10-18T12:19:01Z"/>
              </w:rPr>
            </w:pPr>
            <w:del w:id="10973"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BBAFE7" w14:textId="77777777" w:rsidR="001D2698" w:rsidRDefault="00000000">
            <w:pPr>
              <w:rPr>
                <w:del w:id="10976" w:author="نویسنده" w:date="2026-10-18T12:19:01Z"/>
              </w:rPr>
            </w:pPr>
            <w:del w:id="10975" w:author="نویسنده" w:date="2026-10-18T12:19:01Z">
              <w:r>
                <w:rPr>
                  <w:sz w:val="14"/>
                  <w:szCs w:val="14"/>
                </w:rPr>
                <w:delText>2021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5819BE" w14:textId="77777777" w:rsidR="001D2698" w:rsidRDefault="00000000">
            <w:pPr>
              <w:rPr>
                <w:del w:id="10978" w:author="نویسنده" w:date="2026-10-18T12:19:01Z"/>
              </w:rPr>
            </w:pPr>
            <w:del w:id="10977" w:author="نویسنده" w:date="2026-10-18T12:19:01Z">
              <w:r>
                <w:rPr>
                  <w:sz w:val="14"/>
                  <w:szCs w:val="14"/>
                </w:rPr>
                <w:delText>A brief acceptance and commitment intervention for work-related stress…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E06C5C" w14:textId="77777777" w:rsidR="001D2698" w:rsidRDefault="00000000">
            <w:pPr>
              <w:rPr>
                <w:del w:id="10980" w:author="نویسنده" w:date="2026-10-18T12:19:01Z"/>
              </w:rPr>
            </w:pPr>
            <w:del w:id="10979"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A9D333" w14:textId="77777777" w:rsidR="001D2698" w:rsidRDefault="00000000">
            <w:pPr>
              <w:rPr>
                <w:del w:id="10982" w:author="نویسنده" w:date="2026-10-18T12:19:01Z"/>
              </w:rPr>
            </w:pPr>
            <w:del w:id="10981" w:author="نویسنده" w:date="2026-10-18T12:19:01Z">
              <w:r>
                <w:rPr>
                  <w:sz w:val="14"/>
                  <w:szCs w:val="14"/>
                </w:rPr>
                <w:delText>Single-case experimental design with four participants; no between-group comparison</w:delText>
              </w:r>
            </w:del>
          </w:p>
        </w:tc>
      </w:tr>
      <w:tr w:rsidR="001D2698" w14:paraId="1EB7D085" w14:textId="77777777">
        <w:trPr>
          <w:del w:id="1099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BDB716" w14:textId="77777777" w:rsidR="001D2698" w:rsidRDefault="00000000">
            <w:pPr>
              <w:rPr>
                <w:del w:id="10985" w:author="نویسنده" w:date="2026-10-18T12:19:01Z"/>
              </w:rPr>
            </w:pPr>
            <w:del w:id="10984" w:author="نویسنده" w:date="2026-10-18T12:19:01Z">
              <w:r>
                <w:rPr>
                  <w:sz w:val="14"/>
                  <w:szCs w:val="14"/>
                </w:rPr>
                <w:delText>R266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257F43" w14:textId="77777777" w:rsidR="001D2698" w:rsidRDefault="00000000">
            <w:pPr>
              <w:rPr>
                <w:del w:id="10987" w:author="نویسنده" w:date="2026-10-18T12:19:01Z"/>
              </w:rPr>
            </w:pPr>
            <w:del w:id="10986"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9016FE" w14:textId="77777777" w:rsidR="001D2698" w:rsidRDefault="00000000">
            <w:pPr>
              <w:rPr>
                <w:del w:id="10989" w:author="نویسنده" w:date="2026-10-18T12:19:01Z"/>
              </w:rPr>
            </w:pPr>
            <w:del w:id="10988"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CEC640" w14:textId="77777777" w:rsidR="001D2698" w:rsidRDefault="00000000">
            <w:pPr>
              <w:rPr>
                <w:del w:id="10991" w:author="نویسنده" w:date="2026-10-18T12:19:01Z"/>
              </w:rPr>
            </w:pPr>
            <w:del w:id="10990" w:author="نویسنده" w:date="2026-10-18T12:19:01Z">
              <w:r>
                <w:rPr>
                  <w:sz w:val="14"/>
                  <w:szCs w:val="14"/>
                </w:rPr>
                <w:delText>Stress first aid for the harm reduction workforce: pilot test results of…</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982CAA" w14:textId="77777777" w:rsidR="001D2698" w:rsidRDefault="00000000">
            <w:pPr>
              <w:rPr>
                <w:del w:id="10993" w:author="نویسنده" w:date="2026-10-18T12:19:01Z"/>
              </w:rPr>
            </w:pPr>
            <w:del w:id="10992"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F63E10" w14:textId="77777777" w:rsidR="001D2698" w:rsidRDefault="00000000">
            <w:pPr>
              <w:rPr>
                <w:del w:id="10995" w:author="نویسنده" w:date="2026-10-18T12:19:01Z"/>
              </w:rPr>
            </w:pPr>
            <w:del w:id="10994" w:author="نویسنده" w:date="2026-10-18T12:19:01Z">
              <w:r>
                <w:rPr>
                  <w:sz w:val="14"/>
                  <w:szCs w:val="14"/>
                </w:rPr>
                <w:delText>Pilot with a convenience sample; no randomized comparison reported</w:delText>
              </w:r>
            </w:del>
          </w:p>
        </w:tc>
      </w:tr>
      <w:tr w:rsidR="001D2698" w14:paraId="2B62DEF5" w14:textId="77777777">
        <w:trPr>
          <w:del w:id="1100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73697" w14:textId="77777777" w:rsidR="001D2698" w:rsidRDefault="00000000">
            <w:pPr>
              <w:rPr>
                <w:del w:id="10998" w:author="نویسنده" w:date="2026-10-18T12:19:01Z"/>
              </w:rPr>
            </w:pPr>
            <w:del w:id="10997" w:author="نویسنده" w:date="2026-10-18T12:19:01Z">
              <w:r>
                <w:rPr>
                  <w:sz w:val="14"/>
                  <w:szCs w:val="14"/>
                </w:rPr>
                <w:delText>R267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860224" w14:textId="77777777" w:rsidR="001D2698" w:rsidRDefault="00000000">
            <w:pPr>
              <w:rPr>
                <w:del w:id="11000" w:author="نویسنده" w:date="2026-10-18T12:19:01Z"/>
              </w:rPr>
            </w:pPr>
            <w:del w:id="10999"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0CFD44" w14:textId="77777777" w:rsidR="001D2698" w:rsidRDefault="00000000">
            <w:pPr>
              <w:rPr>
                <w:del w:id="11002" w:author="نویسنده" w:date="2026-10-18T12:19:01Z"/>
              </w:rPr>
            </w:pPr>
            <w:del w:id="11001" w:author="نویسنده" w:date="2026-10-18T12:19:01Z">
              <w:r>
                <w:rPr>
                  <w:sz w:val="14"/>
                  <w:szCs w:val="14"/>
                </w:rPr>
                <w:delText>2022</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5CD98B" w14:textId="77777777" w:rsidR="001D2698" w:rsidRDefault="00000000">
            <w:pPr>
              <w:rPr>
                <w:del w:id="11004" w:author="نویسنده" w:date="2026-10-18T12:19:01Z"/>
              </w:rPr>
            </w:pPr>
            <w:del w:id="11003" w:author="نویسنده" w:date="2026-10-18T12:19:01Z">
              <w:r>
                <w:rPr>
                  <w:sz w:val="14"/>
                  <w:szCs w:val="14"/>
                </w:rPr>
                <w:delText>The effect of remote scribes on primary care physicians' wellness, EHR…</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27A0C" w14:textId="77777777" w:rsidR="001D2698" w:rsidRDefault="00000000">
            <w:pPr>
              <w:rPr>
                <w:del w:id="11006" w:author="نویسنده" w:date="2026-10-18T12:19:01Z"/>
              </w:rPr>
            </w:pPr>
            <w:del w:id="11005"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E0DBF3" w14:textId="77777777" w:rsidR="001D2698" w:rsidRDefault="00000000">
            <w:pPr>
              <w:rPr>
                <w:del w:id="11008" w:author="نویسنده" w:date="2026-10-18T12:19:01Z"/>
              </w:rPr>
            </w:pPr>
            <w:del w:id="11007" w:author="نویسنده" w:date="2026-10-18T12:19:01Z">
              <w:r>
                <w:rPr>
                  <w:sz w:val="14"/>
                  <w:szCs w:val="14"/>
                </w:rPr>
                <w:delText>Pre-post non-randomized controlled evaluation</w:delText>
              </w:r>
            </w:del>
          </w:p>
        </w:tc>
      </w:tr>
      <w:tr w:rsidR="001D2698" w14:paraId="32C0EA23" w14:textId="77777777">
        <w:trPr>
          <w:del w:id="1102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103A25" w14:textId="77777777" w:rsidR="001D2698" w:rsidRDefault="00000000">
            <w:pPr>
              <w:rPr>
                <w:del w:id="11011" w:author="نویسنده" w:date="2026-10-18T12:19:01Z"/>
              </w:rPr>
            </w:pPr>
            <w:del w:id="11010" w:author="نویسنده" w:date="2026-10-18T12:19:01Z">
              <w:r>
                <w:rPr>
                  <w:sz w:val="14"/>
                  <w:szCs w:val="14"/>
                </w:rPr>
                <w:delText>R288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934874" w14:textId="77777777" w:rsidR="001D2698" w:rsidRDefault="00000000">
            <w:pPr>
              <w:rPr>
                <w:del w:id="11013" w:author="نویسنده" w:date="2026-10-18T12:19:01Z"/>
              </w:rPr>
            </w:pPr>
            <w:del w:id="11012"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4F47A9" w14:textId="77777777" w:rsidR="001D2698" w:rsidRDefault="00000000">
            <w:pPr>
              <w:rPr>
                <w:del w:id="11015" w:author="نویسنده" w:date="2026-10-18T12:19:01Z"/>
              </w:rPr>
            </w:pPr>
            <w:del w:id="11014"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7CD6BE" w14:textId="77777777" w:rsidR="001D2698" w:rsidRDefault="00000000">
            <w:pPr>
              <w:rPr>
                <w:del w:id="11017" w:author="نویسنده" w:date="2026-10-18T12:19:01Z"/>
              </w:rPr>
            </w:pPr>
            <w:del w:id="11016" w:author="نویسنده" w:date="2026-10-18T12:19:01Z">
              <w:r>
                <w:rPr>
                  <w:sz w:val="14"/>
                  <w:szCs w:val="14"/>
                </w:rPr>
                <w:delText>40. CHAMILY CHALLENGE: THE IMPACT AND EFFICACY OF TEAM-BASED GAMIFICATION…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470147" w14:textId="77777777" w:rsidR="001D2698" w:rsidRDefault="00000000">
            <w:pPr>
              <w:rPr>
                <w:del w:id="11019" w:author="نویسنده" w:date="2026-10-18T12:19:01Z"/>
              </w:rPr>
            </w:pPr>
            <w:del w:id="11018" w:author="نویسنده" w:date="2026-10-18T12:19:01Z">
              <w:r>
                <w:rPr>
                  <w:sz w:val="14"/>
                  <w:szCs w:val="14"/>
                </w:rPr>
                <w:delText>Not randomized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08DADC" w14:textId="77777777" w:rsidR="001D2698" w:rsidRDefault="00000000">
            <w:pPr>
              <w:rPr>
                <w:del w:id="11021" w:author="نویسنده" w:date="2026-10-18T12:19:01Z"/>
              </w:rPr>
            </w:pPr>
            <w:del w:id="11020" w:author="نویسنده" w:date="2026-10-18T12:19:01Z">
              <w:r>
                <w:rPr>
                  <w:sz w:val="14"/>
                  <w:szCs w:val="14"/>
                </w:rPr>
                <w:delText xml:space="preserve">Conference abstract: residents randomized to four teams in a gamified programme and compared with the previous year; wellness, not burnout, measured; no between-group comparison (full text received)</w:delText>
              </w:r>
            </w:del>
          </w:p>
        </w:tc>
      </w:tr>
      <w:tr w:rsidR="001D2698" w14:paraId="5E5F8FF1" w14:textId="77777777">
        <w:trPr>
          <w:del w:id="1103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E30DBE" w14:textId="77777777" w:rsidR="001D2698" w:rsidRDefault="00000000">
            <w:pPr>
              <w:rPr>
                <w:del w:id="11024" w:author="نویسنده" w:date="2026-10-18T12:19:01Z"/>
              </w:rPr>
            </w:pPr>
            <w:del w:id="11023" w:author="نویسنده" w:date="2026-10-18T12:19:01Z">
              <w:r>
                <w:rPr>
                  <w:sz w:val="14"/>
                  <w:szCs w:val="14"/>
                </w:rPr>
                <w:delText>R006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93015F" w14:textId="77777777" w:rsidR="001D2698" w:rsidRDefault="00000000">
            <w:pPr>
              <w:rPr>
                <w:del w:id="11026" w:author="نویسنده" w:date="2026-10-18T12:19:01Z"/>
              </w:rPr>
            </w:pPr>
            <w:del w:id="11025"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A8810F" w14:textId="77777777" w:rsidR="001D2698" w:rsidRDefault="00000000">
            <w:pPr>
              <w:rPr>
                <w:del w:id="11028" w:author="نویسنده" w:date="2026-10-18T12:19:01Z"/>
              </w:rPr>
            </w:pPr>
            <w:del w:id="11027" w:author="نویسنده" w:date="2026-10-18T12:19:01Z">
              <w:r>
                <w:rPr>
                  <w:sz w:val="14"/>
                  <w:szCs w:val="14"/>
                </w:rPr>
                <w:delText>2021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6C1DD9" w14:textId="77777777" w:rsidR="001D2698" w:rsidRDefault="00000000">
            <w:pPr>
              <w:rPr>
                <w:del w:id="11030" w:author="نویسنده" w:date="2026-10-18T12:19:01Z"/>
              </w:rPr>
            </w:pPr>
            <w:del w:id="11029" w:author="نویسنده" w:date="2026-10-18T12:19:01Z">
              <w:r>
                <w:rPr>
                  <w:sz w:val="14"/>
                  <w:szCs w:val="14"/>
                </w:rPr>
                <w:delText>Impact of App-Delivered Mindfulness Meditation on Functional…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C20258" w14:textId="77777777" w:rsidR="001D2698" w:rsidRDefault="00000000">
            <w:pPr>
              <w:rPr>
                <w:del w:id="11032" w:author="نویسنده" w:date="2026-10-18T12:19:01Z"/>
              </w:rPr>
            </w:pPr>
            <w:del w:id="11031"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E0D531" w14:textId="77777777" w:rsidR="001D2698" w:rsidRDefault="00000000">
            <w:pPr>
              <w:rPr>
                <w:del w:id="11034" w:author="نویسنده" w:date="2026-10-18T12:19:01Z"/>
              </w:rPr>
            </w:pPr>
            <w:del w:id="11033" w:author="نویسنده" w:date="2026-10-18T12:19:01Z">
              <w:r>
                <w:rPr>
                  <w:sz w:val="14"/>
                  <w:szCs w:val="14"/>
                </w:rPr>
                <w:delText>Physician assistant students</w:delText>
              </w:r>
            </w:del>
          </w:p>
        </w:tc>
      </w:tr>
      <w:tr w:rsidR="001D2698" w14:paraId="0C19E985" w14:textId="77777777">
        <w:trPr>
          <w:del w:id="1104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21F3E9" w14:textId="77777777" w:rsidR="001D2698" w:rsidRDefault="00000000">
            <w:pPr>
              <w:rPr>
                <w:del w:id="11037" w:author="نویسنده" w:date="2026-10-18T12:19:01Z"/>
              </w:rPr>
            </w:pPr>
            <w:del w:id="11036" w:author="نویسنده" w:date="2026-10-18T12:19:01Z">
              <w:r>
                <w:rPr>
                  <w:sz w:val="14"/>
                  <w:szCs w:val="14"/>
                </w:rPr>
                <w:delText>R027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96DF94" w14:textId="77777777" w:rsidR="001D2698" w:rsidRDefault="00000000">
            <w:pPr>
              <w:rPr>
                <w:del w:id="11039" w:author="نویسنده" w:date="2026-10-18T12:19:01Z"/>
              </w:rPr>
            </w:pPr>
            <w:del w:id="11038"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0BF180" w14:textId="77777777" w:rsidR="001D2698" w:rsidRDefault="00000000">
            <w:pPr>
              <w:rPr>
                <w:del w:id="11041" w:author="نویسنده" w:date="2026-10-18T12:19:01Z"/>
              </w:rPr>
            </w:pPr>
            <w:del w:id="11040"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3CB94E" w14:textId="77777777" w:rsidR="001D2698" w:rsidRDefault="00000000">
            <w:pPr>
              <w:rPr>
                <w:del w:id="11043" w:author="نویسنده" w:date="2026-10-18T12:19:01Z"/>
              </w:rPr>
            </w:pPr>
            <w:del w:id="11042" w:author="نویسنده" w:date="2026-10-18T12:19:01Z">
              <w:r>
                <w:rPr>
                  <w:sz w:val="14"/>
                  <w:szCs w:val="14"/>
                </w:rPr>
                <w:delText>Evaluation of an App-Delivered Psychological Flexibility Skill Training…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9DBE47" w14:textId="77777777" w:rsidR="001D2698" w:rsidRDefault="00000000">
            <w:pPr>
              <w:rPr>
                <w:del w:id="11045" w:author="نویسنده" w:date="2026-10-18T12:19:01Z"/>
              </w:rPr>
            </w:pPr>
            <w:del w:id="11044"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997493" w14:textId="77777777" w:rsidR="001D2698" w:rsidRDefault="00000000">
            <w:pPr>
              <w:rPr>
                <w:del w:id="11047" w:author="نویسنده" w:date="2026-10-18T12:19:01Z"/>
              </w:rPr>
            </w:pPr>
            <w:del w:id="11046" w:author="نویسنده" w:date="2026-10-18T12:19:01Z">
              <w:r>
                <w:rPr>
                  <w:sz w:val="14"/>
                  <w:szCs w:val="14"/>
                </w:rPr>
                <w:delText>Medical students</w:delText>
              </w:r>
            </w:del>
          </w:p>
        </w:tc>
      </w:tr>
      <w:tr w:rsidR="001D2698" w14:paraId="7008CFF1" w14:textId="77777777">
        <w:trPr>
          <w:del w:id="1106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205D0B" w14:textId="77777777" w:rsidR="001D2698" w:rsidRDefault="00000000">
            <w:pPr>
              <w:rPr>
                <w:del w:id="11050" w:author="نویسنده" w:date="2026-10-18T12:19:01Z"/>
              </w:rPr>
            </w:pPr>
            <w:del w:id="11049" w:author="نویسنده" w:date="2026-10-18T12:19:01Z">
              <w:r>
                <w:rPr>
                  <w:sz w:val="14"/>
                  <w:szCs w:val="14"/>
                </w:rPr>
                <w:delText>R029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9E6502" w14:textId="77777777" w:rsidR="001D2698" w:rsidRDefault="00000000">
            <w:pPr>
              <w:rPr>
                <w:del w:id="11052" w:author="نویسنده" w:date="2026-10-18T12:19:01Z"/>
              </w:rPr>
            </w:pPr>
            <w:del w:id="11051"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95DAC9" w14:textId="77777777" w:rsidR="001D2698" w:rsidRDefault="00000000">
            <w:pPr>
              <w:rPr>
                <w:del w:id="11054" w:author="نویسنده" w:date="2026-10-18T12:19:01Z"/>
              </w:rPr>
            </w:pPr>
            <w:del w:id="11053" w:author="نویسنده" w:date="2026-10-18T12:19:01Z">
              <w:r>
                <w:rPr>
                  <w:sz w:val="14"/>
                  <w:szCs w:val="14"/>
                </w:rPr>
                <w:delText>2019</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F741C9" w14:textId="77777777" w:rsidR="001D2698" w:rsidRDefault="00000000">
            <w:pPr>
              <w:rPr>
                <w:del w:id="11056" w:author="نویسنده" w:date="2026-10-18T12:19:01Z"/>
              </w:rPr>
            </w:pPr>
            <w:del w:id="11055" w:author="نویسنده" w:date="2026-10-18T12:19:01Z">
              <w:r>
                <w:rPr>
                  <w:sz w:val="14"/>
                  <w:szCs w:val="14"/>
                </w:rPr>
                <w:delText>A group-focused rational emotive behavior coaching for management of…</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A3A405" w14:textId="77777777" w:rsidR="001D2698" w:rsidRDefault="00000000">
            <w:pPr>
              <w:rPr>
                <w:del w:id="11058" w:author="نویسنده" w:date="2026-10-18T12:19:01Z"/>
              </w:rPr>
            </w:pPr>
            <w:del w:id="11057"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D83227" w14:textId="77777777" w:rsidR="001D2698" w:rsidRDefault="00000000">
            <w:pPr>
              <w:rPr>
                <w:del w:id="11060" w:author="نویسنده" w:date="2026-10-18T12:19:01Z"/>
              </w:rPr>
            </w:pPr>
            <w:del w:id="11059" w:author="نویسنده" w:date="2026-10-18T12:19:01Z">
              <w:r>
                <w:rPr>
                  <w:sz w:val="14"/>
                  <w:szCs w:val="14"/>
                </w:rPr>
                <w:delText>Undergraduate students</w:delText>
              </w:r>
            </w:del>
          </w:p>
        </w:tc>
      </w:tr>
      <w:tr w:rsidR="001D2698" w14:paraId="2D1959DC" w14:textId="77777777">
        <w:trPr>
          <w:del w:id="1107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1E3F39" w14:textId="77777777" w:rsidR="001D2698" w:rsidRDefault="00000000">
            <w:pPr>
              <w:rPr>
                <w:del w:id="11063" w:author="نویسنده" w:date="2026-10-18T12:19:01Z"/>
              </w:rPr>
            </w:pPr>
            <w:del w:id="11062" w:author="نویسنده" w:date="2026-10-18T12:19:01Z">
              <w:r>
                <w:rPr>
                  <w:sz w:val="14"/>
                  <w:szCs w:val="14"/>
                </w:rPr>
                <w:delText>R030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6C2C20" w14:textId="77777777" w:rsidR="001D2698" w:rsidRDefault="00000000">
            <w:pPr>
              <w:rPr>
                <w:del w:id="11065" w:author="نویسنده" w:date="2026-10-18T12:19:01Z"/>
              </w:rPr>
            </w:pPr>
            <w:del w:id="11064"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E586DD" w14:textId="77777777" w:rsidR="001D2698" w:rsidRDefault="00000000">
            <w:pPr>
              <w:rPr>
                <w:del w:id="11067" w:author="نویسنده" w:date="2026-10-18T12:19:01Z"/>
              </w:rPr>
            </w:pPr>
            <w:del w:id="11066"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73B1D1" w14:textId="77777777" w:rsidR="001D2698" w:rsidRDefault="00000000">
            <w:pPr>
              <w:rPr>
                <w:del w:id="11069" w:author="نویسنده" w:date="2026-10-18T12:19:01Z"/>
              </w:rPr>
            </w:pPr>
            <w:del w:id="11068" w:author="نویسنده" w:date="2026-10-18T12:19:01Z">
              <w:r>
                <w:rPr>
                  <w:sz w:val="14"/>
                  <w:szCs w:val="14"/>
                </w:rPr>
                <w:delText>Medical students: They're not just little doctors! Impact of an online…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795720" w14:textId="77777777" w:rsidR="001D2698" w:rsidRDefault="00000000">
            <w:pPr>
              <w:rPr>
                <w:del w:id="11071" w:author="نویسنده" w:date="2026-10-18T12:19:01Z"/>
              </w:rPr>
            </w:pPr>
            <w:del w:id="11070"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1022F1" w14:textId="77777777" w:rsidR="001D2698" w:rsidRDefault="00000000">
            <w:pPr>
              <w:rPr>
                <w:del w:id="11073" w:author="نویسنده" w:date="2026-10-18T12:19:01Z"/>
              </w:rPr>
            </w:pPr>
            <w:del w:id="11072" w:author="نویسنده" w:date="2026-10-18T12:19:01Z">
              <w:r>
                <w:rPr>
                  <w:sz w:val="14"/>
                  <w:szCs w:val="14"/>
                </w:rPr>
                <w:delText>Medical students</w:delText>
              </w:r>
            </w:del>
          </w:p>
        </w:tc>
      </w:tr>
      <w:tr w:rsidR="001D2698" w14:paraId="350D0AEC" w14:textId="77777777">
        <w:trPr>
          <w:del w:id="1108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990C63" w14:textId="77777777" w:rsidR="001D2698" w:rsidRDefault="00000000">
            <w:pPr>
              <w:rPr>
                <w:del w:id="11076" w:author="نویسنده" w:date="2026-10-18T12:19:01Z"/>
              </w:rPr>
            </w:pPr>
            <w:del w:id="11075" w:author="نویسنده" w:date="2026-10-18T12:19:01Z">
              <w:r>
                <w:rPr>
                  <w:sz w:val="14"/>
                  <w:szCs w:val="14"/>
                </w:rPr>
                <w:delText>R040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7D0609" w14:textId="77777777" w:rsidR="001D2698" w:rsidRDefault="00000000">
            <w:pPr>
              <w:rPr>
                <w:del w:id="11078" w:author="نویسنده" w:date="2026-10-18T12:19:01Z"/>
              </w:rPr>
            </w:pPr>
            <w:del w:id="11077"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5D5977" w14:textId="77777777" w:rsidR="001D2698" w:rsidRDefault="00000000">
            <w:pPr>
              <w:rPr>
                <w:del w:id="11080" w:author="نویسنده" w:date="2026-10-18T12:19:01Z"/>
              </w:rPr>
            </w:pPr>
            <w:del w:id="11079"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3E0E09" w14:textId="77777777" w:rsidR="001D2698" w:rsidRDefault="00000000">
            <w:pPr>
              <w:rPr>
                <w:del w:id="11082" w:author="نویسنده" w:date="2026-10-18T12:19:01Z"/>
              </w:rPr>
            </w:pPr>
            <w:del w:id="11081" w:author="نویسنده" w:date="2026-10-18T12:19:01Z">
              <w:r>
                <w:rPr>
                  <w:sz w:val="14"/>
                  <w:szCs w:val="14"/>
                </w:rPr>
                <w:delText>Optimizing the Work of Learning for Flourishing: A Randomized Pilot Study…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AD4702" w14:textId="77777777" w:rsidR="001D2698" w:rsidRDefault="00000000">
            <w:pPr>
              <w:rPr>
                <w:del w:id="11084" w:author="نویسنده" w:date="2026-10-18T12:19:01Z"/>
              </w:rPr>
            </w:pPr>
            <w:del w:id="11083"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8A0C76" w14:textId="77777777" w:rsidR="001D2698" w:rsidRDefault="00000000">
            <w:pPr>
              <w:rPr>
                <w:del w:id="11086" w:author="نویسنده" w:date="2026-10-18T12:19:01Z"/>
              </w:rPr>
            </w:pPr>
            <w:del w:id="11085" w:author="نویسنده" w:date="2026-10-18T12:19:01Z">
              <w:r>
                <w:rPr>
                  <w:sz w:val="14"/>
                  <w:szCs w:val="14"/>
                </w:rPr>
                <w:delText>Medical students</w:delText>
              </w:r>
            </w:del>
          </w:p>
        </w:tc>
      </w:tr>
      <w:tr w:rsidR="001D2698" w14:paraId="66EEDDF8" w14:textId="77777777">
        <w:trPr>
          <w:del w:id="1110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68C38B" w14:textId="77777777" w:rsidR="001D2698" w:rsidRDefault="00000000">
            <w:pPr>
              <w:rPr>
                <w:del w:id="11089" w:author="نویسنده" w:date="2026-10-18T12:19:01Z"/>
              </w:rPr>
            </w:pPr>
            <w:del w:id="11088" w:author="نویسنده" w:date="2026-10-18T12:19:01Z">
              <w:r>
                <w:rPr>
                  <w:sz w:val="14"/>
                  <w:szCs w:val="14"/>
                </w:rPr>
                <w:delText>R050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229418" w14:textId="77777777" w:rsidR="001D2698" w:rsidRDefault="00000000">
            <w:pPr>
              <w:rPr>
                <w:del w:id="11091" w:author="نویسنده" w:date="2026-10-18T12:19:01Z"/>
              </w:rPr>
            </w:pPr>
            <w:del w:id="11090"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984C6F" w14:textId="77777777" w:rsidR="001D2698" w:rsidRDefault="00000000">
            <w:pPr>
              <w:rPr>
                <w:del w:id="11093" w:author="نویسنده" w:date="2026-10-18T12:19:01Z"/>
              </w:rPr>
            </w:pPr>
            <w:del w:id="11092"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B937DC" w14:textId="77777777" w:rsidR="001D2698" w:rsidRDefault="00000000">
            <w:pPr>
              <w:rPr>
                <w:del w:id="11095" w:author="نویسنده" w:date="2026-10-18T12:19:01Z"/>
              </w:rPr>
            </w:pPr>
            <w:del w:id="11094" w:author="نویسنده" w:date="2026-10-18T12:19:01Z">
              <w:r>
                <w:rPr>
                  <w:sz w:val="14"/>
                  <w:szCs w:val="14"/>
                </w:rPr>
                <w:delText>A Brief Online Program Integrating Mindfulness and Stretching Exercises:…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A0BE61" w14:textId="77777777" w:rsidR="001D2698" w:rsidRDefault="00000000">
            <w:pPr>
              <w:rPr>
                <w:del w:id="11097" w:author="نویسنده" w:date="2026-10-18T12:19:01Z"/>
              </w:rPr>
            </w:pPr>
            <w:del w:id="11096"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B43F57" w14:textId="77777777" w:rsidR="001D2698" w:rsidRDefault="00000000">
            <w:pPr>
              <w:rPr>
                <w:del w:id="11099" w:author="نویسنده" w:date="2026-10-18T12:19:01Z"/>
              </w:rPr>
            </w:pPr>
            <w:del w:id="11098" w:author="نویسنده" w:date="2026-10-18T12:19:01Z">
              <w:r>
                <w:rPr>
                  <w:sz w:val="14"/>
                  <w:szCs w:val="14"/>
                </w:rPr>
                <w:delText>Undergraduate health-sciences students</w:delText>
              </w:r>
            </w:del>
          </w:p>
        </w:tc>
      </w:tr>
      <w:tr w:rsidR="001D2698" w14:paraId="10EAE430" w14:textId="77777777">
        <w:trPr>
          <w:del w:id="1111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C66C7A" w14:textId="77777777" w:rsidR="001D2698" w:rsidRDefault="00000000">
            <w:pPr>
              <w:rPr>
                <w:del w:id="11102" w:author="نویسنده" w:date="2026-10-18T12:19:01Z"/>
              </w:rPr>
            </w:pPr>
            <w:del w:id="11101" w:author="نویسنده" w:date="2026-10-18T12:19:01Z">
              <w:r>
                <w:rPr>
                  <w:sz w:val="14"/>
                  <w:szCs w:val="14"/>
                </w:rPr>
                <w:delText>R058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3C680C" w14:textId="77777777" w:rsidR="001D2698" w:rsidRDefault="00000000">
            <w:pPr>
              <w:rPr>
                <w:del w:id="11104" w:author="نویسنده" w:date="2026-10-18T12:19:01Z"/>
              </w:rPr>
            </w:pPr>
            <w:del w:id="11103"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708B92" w14:textId="77777777" w:rsidR="001D2698" w:rsidRDefault="00000000">
            <w:pPr>
              <w:rPr>
                <w:del w:id="11106" w:author="نویسنده" w:date="2026-10-18T12:19:01Z"/>
              </w:rPr>
            </w:pPr>
            <w:del w:id="11105"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A73995" w14:textId="77777777" w:rsidR="001D2698" w:rsidRDefault="00000000">
            <w:pPr>
              <w:rPr>
                <w:del w:id="11108" w:author="نویسنده" w:date="2026-10-18T12:19:01Z"/>
              </w:rPr>
            </w:pPr>
            <w:del w:id="11107" w:author="نویسنده" w:date="2026-10-18T12:19:01Z">
              <w:r>
                <w:rPr>
                  <w:sz w:val="14"/>
                  <w:szCs w:val="14"/>
                </w:rPr>
                <w:delText>A Pilot Randomized Controlled Trial of a Single-Session Intervention to…</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58BEEE" w14:textId="77777777" w:rsidR="001D2698" w:rsidRDefault="00000000">
            <w:pPr>
              <w:rPr>
                <w:del w:id="11110" w:author="نویسنده" w:date="2026-10-18T12:19:01Z"/>
              </w:rPr>
            </w:pPr>
            <w:del w:id="11109"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A173F9" w14:textId="77777777" w:rsidR="001D2698" w:rsidRDefault="00000000">
            <w:pPr>
              <w:rPr>
                <w:del w:id="11112" w:author="نویسنده" w:date="2026-10-18T12:19:01Z"/>
              </w:rPr>
            </w:pPr>
            <w:del w:id="11111" w:author="نویسنده" w:date="2026-10-18T12:19:01Z">
              <w:r>
                <w:rPr>
                  <w:sz w:val="14"/>
                  <w:szCs w:val="14"/>
                </w:rPr>
                <w:delText>Doctoral psychology students</w:delText>
              </w:r>
            </w:del>
          </w:p>
        </w:tc>
      </w:tr>
      <w:tr w:rsidR="001D2698" w14:paraId="3FF53719" w14:textId="77777777">
        <w:trPr>
          <w:del w:id="1112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40B8EA" w14:textId="77777777" w:rsidR="001D2698" w:rsidRDefault="00000000">
            <w:pPr>
              <w:rPr>
                <w:del w:id="11115" w:author="نویسنده" w:date="2026-10-18T12:19:01Z"/>
              </w:rPr>
            </w:pPr>
            <w:del w:id="11114" w:author="نویسنده" w:date="2026-10-18T12:19:01Z">
              <w:r>
                <w:rPr>
                  <w:sz w:val="14"/>
                  <w:szCs w:val="14"/>
                </w:rPr>
                <w:delText>R064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02BAAE" w14:textId="77777777" w:rsidR="001D2698" w:rsidRDefault="00000000">
            <w:pPr>
              <w:rPr>
                <w:del w:id="11117" w:author="نویسنده" w:date="2026-10-18T12:19:01Z"/>
              </w:rPr>
            </w:pPr>
            <w:del w:id="11116"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C07E99" w14:textId="77777777" w:rsidR="001D2698" w:rsidRDefault="00000000">
            <w:pPr>
              <w:rPr>
                <w:del w:id="11119" w:author="نویسنده" w:date="2026-10-18T12:19:01Z"/>
              </w:rPr>
            </w:pPr>
            <w:del w:id="11118"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C5A82B" w14:textId="77777777" w:rsidR="001D2698" w:rsidRDefault="00000000">
            <w:pPr>
              <w:rPr>
                <w:del w:id="11121" w:author="نویسنده" w:date="2026-10-18T12:19:01Z"/>
              </w:rPr>
            </w:pPr>
            <w:del w:id="11120" w:author="نویسنده" w:date="2026-10-18T12:19:01Z">
              <w:r>
                <w:rPr>
                  <w:sz w:val="14"/>
                  <w:szCs w:val="14"/>
                </w:rPr>
                <w:delText>Impact of alternative terminology for depression on help-seeking…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D16BBC" w14:textId="77777777" w:rsidR="001D2698" w:rsidRDefault="00000000">
            <w:pPr>
              <w:rPr>
                <w:del w:id="11123" w:author="نویسنده" w:date="2026-10-18T12:19:01Z"/>
              </w:rPr>
            </w:pPr>
            <w:del w:id="11122"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1EFDA4" w14:textId="77777777" w:rsidR="001D2698" w:rsidRDefault="00000000">
            <w:pPr>
              <w:rPr>
                <w:del w:id="11125" w:author="نویسنده" w:date="2026-10-18T12:19:01Z"/>
              </w:rPr>
            </w:pPr>
            <w:del w:id="11124" w:author="نویسنده" w:date="2026-10-18T12:19:01Z">
              <w:r>
                <w:rPr>
                  <w:sz w:val="14"/>
                  <w:szCs w:val="14"/>
                </w:rPr>
                <w:delText>General-public online panel (vignette experiment)</w:delText>
              </w:r>
            </w:del>
          </w:p>
        </w:tc>
      </w:tr>
      <w:tr w:rsidR="001D2698" w14:paraId="64551D5C" w14:textId="77777777">
        <w:trPr>
          <w:del w:id="1113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4F8E9A" w14:textId="77777777" w:rsidR="001D2698" w:rsidRDefault="00000000">
            <w:pPr>
              <w:rPr>
                <w:del w:id="11128" w:author="نویسنده" w:date="2026-10-18T12:19:01Z"/>
              </w:rPr>
            </w:pPr>
            <w:del w:id="11127" w:author="نویسنده" w:date="2026-10-18T12:19:01Z">
              <w:r>
                <w:rPr>
                  <w:sz w:val="14"/>
                  <w:szCs w:val="14"/>
                </w:rPr>
                <w:delText>R072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1E8DFA" w14:textId="77777777" w:rsidR="001D2698" w:rsidRDefault="00000000">
            <w:pPr>
              <w:rPr>
                <w:del w:id="11130" w:author="نویسنده" w:date="2026-10-18T12:19:01Z"/>
              </w:rPr>
            </w:pPr>
            <w:del w:id="11129"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39761B" w14:textId="77777777" w:rsidR="001D2698" w:rsidRDefault="00000000">
            <w:pPr>
              <w:rPr>
                <w:del w:id="11132" w:author="نویسنده" w:date="2026-10-18T12:19:01Z"/>
              </w:rPr>
            </w:pPr>
            <w:del w:id="11131"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74ABD1" w14:textId="77777777" w:rsidR="001D2698" w:rsidRDefault="00000000">
            <w:pPr>
              <w:rPr>
                <w:del w:id="11134" w:author="نویسنده" w:date="2026-10-18T12:19:01Z"/>
              </w:rPr>
            </w:pPr>
            <w:del w:id="11133" w:author="نویسنده" w:date="2026-10-18T12:19:01Z">
              <w:r>
                <w:rPr>
                  <w:sz w:val="14"/>
                  <w:szCs w:val="14"/>
                </w:rPr>
                <w:delText>Evidence-Based Resilience Intervention for Nursing Students: a Randomized…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F0721A" w14:textId="77777777" w:rsidR="001D2698" w:rsidRDefault="00000000">
            <w:pPr>
              <w:rPr>
                <w:del w:id="11136" w:author="نویسنده" w:date="2026-10-18T12:19:01Z"/>
              </w:rPr>
            </w:pPr>
            <w:del w:id="11135"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562EFA" w14:textId="77777777" w:rsidR="001D2698" w:rsidRDefault="00000000">
            <w:pPr>
              <w:rPr>
                <w:del w:id="11138" w:author="نویسنده" w:date="2026-10-18T12:19:01Z"/>
              </w:rPr>
            </w:pPr>
            <w:del w:id="11137" w:author="نویسنده" w:date="2026-10-18T12:19:01Z">
              <w:r>
                <w:rPr>
                  <w:sz w:val="14"/>
                  <w:szCs w:val="14"/>
                </w:rPr>
                <w:delText>Nursing students</w:delText>
              </w:r>
            </w:del>
          </w:p>
        </w:tc>
      </w:tr>
      <w:tr w:rsidR="001D2698" w14:paraId="052F0C48" w14:textId="77777777">
        <w:trPr>
          <w:del w:id="1115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544C08" w14:textId="77777777" w:rsidR="001D2698" w:rsidRDefault="00000000">
            <w:pPr>
              <w:rPr>
                <w:del w:id="11141" w:author="نویسنده" w:date="2026-10-18T12:19:01Z"/>
              </w:rPr>
            </w:pPr>
            <w:del w:id="11140" w:author="نویسنده" w:date="2026-10-18T12:19:01Z">
              <w:r>
                <w:rPr>
                  <w:sz w:val="14"/>
                  <w:szCs w:val="14"/>
                </w:rPr>
                <w:delText>R092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F5A12E" w14:textId="77777777" w:rsidR="001D2698" w:rsidRDefault="00000000">
            <w:pPr>
              <w:rPr>
                <w:del w:id="11143" w:author="نویسنده" w:date="2026-10-18T12:19:01Z"/>
              </w:rPr>
            </w:pPr>
            <w:del w:id="11142"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35261E" w14:textId="77777777" w:rsidR="001D2698" w:rsidRDefault="00000000">
            <w:pPr>
              <w:rPr>
                <w:del w:id="11145" w:author="نویسنده" w:date="2026-10-18T12:19:01Z"/>
              </w:rPr>
            </w:pPr>
            <w:del w:id="11144" w:author="نویسنده" w:date="2026-10-18T12:19:01Z">
              <w:r>
                <w:rPr>
                  <w:sz w:val="14"/>
                  <w:szCs w:val="14"/>
                </w:rPr>
                <w:delText>2018</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0446E2" w14:textId="77777777" w:rsidR="001D2698" w:rsidRDefault="00000000">
            <w:pPr>
              <w:rPr>
                <w:del w:id="11147" w:author="نویسنده" w:date="2026-10-18T12:19:01Z"/>
              </w:rPr>
            </w:pPr>
            <w:del w:id="11146" w:author="نویسنده" w:date="2026-10-18T12:19:01Z">
              <w:r>
                <w:rPr>
                  <w:sz w:val="14"/>
                  <w:szCs w:val="14"/>
                </w:rPr>
                <w:delText>An Online Intervention Increases Empathy, Resilience, and Work Engagement…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201ADA" w14:textId="77777777" w:rsidR="001D2698" w:rsidRDefault="00000000">
            <w:pPr>
              <w:rPr>
                <w:del w:id="11149" w:author="نویسنده" w:date="2026-10-18T12:19:01Z"/>
              </w:rPr>
            </w:pPr>
            <w:del w:id="11148"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B2F35C" w14:textId="77777777" w:rsidR="001D2698" w:rsidRDefault="00000000">
            <w:pPr>
              <w:rPr>
                <w:del w:id="11151" w:author="نویسنده" w:date="2026-10-18T12:19:01Z"/>
              </w:rPr>
            </w:pPr>
            <w:del w:id="11150" w:author="نویسنده" w:date="2026-10-18T12:19:01Z">
              <w:r>
                <w:rPr>
                  <w:sz w:val="14"/>
                  <w:szCs w:val="14"/>
                </w:rPr>
                <w:delText>Physical therapy students</w:delText>
              </w:r>
            </w:del>
          </w:p>
        </w:tc>
      </w:tr>
      <w:tr w:rsidR="001D2698" w14:paraId="36757D25" w14:textId="77777777">
        <w:trPr>
          <w:del w:id="1116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F6E35F" w14:textId="77777777" w:rsidR="001D2698" w:rsidRDefault="00000000">
            <w:pPr>
              <w:rPr>
                <w:del w:id="11154" w:author="نویسنده" w:date="2026-10-18T12:19:01Z"/>
              </w:rPr>
            </w:pPr>
            <w:del w:id="11153" w:author="نویسنده" w:date="2026-10-18T12:19:01Z">
              <w:r>
                <w:rPr>
                  <w:sz w:val="14"/>
                  <w:szCs w:val="14"/>
                </w:rPr>
                <w:delText>R104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7D9CB6" w14:textId="77777777" w:rsidR="001D2698" w:rsidRDefault="00000000">
            <w:pPr>
              <w:rPr>
                <w:del w:id="11156" w:author="نویسنده" w:date="2026-10-18T12:19:01Z"/>
              </w:rPr>
            </w:pPr>
            <w:del w:id="11155"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F1CCDC" w14:textId="77777777" w:rsidR="001D2698" w:rsidRDefault="00000000">
            <w:pPr>
              <w:rPr>
                <w:del w:id="11158" w:author="نویسنده" w:date="2026-10-18T12:19:01Z"/>
              </w:rPr>
            </w:pPr>
            <w:del w:id="11157" w:author="نویسنده" w:date="2026-10-18T12:19:01Z">
              <w:r>
                <w:rPr>
                  <w:sz w:val="14"/>
                  <w:szCs w:val="14"/>
                </w:rPr>
                <w:delText>2022</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4CC620" w14:textId="77777777" w:rsidR="001D2698" w:rsidRDefault="00000000">
            <w:pPr>
              <w:rPr>
                <w:del w:id="11160" w:author="نویسنده" w:date="2026-10-18T12:19:01Z"/>
              </w:rPr>
            </w:pPr>
            <w:del w:id="11159" w:author="نویسنده" w:date="2026-10-18T12:19:01Z">
              <w:r>
                <w:rPr>
                  <w:sz w:val="14"/>
                  <w:szCs w:val="14"/>
                </w:rPr>
                <w:delText>Effect of a Brief Intervention Program on Burnout among Medical Students…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5987ED" w14:textId="77777777" w:rsidR="001D2698" w:rsidRDefault="00000000">
            <w:pPr>
              <w:rPr>
                <w:del w:id="11162" w:author="نویسنده" w:date="2026-10-18T12:19:01Z"/>
              </w:rPr>
            </w:pPr>
            <w:del w:id="11161"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C061D1" w14:textId="77777777" w:rsidR="001D2698" w:rsidRDefault="00000000">
            <w:pPr>
              <w:rPr>
                <w:del w:id="11164" w:author="نویسنده" w:date="2026-10-18T12:19:01Z"/>
              </w:rPr>
            </w:pPr>
            <w:del w:id="11163" w:author="نویسنده" w:date="2026-10-18T12:19:01Z">
              <w:r>
                <w:rPr>
                  <w:sz w:val="14"/>
                  <w:szCs w:val="14"/>
                </w:rPr>
                <w:delText>Medical students</w:delText>
              </w:r>
            </w:del>
          </w:p>
        </w:tc>
      </w:tr>
      <w:tr w:rsidR="001D2698" w14:paraId="11EF0D01" w14:textId="77777777">
        <w:trPr>
          <w:del w:id="1117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4ED5C6" w14:textId="77777777" w:rsidR="001D2698" w:rsidRDefault="00000000">
            <w:pPr>
              <w:rPr>
                <w:del w:id="11167" w:author="نویسنده" w:date="2026-10-18T12:19:01Z"/>
              </w:rPr>
            </w:pPr>
            <w:del w:id="11166" w:author="نویسنده" w:date="2026-10-18T12:19:01Z">
              <w:r>
                <w:rPr>
                  <w:sz w:val="14"/>
                  <w:szCs w:val="14"/>
                </w:rPr>
                <w:delText>R122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6BE4E5" w14:textId="77777777" w:rsidR="001D2698" w:rsidRDefault="00000000">
            <w:pPr>
              <w:rPr>
                <w:del w:id="11169" w:author="نویسنده" w:date="2026-10-18T12:19:01Z"/>
              </w:rPr>
            </w:pPr>
            <w:del w:id="11168"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390879" w14:textId="77777777" w:rsidR="001D2698" w:rsidRDefault="00000000">
            <w:pPr>
              <w:rPr>
                <w:del w:id="11171" w:author="نویسنده" w:date="2026-10-18T12:19:01Z"/>
              </w:rPr>
            </w:pPr>
            <w:del w:id="11170" w:author="نویسنده" w:date="2026-10-18T12:19:01Z">
              <w:r>
                <w:rPr>
                  <w:sz w:val="14"/>
                  <w:szCs w:val="14"/>
                </w:rPr>
                <w:delText>2018</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06D75C" w14:textId="77777777" w:rsidR="001D2698" w:rsidRDefault="00000000">
            <w:pPr>
              <w:rPr>
                <w:del w:id="11173" w:author="نویسنده" w:date="2026-10-18T12:19:01Z"/>
              </w:rPr>
            </w:pPr>
            <w:del w:id="11172" w:author="نویسنده" w:date="2026-10-18T12:19:01Z">
              <w:r>
                <w:rPr>
                  <w:sz w:val="14"/>
                  <w:szCs w:val="14"/>
                </w:rPr>
                <w:delText>Happier Healers: Randomized Controlled Trial of Mobile Mindfulness for…</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80B03F" w14:textId="77777777" w:rsidR="001D2698" w:rsidRDefault="00000000">
            <w:pPr>
              <w:rPr>
                <w:del w:id="11175" w:author="نویسنده" w:date="2026-10-18T12:19:01Z"/>
              </w:rPr>
            </w:pPr>
            <w:del w:id="11174"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F65A31" w14:textId="77777777" w:rsidR="001D2698" w:rsidRDefault="00000000">
            <w:pPr>
              <w:rPr>
                <w:del w:id="11177" w:author="نویسنده" w:date="2026-10-18T12:19:01Z"/>
              </w:rPr>
            </w:pPr>
            <w:del w:id="11176" w:author="نویسنده" w:date="2026-10-18T12:19:01Z">
              <w:r>
                <w:rPr>
                  <w:sz w:val="14"/>
                  <w:szCs w:val="14"/>
                </w:rPr>
                <w:delText>Medical students</w:delText>
              </w:r>
            </w:del>
          </w:p>
        </w:tc>
      </w:tr>
      <w:tr w:rsidR="001D2698" w14:paraId="75AA1390" w14:textId="77777777">
        <w:trPr>
          <w:del w:id="1119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D294F1" w14:textId="77777777" w:rsidR="001D2698" w:rsidRDefault="00000000">
            <w:pPr>
              <w:rPr>
                <w:del w:id="11180" w:author="نویسنده" w:date="2026-10-18T12:19:01Z"/>
              </w:rPr>
            </w:pPr>
            <w:del w:id="11179" w:author="نویسنده" w:date="2026-10-18T12:19:01Z">
              <w:r>
                <w:rPr>
                  <w:sz w:val="14"/>
                  <w:szCs w:val="14"/>
                </w:rPr>
                <w:delText>R123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A89029" w14:textId="77777777" w:rsidR="001D2698" w:rsidRDefault="00000000">
            <w:pPr>
              <w:rPr>
                <w:del w:id="11182" w:author="نویسنده" w:date="2026-10-18T12:19:01Z"/>
              </w:rPr>
            </w:pPr>
            <w:del w:id="11181"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AF279F" w14:textId="77777777" w:rsidR="001D2698" w:rsidRDefault="00000000">
            <w:pPr>
              <w:rPr>
                <w:del w:id="11184" w:author="نویسنده" w:date="2026-10-18T12:19:01Z"/>
              </w:rPr>
            </w:pPr>
            <w:del w:id="11183" w:author="نویسنده" w:date="2026-10-18T12:19:01Z">
              <w:r>
                <w:rPr>
                  <w:sz w:val="14"/>
                  <w:szCs w:val="14"/>
                </w:rPr>
                <w:delText>2022</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8FD77A" w14:textId="77777777" w:rsidR="001D2698" w:rsidRDefault="00000000">
            <w:pPr>
              <w:rPr>
                <w:del w:id="11186" w:author="نویسنده" w:date="2026-10-18T12:19:01Z"/>
              </w:rPr>
            </w:pPr>
            <w:del w:id="11185" w:author="نویسنده" w:date="2026-10-18T12:19:01Z">
              <w:r>
                <w:rPr>
                  <w:sz w:val="14"/>
                  <w:szCs w:val="14"/>
                </w:rPr>
                <w:delText>Evaluating the effects of a mindfulness mobile application on student…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4A3F8E" w14:textId="77777777" w:rsidR="001D2698" w:rsidRDefault="00000000">
            <w:pPr>
              <w:rPr>
                <w:del w:id="11188" w:author="نویسنده" w:date="2026-10-18T12:19:01Z"/>
              </w:rPr>
            </w:pPr>
            <w:del w:id="11187"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751B6E" w14:textId="77777777" w:rsidR="001D2698" w:rsidRDefault="00000000">
            <w:pPr>
              <w:rPr>
                <w:del w:id="11190" w:author="نویسنده" w:date="2026-10-18T12:19:01Z"/>
              </w:rPr>
            </w:pPr>
            <w:del w:id="11189" w:author="نویسنده" w:date="2026-10-18T12:19:01Z">
              <w:r>
                <w:rPr>
                  <w:sz w:val="14"/>
                  <w:szCs w:val="14"/>
                </w:rPr>
                <w:delText>Pharmacy students</w:delText>
              </w:r>
            </w:del>
          </w:p>
        </w:tc>
      </w:tr>
      <w:tr w:rsidR="001D2698" w14:paraId="4DAB18E8" w14:textId="77777777">
        <w:trPr>
          <w:del w:id="1120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BD7BE4" w14:textId="77777777" w:rsidR="001D2698" w:rsidRDefault="00000000">
            <w:pPr>
              <w:rPr>
                <w:del w:id="11193" w:author="نویسنده" w:date="2026-10-18T12:19:01Z"/>
              </w:rPr>
            </w:pPr>
            <w:del w:id="11192" w:author="نویسنده" w:date="2026-10-18T12:19:01Z">
              <w:r>
                <w:rPr>
                  <w:sz w:val="14"/>
                  <w:szCs w:val="14"/>
                </w:rPr>
                <w:delText>R145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46A7FB" w14:textId="77777777" w:rsidR="001D2698" w:rsidRDefault="00000000">
            <w:pPr>
              <w:rPr>
                <w:del w:id="11195" w:author="نویسنده" w:date="2026-10-18T12:19:01Z"/>
              </w:rPr>
            </w:pPr>
            <w:del w:id="11194"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A70CF9" w14:textId="77777777" w:rsidR="001D2698" w:rsidRDefault="00000000">
            <w:pPr>
              <w:rPr>
                <w:del w:id="11197" w:author="نویسنده" w:date="2026-10-18T12:19:01Z"/>
              </w:rPr>
            </w:pPr>
            <w:del w:id="11196" w:author="نویسنده" w:date="2026-10-18T12:19:01Z">
              <w:r>
                <w:rPr>
                  <w:sz w:val="14"/>
                  <w:szCs w:val="14"/>
                </w:rPr>
                <w:delText>2008</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A95631" w14:textId="77777777" w:rsidR="001D2698" w:rsidRDefault="00000000">
            <w:pPr>
              <w:rPr>
                <w:del w:id="11199" w:author="نویسنده" w:date="2026-10-18T12:19:01Z"/>
              </w:rPr>
            </w:pPr>
            <w:del w:id="11198" w:author="نویسنده" w:date="2026-10-18T12:19:01Z">
              <w:r>
                <w:rPr>
                  <w:sz w:val="14"/>
                  <w:szCs w:val="14"/>
                </w:rPr>
                <w:delText>Effectiveness of a web-based self-help intervention for symptoms of…</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5C764F" w14:textId="77777777" w:rsidR="001D2698" w:rsidRDefault="00000000">
            <w:pPr>
              <w:rPr>
                <w:del w:id="11201" w:author="نویسنده" w:date="2026-10-18T12:19:01Z"/>
              </w:rPr>
            </w:pPr>
            <w:del w:id="11200"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338CBD" w14:textId="77777777" w:rsidR="001D2698" w:rsidRDefault="00000000">
            <w:pPr>
              <w:rPr>
                <w:del w:id="11203" w:author="نویسنده" w:date="2026-10-18T12:19:01Z"/>
              </w:rPr>
            </w:pPr>
            <w:del w:id="11202" w:author="نویسنده" w:date="2026-10-18T12:19:01Z">
              <w:r>
                <w:rPr>
                  <w:sz w:val="14"/>
                  <w:szCs w:val="14"/>
                </w:rPr>
                <w:delText>General-public sample recruited through mass media; employment not an inclusion criterion</w:delText>
              </w:r>
            </w:del>
          </w:p>
        </w:tc>
      </w:tr>
      <w:tr w:rsidR="001D2698" w14:paraId="77004E10" w14:textId="77777777">
        <w:trPr>
          <w:del w:id="1121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E76BDA" w14:textId="77777777" w:rsidR="001D2698" w:rsidRDefault="00000000">
            <w:pPr>
              <w:rPr>
                <w:del w:id="11206" w:author="نویسنده" w:date="2026-10-18T12:19:01Z"/>
              </w:rPr>
            </w:pPr>
            <w:del w:id="11205" w:author="نویسنده" w:date="2026-10-18T12:19:01Z">
              <w:r>
                <w:rPr>
                  <w:sz w:val="14"/>
                  <w:szCs w:val="14"/>
                </w:rPr>
                <w:delText>R151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214F6E" w14:textId="77777777" w:rsidR="001D2698" w:rsidRDefault="00000000">
            <w:pPr>
              <w:rPr>
                <w:del w:id="11208" w:author="نویسنده" w:date="2026-10-18T12:19:01Z"/>
              </w:rPr>
            </w:pPr>
            <w:del w:id="11207"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F10281" w14:textId="77777777" w:rsidR="001D2698" w:rsidRDefault="001D2698">
            <w:pPr>
              <w:rPr>
                <w:del w:id="11209"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F9FD02" w14:textId="77777777" w:rsidR="001D2698" w:rsidRDefault="00000000">
            <w:pPr>
              <w:rPr>
                <w:del w:id="11211" w:author="نویسنده" w:date="2026-10-18T12:19:01Z"/>
              </w:rPr>
            </w:pPr>
            <w:del w:id="11210" w:author="نویسنده" w:date="2026-10-18T12:19:01Z">
              <w:r>
                <w:rPr>
                  <w:sz w:val="14"/>
                  <w:szCs w:val="14"/>
                </w:rPr>
                <w:delText>Internet-Based Cognitive Behavioral Therapy for Chronic Stress: A…</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6C1005" w14:textId="77777777" w:rsidR="001D2698" w:rsidRDefault="00000000">
            <w:pPr>
              <w:rPr>
                <w:del w:id="11213" w:author="نویسنده" w:date="2026-10-18T12:19:01Z"/>
              </w:rPr>
            </w:pPr>
            <w:del w:id="11212"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AF3E92" w14:textId="77777777" w:rsidR="001D2698" w:rsidRDefault="00000000">
            <w:pPr>
              <w:rPr>
                <w:del w:id="11215" w:author="نویسنده" w:date="2026-10-18T12:19:01Z"/>
              </w:rPr>
            </w:pPr>
            <w:del w:id="11214" w:author="نویسنده" w:date="2026-10-18T12:19:01Z">
              <w:r>
                <w:rPr>
                  <w:sz w:val="14"/>
                  <w:szCs w:val="14"/>
                </w:rPr>
                <w:delText>Clinical sample recruited on symptom level (NCT02540317)</w:delText>
              </w:r>
            </w:del>
          </w:p>
        </w:tc>
      </w:tr>
      <w:tr w:rsidR="001D2698" w14:paraId="08BCD465" w14:textId="77777777">
        <w:trPr>
          <w:del w:id="1122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BFB2B9" w14:textId="77777777" w:rsidR="001D2698" w:rsidRDefault="00000000">
            <w:pPr>
              <w:rPr>
                <w:del w:id="11218" w:author="نویسنده" w:date="2026-10-18T12:19:01Z"/>
              </w:rPr>
            </w:pPr>
            <w:del w:id="11217" w:author="نویسنده" w:date="2026-10-18T12:19:01Z">
              <w:r>
                <w:rPr>
                  <w:sz w:val="14"/>
                  <w:szCs w:val="14"/>
                </w:rPr>
                <w:delText>R163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38473D" w14:textId="77777777" w:rsidR="001D2698" w:rsidRDefault="00000000">
            <w:pPr>
              <w:rPr>
                <w:del w:id="11220" w:author="نویسنده" w:date="2026-10-18T12:19:01Z"/>
              </w:rPr>
            </w:pPr>
            <w:del w:id="11219"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11B572" w14:textId="77777777" w:rsidR="001D2698" w:rsidRDefault="001D2698">
            <w:pPr>
              <w:rPr>
                <w:del w:id="11221"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6A986E" w14:textId="77777777" w:rsidR="001D2698" w:rsidRDefault="00000000">
            <w:pPr>
              <w:rPr>
                <w:del w:id="11223" w:author="نویسنده" w:date="2026-10-18T12:19:01Z"/>
              </w:rPr>
            </w:pPr>
            <w:del w:id="11222" w:author="نویسنده" w:date="2026-10-18T12:19:01Z">
              <w:r>
                <w:rPr>
                  <w:sz w:val="14"/>
                  <w:szCs w:val="14"/>
                </w:rPr>
                <w:delText>The Effectiveness of a Nonguided Mindfulness App on Perceived Stress in a…</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666869" w14:textId="77777777" w:rsidR="001D2698" w:rsidRDefault="00000000">
            <w:pPr>
              <w:rPr>
                <w:del w:id="11225" w:author="نویسنده" w:date="2026-10-18T12:19:01Z"/>
              </w:rPr>
            </w:pPr>
            <w:del w:id="11224"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C063AD" w14:textId="77777777" w:rsidR="001D2698" w:rsidRDefault="00000000">
            <w:pPr>
              <w:rPr>
                <w:del w:id="11227" w:author="نویسنده" w:date="2026-10-18T12:19:01Z"/>
              </w:rPr>
            </w:pPr>
            <w:del w:id="11226" w:author="نویسنده" w:date="2026-10-18T12:19:01Z">
              <w:r>
                <w:rPr>
                  <w:sz w:val="14"/>
                  <w:szCs w:val="14"/>
                </w:rPr>
                <w:delText>General-population sample (NCT05246800)</w:delText>
              </w:r>
            </w:del>
          </w:p>
        </w:tc>
      </w:tr>
      <w:tr w:rsidR="001D2698" w14:paraId="25AC3901" w14:textId="77777777">
        <w:trPr>
          <w:del w:id="1124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2CD393" w14:textId="77777777" w:rsidR="001D2698" w:rsidRDefault="00000000">
            <w:pPr>
              <w:rPr>
                <w:del w:id="11230" w:author="نویسنده" w:date="2026-10-18T12:19:01Z"/>
              </w:rPr>
            </w:pPr>
            <w:del w:id="11229" w:author="نویسنده" w:date="2026-10-18T12:19:01Z">
              <w:r>
                <w:rPr>
                  <w:sz w:val="14"/>
                  <w:szCs w:val="14"/>
                </w:rPr>
                <w:delText>R186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BD80AD" w14:textId="77777777" w:rsidR="001D2698" w:rsidRDefault="00000000">
            <w:pPr>
              <w:rPr>
                <w:del w:id="11232" w:author="نویسنده" w:date="2026-10-18T12:19:01Z"/>
              </w:rPr>
            </w:pPr>
            <w:del w:id="11231"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FE3142" w14:textId="77777777" w:rsidR="001D2698" w:rsidRDefault="00000000">
            <w:pPr>
              <w:rPr>
                <w:del w:id="11234" w:author="نویسنده" w:date="2026-10-18T12:19:01Z"/>
              </w:rPr>
            </w:pPr>
            <w:del w:id="11233"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B48499" w14:textId="77777777" w:rsidR="001D2698" w:rsidRDefault="00000000">
            <w:pPr>
              <w:rPr>
                <w:del w:id="11236" w:author="نویسنده" w:date="2026-10-18T12:19:01Z"/>
              </w:rPr>
            </w:pPr>
            <w:del w:id="11235" w:author="نویسنده" w:date="2026-10-18T12:19:01Z">
              <w:r>
                <w:rPr>
                  <w:sz w:val="14"/>
                  <w:szCs w:val="14"/>
                </w:rPr>
                <w:delText>Delivering Biopsychosocial Health Care Within Routine Care: Spotlight-AQ…</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4FB054" w14:textId="77777777" w:rsidR="001D2698" w:rsidRDefault="00000000">
            <w:pPr>
              <w:rPr>
                <w:del w:id="11238" w:author="نویسنده" w:date="2026-10-18T12:19:01Z"/>
              </w:rPr>
            </w:pPr>
            <w:del w:id="11237"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2C830B" w14:textId="77777777" w:rsidR="001D2698" w:rsidRDefault="00000000">
            <w:pPr>
              <w:rPr>
                <w:del w:id="11240" w:author="نویسنده" w:date="2026-10-18T12:19:01Z"/>
              </w:rPr>
            </w:pPr>
            <w:del w:id="11239" w:author="نویسنده" w:date="2026-10-18T12:19:01Z">
              <w:r>
                <w:rPr>
                  <w:sz w:val="14"/>
                  <w:szCs w:val="14"/>
                </w:rPr>
                <w:delText>Patients randomized; clinician burnout not a randomized comparison</w:delText>
              </w:r>
            </w:del>
          </w:p>
        </w:tc>
      </w:tr>
      <w:tr w:rsidR="001D2698" w14:paraId="6C1ADC33" w14:textId="77777777">
        <w:trPr>
          <w:del w:id="1125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13A684" w14:textId="77777777" w:rsidR="001D2698" w:rsidRDefault="00000000">
            <w:pPr>
              <w:rPr>
                <w:del w:id="11243" w:author="نویسنده" w:date="2026-10-18T12:19:01Z"/>
              </w:rPr>
            </w:pPr>
            <w:del w:id="11242" w:author="نویسنده" w:date="2026-10-18T12:19:01Z">
              <w:r>
                <w:rPr>
                  <w:sz w:val="14"/>
                  <w:szCs w:val="14"/>
                </w:rPr>
                <w:delText>R203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E7F6EA" w14:textId="77777777" w:rsidR="001D2698" w:rsidRDefault="00000000">
            <w:pPr>
              <w:rPr>
                <w:del w:id="11245" w:author="نویسنده" w:date="2026-10-18T12:19:01Z"/>
              </w:rPr>
            </w:pPr>
            <w:del w:id="11244"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F82422" w14:textId="77777777" w:rsidR="001D2698" w:rsidRDefault="00000000">
            <w:pPr>
              <w:rPr>
                <w:del w:id="11247" w:author="نویسنده" w:date="2026-10-18T12:19:01Z"/>
              </w:rPr>
            </w:pPr>
            <w:del w:id="11246"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8EFDE0" w14:textId="77777777" w:rsidR="001D2698" w:rsidRDefault="00000000">
            <w:pPr>
              <w:rPr>
                <w:del w:id="11249" w:author="نویسنده" w:date="2026-10-18T12:19:01Z"/>
              </w:rPr>
            </w:pPr>
            <w:del w:id="11248" w:author="نویسنده" w:date="2026-10-18T12:19:01Z">
              <w:r>
                <w:rPr>
                  <w:sz w:val="14"/>
                  <w:szCs w:val="14"/>
                </w:rPr>
                <w:delText>Ally – a conversational AI–based mobile app for stress prevention and…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AE45D3" w14:textId="77777777" w:rsidR="001D2698" w:rsidRDefault="00000000">
            <w:pPr>
              <w:rPr>
                <w:del w:id="11251" w:author="نویسنده" w:date="2026-10-18T12:19:01Z"/>
              </w:rPr>
            </w:pPr>
            <w:del w:id="11250"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B9AC7C" w14:textId="77777777" w:rsidR="001D2698" w:rsidRDefault="00000000">
            <w:pPr>
              <w:rPr>
                <w:del w:id="11253" w:author="نویسنده" w:date="2026-10-18T12:19:01Z"/>
              </w:rPr>
            </w:pPr>
            <w:del w:id="11252" w:author="نویسنده" w:date="2026-10-18T12:19:01Z">
              <w:r>
                <w:rPr>
                  <w:sz w:val="14"/>
                  <w:szCs w:val="14"/>
                </w:rPr>
                <w:delText>General adult population</w:delText>
              </w:r>
            </w:del>
          </w:p>
        </w:tc>
      </w:tr>
      <w:tr w:rsidR="001D2698" w14:paraId="6BED9FE9" w14:textId="77777777">
        <w:trPr>
          <w:del w:id="1126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7E717C" w14:textId="77777777" w:rsidR="001D2698" w:rsidRDefault="00000000">
            <w:pPr>
              <w:rPr>
                <w:del w:id="11256" w:author="نویسنده" w:date="2026-10-18T12:19:01Z"/>
              </w:rPr>
            </w:pPr>
            <w:del w:id="11255" w:author="نویسنده" w:date="2026-10-18T12:19:01Z">
              <w:r>
                <w:rPr>
                  <w:sz w:val="14"/>
                  <w:szCs w:val="14"/>
                </w:rPr>
                <w:delText>R208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D47DAF" w14:textId="77777777" w:rsidR="001D2698" w:rsidRDefault="00000000">
            <w:pPr>
              <w:rPr>
                <w:del w:id="11258" w:author="نویسنده" w:date="2026-10-18T12:19:01Z"/>
              </w:rPr>
            </w:pPr>
            <w:del w:id="11257"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E68209" w14:textId="77777777" w:rsidR="001D2698" w:rsidRDefault="00000000">
            <w:pPr>
              <w:rPr>
                <w:del w:id="11260" w:author="نویسنده" w:date="2026-10-18T12:19:01Z"/>
              </w:rPr>
            </w:pPr>
            <w:del w:id="11259"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17567C" w14:textId="77777777" w:rsidR="001D2698" w:rsidRDefault="00000000">
            <w:pPr>
              <w:rPr>
                <w:del w:id="11262" w:author="نویسنده" w:date="2026-10-18T12:19:01Z"/>
              </w:rPr>
            </w:pPr>
            <w:del w:id="11261" w:author="نویسنده" w:date="2026-10-18T12:19:01Z">
              <w:r>
                <w:rPr>
                  <w:sz w:val="14"/>
                  <w:szCs w:val="14"/>
                </w:rPr>
                <w:delText>How to Design Serendipity for Burnout Mitigation? A Serendipity-Oriented…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5D83E7" w14:textId="77777777" w:rsidR="001D2698" w:rsidRDefault="00000000">
            <w:pPr>
              <w:rPr>
                <w:del w:id="11264" w:author="نویسنده" w:date="2026-10-18T12:19:01Z"/>
              </w:rPr>
            </w:pPr>
            <w:del w:id="11263"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99F8E0" w14:textId="77777777" w:rsidR="001D2698" w:rsidRDefault="00000000">
            <w:pPr>
              <w:rPr>
                <w:del w:id="11266" w:author="نویسنده" w:date="2026-10-18T12:19:01Z"/>
              </w:rPr>
            </w:pPr>
            <w:del w:id="11265" w:author="نویسنده" w:date="2026-10-18T12:19:01Z">
              <w:r>
                <w:rPr>
                  <w:sz w:val="14"/>
                  <w:szCs w:val="14"/>
                </w:rPr>
                <w:delText>Users of an online dating platform</w:delText>
              </w:r>
            </w:del>
          </w:p>
        </w:tc>
      </w:tr>
      <w:tr w:rsidR="001D2698" w14:paraId="7F43E25E" w14:textId="77777777">
        <w:trPr>
          <w:del w:id="1128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1C9520" w14:textId="77777777" w:rsidR="001D2698" w:rsidRDefault="00000000">
            <w:pPr>
              <w:rPr>
                <w:del w:id="11269" w:author="نویسنده" w:date="2026-10-18T12:19:01Z"/>
              </w:rPr>
            </w:pPr>
            <w:del w:id="11268" w:author="نویسنده" w:date="2026-10-18T12:19:01Z">
              <w:r>
                <w:rPr>
                  <w:sz w:val="14"/>
                  <w:szCs w:val="14"/>
                </w:rPr>
                <w:delText>R213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919A41" w14:textId="77777777" w:rsidR="001D2698" w:rsidRDefault="00000000">
            <w:pPr>
              <w:rPr>
                <w:del w:id="11271" w:author="نویسنده" w:date="2026-10-18T12:19:01Z"/>
              </w:rPr>
            </w:pPr>
            <w:del w:id="11270"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D7A135" w14:textId="77777777" w:rsidR="001D2698" w:rsidRDefault="00000000">
            <w:pPr>
              <w:rPr>
                <w:del w:id="11273" w:author="نویسنده" w:date="2026-10-18T12:19:01Z"/>
              </w:rPr>
            </w:pPr>
            <w:del w:id="11272"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502FD1" w14:textId="77777777" w:rsidR="001D2698" w:rsidRDefault="00000000">
            <w:pPr>
              <w:rPr>
                <w:del w:id="11275" w:author="نویسنده" w:date="2026-10-18T12:19:01Z"/>
              </w:rPr>
            </w:pPr>
            <w:del w:id="11274" w:author="نویسنده" w:date="2026-10-18T12:19:01Z">
              <w:r>
                <w:rPr>
                  <w:sz w:val="14"/>
                  <w:szCs w:val="14"/>
                </w:rPr>
                <w:delText>A pilot randomized controlled trial of distance laughter therapy for…</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473C4B" w14:textId="77777777" w:rsidR="001D2698" w:rsidRDefault="00000000">
            <w:pPr>
              <w:rPr>
                <w:del w:id="11277" w:author="نویسنده" w:date="2026-10-18T12:19:01Z"/>
              </w:rPr>
            </w:pPr>
            <w:del w:id="11276"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E0DB24" w14:textId="77777777" w:rsidR="001D2698" w:rsidRDefault="00000000">
            <w:pPr>
              <w:rPr>
                <w:del w:id="11279" w:author="نویسنده" w:date="2026-10-18T12:19:01Z"/>
              </w:rPr>
            </w:pPr>
            <w:del w:id="11278" w:author="نویسنده" w:date="2026-10-18T12:19:01Z">
              <w:r>
                <w:rPr>
                  <w:sz w:val="14"/>
                  <w:szCs w:val="14"/>
                </w:rPr>
                <w:delText>Mothers, not a working population</w:delText>
              </w:r>
            </w:del>
          </w:p>
        </w:tc>
      </w:tr>
      <w:tr w:rsidR="001D2698" w14:paraId="23A94199" w14:textId="77777777">
        <w:trPr>
          <w:del w:id="1129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503EBC" w14:textId="77777777" w:rsidR="001D2698" w:rsidRDefault="00000000">
            <w:pPr>
              <w:rPr>
                <w:del w:id="11282" w:author="نویسنده" w:date="2026-10-18T12:19:01Z"/>
              </w:rPr>
            </w:pPr>
            <w:del w:id="11281" w:author="نویسنده" w:date="2026-10-18T12:19:01Z">
              <w:r>
                <w:rPr>
                  <w:sz w:val="14"/>
                  <w:szCs w:val="14"/>
                </w:rPr>
                <w:delText>R214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83A59D" w14:textId="77777777" w:rsidR="001D2698" w:rsidRDefault="00000000">
            <w:pPr>
              <w:rPr>
                <w:del w:id="11284" w:author="نویسنده" w:date="2026-10-18T12:19:01Z"/>
              </w:rPr>
            </w:pPr>
            <w:del w:id="11283"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75406B" w14:textId="77777777" w:rsidR="001D2698" w:rsidRDefault="00000000">
            <w:pPr>
              <w:rPr>
                <w:del w:id="11286" w:author="نویسنده" w:date="2026-10-18T12:19:01Z"/>
              </w:rPr>
            </w:pPr>
            <w:del w:id="11285"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350E2F" w14:textId="77777777" w:rsidR="001D2698" w:rsidRDefault="00000000">
            <w:pPr>
              <w:rPr>
                <w:del w:id="11288" w:author="نویسنده" w:date="2026-10-18T12:19:01Z"/>
              </w:rPr>
            </w:pPr>
            <w:del w:id="11287" w:author="نویسنده" w:date="2026-10-18T12:19:01Z">
              <w:r>
                <w:rPr>
                  <w:sz w:val="14"/>
                  <w:szCs w:val="14"/>
                </w:rPr>
                <w:delText>Effectiveness of a Nature Sports Program on Burnout Among Nursing…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6DD539" w14:textId="77777777" w:rsidR="001D2698" w:rsidRDefault="00000000">
            <w:pPr>
              <w:rPr>
                <w:del w:id="11290" w:author="نویسنده" w:date="2026-10-18T12:19:01Z"/>
              </w:rPr>
            </w:pPr>
            <w:del w:id="11289"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99D5BB" w14:textId="77777777" w:rsidR="001D2698" w:rsidRDefault="00000000">
            <w:pPr>
              <w:rPr>
                <w:del w:id="11292" w:author="نویسنده" w:date="2026-10-18T12:19:01Z"/>
              </w:rPr>
            </w:pPr>
            <w:del w:id="11291" w:author="نویسنده" w:date="2026-10-18T12:19:01Z">
              <w:r>
                <w:rPr>
                  <w:sz w:val="14"/>
                  <w:szCs w:val="14"/>
                </w:rPr>
                <w:delText>Nursing students</w:delText>
              </w:r>
            </w:del>
          </w:p>
        </w:tc>
      </w:tr>
      <w:tr w:rsidR="001D2698" w14:paraId="547C05CD" w14:textId="77777777">
        <w:trPr>
          <w:del w:id="1130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465C2E" w14:textId="77777777" w:rsidR="001D2698" w:rsidRDefault="00000000">
            <w:pPr>
              <w:rPr>
                <w:del w:id="11295" w:author="نویسنده" w:date="2026-10-18T12:19:01Z"/>
              </w:rPr>
            </w:pPr>
            <w:del w:id="11294" w:author="نویسنده" w:date="2026-10-18T12:19:01Z">
              <w:r>
                <w:rPr>
                  <w:sz w:val="14"/>
                  <w:szCs w:val="14"/>
                </w:rPr>
                <w:delText>R226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4B2322" w14:textId="77777777" w:rsidR="001D2698" w:rsidRDefault="00000000">
            <w:pPr>
              <w:rPr>
                <w:del w:id="11297" w:author="نویسنده" w:date="2026-10-18T12:19:01Z"/>
              </w:rPr>
            </w:pPr>
            <w:del w:id="11296"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8FA1B3" w14:textId="77777777" w:rsidR="001D2698" w:rsidRDefault="00000000">
            <w:pPr>
              <w:rPr>
                <w:del w:id="11299" w:author="نویسنده" w:date="2026-10-18T12:19:01Z"/>
              </w:rPr>
            </w:pPr>
            <w:del w:id="11298" w:author="نویسنده" w:date="2026-10-18T12:19:01Z">
              <w:r>
                <w:rPr>
                  <w:sz w:val="14"/>
                  <w:szCs w:val="14"/>
                </w:rPr>
                <w:delText>2024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3B1B68" w14:textId="77777777" w:rsidR="001D2698" w:rsidRDefault="00000000">
            <w:pPr>
              <w:rPr>
                <w:del w:id="11301" w:author="نویسنده" w:date="2026-10-18T12:19:01Z"/>
              </w:rPr>
            </w:pPr>
            <w:del w:id="11300" w:author="نویسنده" w:date="2026-10-18T12:19:01Z">
              <w:r>
                <w:rPr>
                  <w:sz w:val="14"/>
                  <w:szCs w:val="14"/>
                </w:rPr>
                <w:delText>Economic evaluation of remote monitoring for implantable cardiac devices:…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973448" w14:textId="77777777" w:rsidR="001D2698" w:rsidRDefault="00000000">
            <w:pPr>
              <w:rPr>
                <w:del w:id="11303" w:author="نویسنده" w:date="2026-10-18T12:19:01Z"/>
              </w:rPr>
            </w:pPr>
            <w:del w:id="11302"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BD7D47" w14:textId="77777777" w:rsidR="001D2698" w:rsidRDefault="00000000">
            <w:pPr>
              <w:rPr>
                <w:del w:id="11305" w:author="نویسنده" w:date="2026-10-18T12:19:01Z"/>
              </w:rPr>
            </w:pPr>
            <w:del w:id="11304" w:author="نویسنده" w:date="2026-10-18T12:19:01Z">
              <w:r>
                <w:rPr>
                  <w:sz w:val="14"/>
                  <w:szCs w:val="14"/>
                </w:rPr>
                <w:delText>Patients with cardiac devices; economic evaluation</w:delText>
              </w:r>
            </w:del>
          </w:p>
        </w:tc>
      </w:tr>
      <w:tr w:rsidR="001D2698" w14:paraId="40BF16B5" w14:textId="77777777">
        <w:trPr>
          <w:del w:id="1131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F770BA" w14:textId="77777777" w:rsidR="001D2698" w:rsidRDefault="00000000">
            <w:pPr>
              <w:rPr>
                <w:del w:id="11308" w:author="نویسنده" w:date="2026-10-18T12:19:01Z"/>
              </w:rPr>
            </w:pPr>
            <w:del w:id="11307" w:author="نویسنده" w:date="2026-10-18T12:19:01Z">
              <w:r>
                <w:rPr>
                  <w:sz w:val="14"/>
                  <w:szCs w:val="14"/>
                </w:rPr>
                <w:delText>R227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AC4E97" w14:textId="77777777" w:rsidR="001D2698" w:rsidRDefault="00000000">
            <w:pPr>
              <w:rPr>
                <w:del w:id="11310" w:author="نویسنده" w:date="2026-10-18T12:19:01Z"/>
              </w:rPr>
            </w:pPr>
            <w:del w:id="11309"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4FA11D" w14:textId="77777777" w:rsidR="001D2698" w:rsidRDefault="00000000">
            <w:pPr>
              <w:rPr>
                <w:del w:id="11312" w:author="نویسنده" w:date="2026-10-18T12:19:01Z"/>
              </w:rPr>
            </w:pPr>
            <w:del w:id="11311" w:author="نویسنده" w:date="2026-10-18T12:19:01Z">
              <w:r>
                <w:rPr>
                  <w:sz w:val="14"/>
                  <w:szCs w:val="14"/>
                </w:rPr>
                <w:delText>2019</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E4C076" w14:textId="77777777" w:rsidR="001D2698" w:rsidRDefault="00000000">
            <w:pPr>
              <w:rPr>
                <w:del w:id="11314" w:author="نویسنده" w:date="2026-10-18T12:19:01Z"/>
              </w:rPr>
            </w:pPr>
            <w:del w:id="11313" w:author="نویسنده" w:date="2026-10-18T12:19:01Z">
              <w:r>
                <w:rPr>
                  <w:sz w:val="14"/>
                  <w:szCs w:val="14"/>
                </w:rPr>
                <w:delText>A mixed-methods study of provider perspectives on My Birth Control: a…</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B82A10" w14:textId="77777777" w:rsidR="001D2698" w:rsidRDefault="00000000">
            <w:pPr>
              <w:rPr>
                <w:del w:id="11316" w:author="نویسنده" w:date="2026-10-18T12:19:01Z"/>
              </w:rPr>
            </w:pPr>
            <w:del w:id="11315"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326E53" w14:textId="77777777" w:rsidR="001D2698" w:rsidRDefault="00000000">
            <w:pPr>
              <w:rPr>
                <w:del w:id="11318" w:author="نویسنده" w:date="2026-10-18T12:19:01Z"/>
              </w:rPr>
            </w:pPr>
            <w:del w:id="11317" w:author="نویسنده" w:date="2026-10-18T12:19:01Z">
              <w:r>
                <w:rPr>
                  <w:sz w:val="14"/>
                  <w:szCs w:val="14"/>
                </w:rPr>
                <w:delText>Patients and providers evaluating a decision tool; not a burnout trial</w:delText>
              </w:r>
            </w:del>
          </w:p>
        </w:tc>
      </w:tr>
      <w:tr w:rsidR="001D2698" w14:paraId="25E5B243" w14:textId="77777777">
        <w:trPr>
          <w:del w:id="1133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D6EC34" w14:textId="77777777" w:rsidR="001D2698" w:rsidRDefault="00000000">
            <w:pPr>
              <w:rPr>
                <w:del w:id="11321" w:author="نویسنده" w:date="2026-10-18T12:19:01Z"/>
              </w:rPr>
            </w:pPr>
            <w:del w:id="11320" w:author="نویسنده" w:date="2026-10-18T12:19:01Z">
              <w:r>
                <w:rPr>
                  <w:sz w:val="14"/>
                  <w:szCs w:val="14"/>
                </w:rPr>
                <w:delText>R229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307E8D" w14:textId="77777777" w:rsidR="001D2698" w:rsidRDefault="00000000">
            <w:pPr>
              <w:rPr>
                <w:del w:id="11323" w:author="نویسنده" w:date="2026-10-18T12:19:01Z"/>
              </w:rPr>
            </w:pPr>
            <w:del w:id="11322"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73C436" w14:textId="77777777" w:rsidR="001D2698" w:rsidRDefault="00000000">
            <w:pPr>
              <w:rPr>
                <w:del w:id="11325" w:author="نویسنده" w:date="2026-10-18T12:19:01Z"/>
              </w:rPr>
            </w:pPr>
            <w:del w:id="11324" w:author="نویسنده" w:date="2026-10-18T12:19:01Z">
              <w:r>
                <w:rPr>
                  <w:sz w:val="14"/>
                  <w:szCs w:val="14"/>
                </w:rPr>
                <w:delText>2019</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3B0F0E" w14:textId="77777777" w:rsidR="001D2698" w:rsidRDefault="00000000">
            <w:pPr>
              <w:rPr>
                <w:del w:id="11327" w:author="نویسنده" w:date="2026-10-18T12:19:01Z"/>
              </w:rPr>
            </w:pPr>
            <w:del w:id="11326" w:author="نویسنده" w:date="2026-10-18T12:19:01Z">
              <w:r>
                <w:rPr>
                  <w:sz w:val="14"/>
                  <w:szCs w:val="14"/>
                </w:rPr>
                <w:delText>Hashtag burnout? A control experiment investigating how political…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BD51D8" w14:textId="77777777" w:rsidR="001D2698" w:rsidRDefault="00000000">
            <w:pPr>
              <w:rPr>
                <w:del w:id="11329" w:author="نویسنده" w:date="2026-10-18T12:19:01Z"/>
              </w:rPr>
            </w:pPr>
            <w:del w:id="11328"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F9A96F" w14:textId="77777777" w:rsidR="001D2698" w:rsidRDefault="00000000">
            <w:pPr>
              <w:rPr>
                <w:del w:id="11331" w:author="نویسنده" w:date="2026-10-18T12:19:01Z"/>
              </w:rPr>
            </w:pPr>
            <w:del w:id="11330" w:author="نویسنده" w:date="2026-10-18T12:19:01Z">
              <w:r>
                <w:rPr>
                  <w:sz w:val="14"/>
                  <w:szCs w:val="14"/>
                </w:rPr>
                <w:delText>General-public experiment on news reactions</w:delText>
              </w:r>
            </w:del>
          </w:p>
        </w:tc>
      </w:tr>
      <w:tr w:rsidR="001D2698" w14:paraId="32DFE990" w14:textId="77777777">
        <w:trPr>
          <w:del w:id="1134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F46AE2" w14:textId="77777777" w:rsidR="001D2698" w:rsidRDefault="00000000">
            <w:pPr>
              <w:rPr>
                <w:del w:id="11334" w:author="نویسنده" w:date="2026-10-18T12:19:01Z"/>
              </w:rPr>
            </w:pPr>
            <w:del w:id="11333" w:author="نویسنده" w:date="2026-10-18T12:19:01Z">
              <w:r>
                <w:rPr>
                  <w:sz w:val="14"/>
                  <w:szCs w:val="14"/>
                </w:rPr>
                <w:delText>R244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B5694B" w14:textId="77777777" w:rsidR="001D2698" w:rsidRDefault="00000000">
            <w:pPr>
              <w:rPr>
                <w:del w:id="11336" w:author="نویسنده" w:date="2026-10-18T12:19:01Z"/>
              </w:rPr>
            </w:pPr>
            <w:del w:id="11335"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955291" w14:textId="77777777" w:rsidR="001D2698" w:rsidRDefault="00000000">
            <w:pPr>
              <w:rPr>
                <w:del w:id="11338" w:author="نویسنده" w:date="2026-10-18T12:19:01Z"/>
              </w:rPr>
            </w:pPr>
            <w:del w:id="11337"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8D42F2" w14:textId="77777777" w:rsidR="001D2698" w:rsidRDefault="00000000">
            <w:pPr>
              <w:rPr>
                <w:del w:id="11340" w:author="نویسنده" w:date="2026-10-18T12:19:01Z"/>
              </w:rPr>
            </w:pPr>
            <w:del w:id="11339" w:author="نویسنده" w:date="2026-10-18T12:19:01Z">
              <w:r>
                <w:rPr>
                  <w:sz w:val="14"/>
                  <w:szCs w:val="14"/>
                </w:rPr>
                <w:delText>Effect of Heartfulness Meditation on Stress Biomarkers, Burnout and…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4DEF37" w14:textId="77777777" w:rsidR="001D2698" w:rsidRDefault="00000000">
            <w:pPr>
              <w:rPr>
                <w:del w:id="11342" w:author="نویسنده" w:date="2026-10-18T12:19:01Z"/>
              </w:rPr>
            </w:pPr>
            <w:del w:id="11341"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DEFEC1" w14:textId="77777777" w:rsidR="001D2698" w:rsidRDefault="00000000">
            <w:pPr>
              <w:rPr>
                <w:del w:id="11344" w:author="نویسنده" w:date="2026-10-18T12:19:01Z"/>
              </w:rPr>
            </w:pPr>
            <w:del w:id="11343" w:author="نویسنده" w:date="2026-10-18T12:19:01Z">
              <w:r>
                <w:rPr>
                  <w:sz w:val="14"/>
                  <w:szCs w:val="14"/>
                </w:rPr>
                <w:delText>Participants aged 18-24 years with perceived stress; not a working population</w:delText>
              </w:r>
            </w:del>
          </w:p>
        </w:tc>
      </w:tr>
      <w:tr w:rsidR="001D2698" w14:paraId="22E668B8" w14:textId="77777777">
        <w:trPr>
          <w:del w:id="1135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0FFCAC" w14:textId="77777777" w:rsidR="001D2698" w:rsidRDefault="00000000">
            <w:pPr>
              <w:rPr>
                <w:del w:id="11347" w:author="نویسنده" w:date="2026-10-18T12:19:01Z"/>
              </w:rPr>
            </w:pPr>
            <w:del w:id="11346" w:author="نویسنده" w:date="2026-10-18T12:19:01Z">
              <w:r>
                <w:rPr>
                  <w:sz w:val="14"/>
                  <w:szCs w:val="14"/>
                </w:rPr>
                <w:lastRenderedPageBreak/>
                <w:delText>R253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5D37A4" w14:textId="77777777" w:rsidR="001D2698" w:rsidRDefault="00000000">
            <w:pPr>
              <w:rPr>
                <w:del w:id="11349" w:author="نویسنده" w:date="2026-10-18T12:19:01Z"/>
              </w:rPr>
            </w:pPr>
            <w:del w:id="11348"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2C4A4C" w14:textId="77777777" w:rsidR="001D2698" w:rsidRDefault="00000000">
            <w:pPr>
              <w:rPr>
                <w:del w:id="11351" w:author="نویسنده" w:date="2026-10-18T12:19:01Z"/>
              </w:rPr>
            </w:pPr>
            <w:del w:id="11350" w:author="نویسنده" w:date="2026-10-18T12:19:01Z">
              <w:r>
                <w:rPr>
                  <w:sz w:val="14"/>
                  <w:szCs w:val="14"/>
                </w:rPr>
                <w:delText>2021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2B1688" w14:textId="77777777" w:rsidR="001D2698" w:rsidRDefault="00000000">
            <w:pPr>
              <w:rPr>
                <w:del w:id="11353" w:author="نویسنده" w:date="2026-10-18T12:19:01Z"/>
              </w:rPr>
            </w:pPr>
            <w:del w:id="11352" w:author="نویسنده" w:date="2026-10-18T12:19:01Z">
              <w:r>
                <w:rPr>
                  <w:sz w:val="14"/>
                  <w:szCs w:val="14"/>
                </w:rPr>
                <w:delText>A pilot study investigating the efficacy of brief, phone-based,…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C3FD7" w14:textId="77777777" w:rsidR="001D2698" w:rsidRDefault="00000000">
            <w:pPr>
              <w:rPr>
                <w:del w:id="11355" w:author="نویسنده" w:date="2026-10-18T12:19:01Z"/>
              </w:rPr>
            </w:pPr>
            <w:del w:id="11354"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F9EC2E" w14:textId="77777777" w:rsidR="001D2698" w:rsidRDefault="00000000">
            <w:pPr>
              <w:rPr>
                <w:del w:id="11357" w:author="نویسنده" w:date="2026-10-18T12:19:01Z"/>
              </w:rPr>
            </w:pPr>
            <w:del w:id="11356" w:author="نویسنده" w:date="2026-10-18T12:19:01Z">
              <w:r>
                <w:rPr>
                  <w:sz w:val="14"/>
                  <w:szCs w:val="14"/>
                </w:rPr>
                <w:delText>Doctoral students</w:delText>
              </w:r>
            </w:del>
          </w:p>
        </w:tc>
      </w:tr>
      <w:tr w:rsidR="001D2698" w14:paraId="7037E007" w14:textId="77777777">
        <w:trPr>
          <w:del w:id="1137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4C23AC" w14:textId="77777777" w:rsidR="001D2698" w:rsidRDefault="00000000">
            <w:pPr>
              <w:rPr>
                <w:del w:id="11360" w:author="نویسنده" w:date="2026-10-18T12:19:01Z"/>
              </w:rPr>
            </w:pPr>
            <w:del w:id="11359" w:author="نویسنده" w:date="2026-10-18T12:19:01Z">
              <w:r>
                <w:rPr>
                  <w:sz w:val="14"/>
                  <w:szCs w:val="14"/>
                </w:rPr>
                <w:delText>R258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016C9B" w14:textId="77777777" w:rsidR="001D2698" w:rsidRDefault="00000000">
            <w:pPr>
              <w:rPr>
                <w:del w:id="11362" w:author="نویسنده" w:date="2026-10-18T12:19:01Z"/>
              </w:rPr>
            </w:pPr>
            <w:del w:id="11361"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B0382C" w14:textId="77777777" w:rsidR="001D2698" w:rsidRDefault="00000000">
            <w:pPr>
              <w:rPr>
                <w:del w:id="11364" w:author="نویسنده" w:date="2026-10-18T12:19:01Z"/>
              </w:rPr>
            </w:pPr>
            <w:del w:id="11363" w:author="نویسنده" w:date="2026-10-18T12:19:01Z">
              <w:r>
                <w:rPr>
                  <w:sz w:val="14"/>
                  <w:szCs w:val="14"/>
                </w:rPr>
                <w:delText>2013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67BCDD" w14:textId="77777777" w:rsidR="001D2698" w:rsidRDefault="00000000">
            <w:pPr>
              <w:rPr>
                <w:del w:id="11366" w:author="نویسنده" w:date="2026-10-18T12:19:01Z"/>
              </w:rPr>
            </w:pPr>
            <w:del w:id="11365" w:author="نویسنده" w:date="2026-10-18T12:19:01Z">
              <w:r>
                <w:rPr>
                  <w:sz w:val="14"/>
                  <w:szCs w:val="14"/>
                </w:rPr>
                <w:delText>Hypnotic tape intervention ameliorates stress: a randomized, control study.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C52BB3" w14:textId="77777777" w:rsidR="001D2698" w:rsidRDefault="00000000">
            <w:pPr>
              <w:rPr>
                <w:del w:id="11368" w:author="نویسنده" w:date="2026-10-18T12:19:01Z"/>
              </w:rPr>
            </w:pPr>
            <w:del w:id="11367"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2A3B75" w14:textId="77777777" w:rsidR="001D2698" w:rsidRDefault="00000000">
            <w:pPr>
              <w:rPr>
                <w:del w:id="11370" w:author="نویسنده" w:date="2026-10-18T12:19:01Z"/>
              </w:rPr>
            </w:pPr>
            <w:del w:id="11369" w:author="نویسنده" w:date="2026-10-18T12:19:01Z">
              <w:r>
                <w:rPr>
                  <w:sz w:val="14"/>
                  <w:szCs w:val="14"/>
                </w:rPr>
                <w:delText>Volunteers from mixed groups; not a working population</w:delText>
              </w:r>
            </w:del>
          </w:p>
        </w:tc>
      </w:tr>
      <w:tr w:rsidR="001D2698" w14:paraId="4E328A05" w14:textId="77777777">
        <w:trPr>
          <w:del w:id="1138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9A555F" w14:textId="77777777" w:rsidR="001D2698" w:rsidRDefault="00000000">
            <w:pPr>
              <w:rPr>
                <w:del w:id="11373" w:author="نویسنده" w:date="2026-10-18T12:19:01Z"/>
              </w:rPr>
            </w:pPr>
            <w:del w:id="11372" w:author="نویسنده" w:date="2026-10-18T12:19:01Z">
              <w:r>
                <w:rPr>
                  <w:sz w:val="14"/>
                  <w:szCs w:val="14"/>
                </w:rPr>
                <w:delText>R263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C9D57B" w14:textId="77777777" w:rsidR="001D2698" w:rsidRDefault="00000000">
            <w:pPr>
              <w:rPr>
                <w:del w:id="11375" w:author="نویسنده" w:date="2026-10-18T12:19:01Z"/>
              </w:rPr>
            </w:pPr>
            <w:del w:id="11374"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0FC3D3" w14:textId="77777777" w:rsidR="001D2698" w:rsidRDefault="00000000">
            <w:pPr>
              <w:rPr>
                <w:del w:id="11377" w:author="نویسنده" w:date="2026-10-18T12:19:01Z"/>
              </w:rPr>
            </w:pPr>
            <w:del w:id="11376"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D83E1C" w14:textId="77777777" w:rsidR="001D2698" w:rsidRDefault="00000000">
            <w:pPr>
              <w:rPr>
                <w:del w:id="11379" w:author="نویسنده" w:date="2026-10-18T12:19:01Z"/>
              </w:rPr>
            </w:pPr>
            <w:del w:id="11378" w:author="نویسنده" w:date="2026-10-18T12:19:01Z">
              <w:r>
                <w:rPr>
                  <w:sz w:val="14"/>
                  <w:szCs w:val="14"/>
                </w:rPr>
                <w:delText>Effects of building resilience skills among undergraduate medical…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D38473" w14:textId="77777777" w:rsidR="001D2698" w:rsidRDefault="00000000">
            <w:pPr>
              <w:rPr>
                <w:del w:id="11381" w:author="نویسنده" w:date="2026-10-18T12:19:01Z"/>
              </w:rPr>
            </w:pPr>
            <w:del w:id="11380"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8D062B" w14:textId="77777777" w:rsidR="001D2698" w:rsidRDefault="00000000">
            <w:pPr>
              <w:rPr>
                <w:del w:id="11383" w:author="نویسنده" w:date="2026-10-18T12:19:01Z"/>
              </w:rPr>
            </w:pPr>
            <w:del w:id="11382" w:author="نویسنده" w:date="2026-10-18T12:19:01Z">
              <w:r>
                <w:rPr>
                  <w:sz w:val="14"/>
                  <w:szCs w:val="14"/>
                </w:rPr>
                <w:delText>Undergraduate medical students</w:delText>
              </w:r>
            </w:del>
          </w:p>
        </w:tc>
      </w:tr>
      <w:tr w:rsidR="001D2698" w14:paraId="451AB5F6" w14:textId="77777777">
        <w:trPr>
          <w:del w:id="1139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E5B8F6" w14:textId="77777777" w:rsidR="001D2698" w:rsidRDefault="00000000">
            <w:pPr>
              <w:rPr>
                <w:del w:id="11386" w:author="نویسنده" w:date="2026-10-18T12:19:01Z"/>
              </w:rPr>
            </w:pPr>
            <w:del w:id="11385" w:author="نویسنده" w:date="2026-10-18T12:19:01Z">
              <w:r>
                <w:rPr>
                  <w:sz w:val="14"/>
                  <w:szCs w:val="14"/>
                </w:rPr>
                <w:delText>R271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F5725C" w14:textId="77777777" w:rsidR="001D2698" w:rsidRDefault="00000000">
            <w:pPr>
              <w:rPr>
                <w:del w:id="11388" w:author="نویسنده" w:date="2026-10-18T12:19:01Z"/>
              </w:rPr>
            </w:pPr>
            <w:del w:id="11387"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3107B7" w14:textId="77777777" w:rsidR="001D2698" w:rsidRDefault="00000000">
            <w:pPr>
              <w:rPr>
                <w:del w:id="11390" w:author="نویسنده" w:date="2026-10-18T12:19:01Z"/>
              </w:rPr>
            </w:pPr>
            <w:del w:id="11389" w:author="نویسنده" w:date="2026-10-18T12:19:01Z">
              <w:r>
                <w:rPr>
                  <w:sz w:val="14"/>
                  <w:szCs w:val="14"/>
                </w:rPr>
                <w:delText>2019</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01DE94" w14:textId="77777777" w:rsidR="001D2698" w:rsidRDefault="00000000">
            <w:pPr>
              <w:rPr>
                <w:del w:id="11392" w:author="نویسنده" w:date="2026-10-18T12:19:01Z"/>
              </w:rPr>
            </w:pPr>
            <w:del w:id="11391" w:author="نویسنده" w:date="2026-10-18T12:19:01Z">
              <w:r>
                <w:rPr>
                  <w:sz w:val="14"/>
                  <w:szCs w:val="14"/>
                </w:rPr>
                <w:delText>Toward fostering resilience on a large scale: Connecting communities of…</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C4D192" w14:textId="77777777" w:rsidR="001D2698" w:rsidRDefault="00000000">
            <w:pPr>
              <w:rPr>
                <w:del w:id="11394" w:author="نویسنده" w:date="2026-10-18T12:19:01Z"/>
              </w:rPr>
            </w:pPr>
            <w:del w:id="11393"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A8A6FB" w14:textId="77777777" w:rsidR="001D2698" w:rsidRDefault="00000000">
            <w:pPr>
              <w:rPr>
                <w:del w:id="11396" w:author="نویسنده" w:date="2026-10-18T12:19:01Z"/>
              </w:rPr>
            </w:pPr>
            <w:del w:id="11395" w:author="نویسنده" w:date="2026-10-18T12:19:01Z">
              <w:r>
                <w:rPr>
                  <w:sz w:val="14"/>
                  <w:szCs w:val="14"/>
                </w:rPr>
                <w:delText xml:space="preserve">Mothers at risk of stress in a community programme</w:delText>
              </w:r>
            </w:del>
          </w:p>
        </w:tc>
      </w:tr>
      <w:tr w:rsidR="001D2698" w14:paraId="51A06B5A" w14:textId="77777777">
        <w:trPr>
          <w:del w:id="1141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C382D9" w14:textId="77777777" w:rsidR="001D2698" w:rsidRDefault="00000000">
            <w:pPr>
              <w:rPr>
                <w:del w:id="11399" w:author="نویسنده" w:date="2026-10-18T12:19:01Z"/>
              </w:rPr>
            </w:pPr>
            <w:del w:id="11398" w:author="نویسنده" w:date="2026-10-18T12:19:01Z">
              <w:r>
                <w:rPr>
                  <w:sz w:val="14"/>
                  <w:szCs w:val="14"/>
                </w:rPr>
                <w:delText>R272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7F888F" w14:textId="77777777" w:rsidR="001D2698" w:rsidRDefault="00000000">
            <w:pPr>
              <w:rPr>
                <w:del w:id="11401" w:author="نویسنده" w:date="2026-10-18T12:19:01Z"/>
              </w:rPr>
            </w:pPr>
            <w:del w:id="11400"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A6CBF6" w14:textId="77777777" w:rsidR="001D2698" w:rsidRDefault="00000000">
            <w:pPr>
              <w:rPr>
                <w:del w:id="11403" w:author="نویسنده" w:date="2026-10-18T12:19:01Z"/>
              </w:rPr>
            </w:pPr>
            <w:del w:id="11402"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EB796D" w14:textId="77777777" w:rsidR="001D2698" w:rsidRDefault="00000000">
            <w:pPr>
              <w:rPr>
                <w:del w:id="11405" w:author="نویسنده" w:date="2026-10-18T12:19:01Z"/>
              </w:rPr>
            </w:pPr>
            <w:del w:id="11404" w:author="نویسنده" w:date="2026-10-18T12:19:01Z">
              <w:r>
                <w:rPr>
                  <w:sz w:val="14"/>
                  <w:szCs w:val="14"/>
                </w:rPr>
                <w:delText>A clinical trial of cognitive behavioral interventions for social media…</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9E3B5E" w14:textId="77777777" w:rsidR="001D2698" w:rsidRDefault="00000000">
            <w:pPr>
              <w:rPr>
                <w:del w:id="11407" w:author="نویسنده" w:date="2026-10-18T12:19:01Z"/>
              </w:rPr>
            </w:pPr>
            <w:del w:id="11406"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5846CA" w14:textId="77777777" w:rsidR="001D2698" w:rsidRDefault="00000000">
            <w:pPr>
              <w:rPr>
                <w:del w:id="11409" w:author="نویسنده" w:date="2026-10-18T12:19:01Z"/>
              </w:rPr>
            </w:pPr>
            <w:del w:id="11408" w:author="نویسنده" w:date="2026-10-18T12:19:01Z">
              <w:r>
                <w:rPr>
                  <w:sz w:val="14"/>
                  <w:szCs w:val="14"/>
                </w:rPr>
                <w:delText>University students</w:delText>
              </w:r>
            </w:del>
          </w:p>
        </w:tc>
      </w:tr>
      <w:tr w:rsidR="001D2698" w14:paraId="4D8308EA" w14:textId="77777777">
        <w:trPr>
          <w:del w:id="1142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434FD6" w14:textId="77777777" w:rsidR="001D2698" w:rsidRDefault="00000000">
            <w:pPr>
              <w:rPr>
                <w:del w:id="11412" w:author="نویسنده" w:date="2026-10-18T12:19:01Z"/>
              </w:rPr>
            </w:pPr>
            <w:del w:id="11411" w:author="نویسنده" w:date="2026-10-18T12:19:01Z">
              <w:r>
                <w:rPr>
                  <w:sz w:val="14"/>
                  <w:szCs w:val="14"/>
                </w:rPr>
                <w:delText>R273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5A8D0C" w14:textId="77777777" w:rsidR="001D2698" w:rsidRDefault="00000000">
            <w:pPr>
              <w:rPr>
                <w:del w:id="11414" w:author="نویسنده" w:date="2026-10-18T12:19:01Z"/>
              </w:rPr>
            </w:pPr>
            <w:del w:id="11413"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E1EA11" w14:textId="77777777" w:rsidR="001D2698" w:rsidRDefault="00000000">
            <w:pPr>
              <w:rPr>
                <w:del w:id="11416" w:author="نویسنده" w:date="2026-10-18T12:19:01Z"/>
              </w:rPr>
            </w:pPr>
            <w:del w:id="11415"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DD4672" w14:textId="77777777" w:rsidR="001D2698" w:rsidRDefault="00000000">
            <w:pPr>
              <w:rPr>
                <w:del w:id="11418" w:author="نویسنده" w:date="2026-10-18T12:19:01Z"/>
              </w:rPr>
            </w:pPr>
            <w:del w:id="11417" w:author="نویسنده" w:date="2026-10-18T12:19:01Z">
              <w:r>
                <w:rPr>
                  <w:sz w:val="14"/>
                  <w:szCs w:val="14"/>
                </w:rPr>
                <w:delText xml:space="preserve">Metabolic and Psychological Effects of Mylife CamAPS FX Hybrid…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E46D0F" w14:textId="77777777" w:rsidR="001D2698" w:rsidRDefault="00000000">
            <w:pPr>
              <w:rPr>
                <w:del w:id="11420" w:author="نویسنده" w:date="2026-10-18T12:19:01Z"/>
              </w:rPr>
            </w:pPr>
            <w:del w:id="11419"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38DD00" w14:textId="77777777" w:rsidR="001D2698" w:rsidRDefault="00000000">
            <w:pPr>
              <w:rPr>
                <w:del w:id="11422" w:author="نویسنده" w:date="2026-10-18T12:19:01Z"/>
              </w:rPr>
            </w:pPr>
            <w:del w:id="11421" w:author="نویسنده" w:date="2026-10-18T12:19:01Z">
              <w:r>
                <w:rPr>
                  <w:sz w:val="14"/>
                  <w:szCs w:val="14"/>
                </w:rPr>
                <w:delText>Adults with type 1 diabetes</w:delText>
              </w:r>
            </w:del>
          </w:p>
        </w:tc>
      </w:tr>
      <w:tr w:rsidR="001D2698" w14:paraId="14C2AAA7" w14:textId="77777777">
        <w:trPr>
          <w:del w:id="1143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F9D086" w14:textId="77777777" w:rsidR="001D2698" w:rsidRDefault="00000000">
            <w:pPr>
              <w:rPr>
                <w:del w:id="11425" w:author="نویسنده" w:date="2026-10-18T12:19:01Z"/>
              </w:rPr>
            </w:pPr>
            <w:del w:id="11424" w:author="نویسنده" w:date="2026-10-18T12:19:01Z">
              <w:r>
                <w:rPr>
                  <w:sz w:val="14"/>
                  <w:szCs w:val="14"/>
                </w:rPr>
                <w:delText>R274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C18484" w14:textId="77777777" w:rsidR="001D2698" w:rsidRDefault="00000000">
            <w:pPr>
              <w:rPr>
                <w:del w:id="11427" w:author="نویسنده" w:date="2026-10-18T12:19:01Z"/>
              </w:rPr>
            </w:pPr>
            <w:del w:id="11426"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057BA5" w14:textId="77777777" w:rsidR="001D2698" w:rsidRDefault="00000000">
            <w:pPr>
              <w:rPr>
                <w:del w:id="11429" w:author="نویسنده" w:date="2026-10-18T12:19:01Z"/>
              </w:rPr>
            </w:pPr>
            <w:del w:id="11428"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652B8E" w14:textId="77777777" w:rsidR="001D2698" w:rsidRDefault="00000000">
            <w:pPr>
              <w:rPr>
                <w:del w:id="11431" w:author="نویسنده" w:date="2026-10-18T12:19:01Z"/>
              </w:rPr>
            </w:pPr>
            <w:del w:id="11430" w:author="نویسنده" w:date="2026-10-18T12:19:01Z">
              <w:r>
                <w:rPr>
                  <w:sz w:val="14"/>
                  <w:szCs w:val="14"/>
                </w:rPr>
                <w:delText>Impact of AI-Generated Feedback on Dental Student Performance in…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44AC6B" w14:textId="77777777" w:rsidR="001D2698" w:rsidRDefault="00000000">
            <w:pPr>
              <w:rPr>
                <w:del w:id="11433" w:author="نویسنده" w:date="2026-10-18T12:19:01Z"/>
              </w:rPr>
            </w:pPr>
            <w:del w:id="11432"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9769CC" w14:textId="77777777" w:rsidR="001D2698" w:rsidRDefault="00000000">
            <w:pPr>
              <w:rPr>
                <w:del w:id="11435" w:author="نویسنده" w:date="2026-10-18T12:19:01Z"/>
              </w:rPr>
            </w:pPr>
            <w:del w:id="11434" w:author="نویسنده" w:date="2026-10-18T12:19:01Z">
              <w:r>
                <w:rPr>
                  <w:sz w:val="14"/>
                  <w:szCs w:val="14"/>
                </w:rPr>
                <w:delText>Dental students</w:delText>
              </w:r>
            </w:del>
          </w:p>
        </w:tc>
      </w:tr>
      <w:tr w:rsidR="001D2698" w14:paraId="126E0F2B" w14:textId="77777777">
        <w:trPr>
          <w:del w:id="1144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197F98" w14:textId="77777777" w:rsidR="001D2698" w:rsidRDefault="00000000">
            <w:pPr>
              <w:rPr>
                <w:del w:id="11438" w:author="نویسنده" w:date="2026-10-18T12:19:01Z"/>
              </w:rPr>
            </w:pPr>
            <w:del w:id="11437" w:author="نویسنده" w:date="2026-10-18T12:19:01Z">
              <w:r>
                <w:rPr>
                  <w:sz w:val="14"/>
                  <w:szCs w:val="14"/>
                </w:rPr>
                <w:delText>R275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40A329" w14:textId="77777777" w:rsidR="001D2698" w:rsidRDefault="00000000">
            <w:pPr>
              <w:rPr>
                <w:del w:id="11440" w:author="نویسنده" w:date="2026-10-18T12:19:01Z"/>
              </w:rPr>
            </w:pPr>
            <w:del w:id="11439"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C05DE6" w14:textId="77777777" w:rsidR="001D2698" w:rsidRDefault="00000000">
            <w:pPr>
              <w:rPr>
                <w:del w:id="11442" w:author="نویسنده" w:date="2026-10-18T12:19:01Z"/>
              </w:rPr>
            </w:pPr>
            <w:del w:id="11441"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DEF9BA" w14:textId="77777777" w:rsidR="001D2698" w:rsidRDefault="00000000">
            <w:pPr>
              <w:rPr>
                <w:del w:id="11444" w:author="نویسنده" w:date="2026-10-18T12:19:01Z"/>
              </w:rPr>
            </w:pPr>
            <w:del w:id="11443" w:author="نویسنده" w:date="2026-10-18T12:19:01Z">
              <w:r>
                <w:rPr>
                  <w:sz w:val="14"/>
                  <w:szCs w:val="14"/>
                </w:rPr>
                <w:delText>A Pilot Randomized Controlled Clinical Trial to Improve Adherence…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1F1EC0" w14:textId="77777777" w:rsidR="001D2698" w:rsidRDefault="00000000">
            <w:pPr>
              <w:rPr>
                <w:del w:id="11446" w:author="نویسنده" w:date="2026-10-18T12:19:01Z"/>
              </w:rPr>
            </w:pPr>
            <w:del w:id="11445"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EB7ED9" w14:textId="77777777" w:rsidR="001D2698" w:rsidRDefault="00000000">
            <w:pPr>
              <w:rPr>
                <w:del w:id="11448" w:author="نویسنده" w:date="2026-10-18T12:19:01Z"/>
              </w:rPr>
            </w:pPr>
            <w:del w:id="11447" w:author="نویسنده" w:date="2026-10-18T12:19:01Z">
              <w:r>
                <w:rPr>
                  <w:sz w:val="14"/>
                  <w:szCs w:val="14"/>
                </w:rPr>
                <w:delText>Adolescents with type 1 diabetes</w:delText>
              </w:r>
            </w:del>
          </w:p>
        </w:tc>
      </w:tr>
      <w:tr w:rsidR="001D2698" w14:paraId="15B76696" w14:textId="77777777">
        <w:trPr>
          <w:del w:id="1146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48B146" w14:textId="77777777" w:rsidR="001D2698" w:rsidRDefault="00000000">
            <w:pPr>
              <w:rPr>
                <w:del w:id="11451" w:author="نویسنده" w:date="2026-10-18T12:19:01Z"/>
              </w:rPr>
            </w:pPr>
            <w:del w:id="11450" w:author="نویسنده" w:date="2026-10-18T12:19:01Z">
              <w:r>
                <w:rPr>
                  <w:sz w:val="14"/>
                  <w:szCs w:val="14"/>
                </w:rPr>
                <w:delText>R276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C59D4D" w14:textId="77777777" w:rsidR="001D2698" w:rsidRDefault="00000000">
            <w:pPr>
              <w:rPr>
                <w:del w:id="11453" w:author="نویسنده" w:date="2026-10-18T12:19:01Z"/>
              </w:rPr>
            </w:pPr>
            <w:del w:id="11452"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3068C4" w14:textId="77777777" w:rsidR="001D2698" w:rsidRDefault="00000000">
            <w:pPr>
              <w:rPr>
                <w:del w:id="11455" w:author="نویسنده" w:date="2026-10-18T12:19:01Z"/>
              </w:rPr>
            </w:pPr>
            <w:del w:id="11454"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300038" w14:textId="77777777" w:rsidR="001D2698" w:rsidRDefault="00000000">
            <w:pPr>
              <w:rPr>
                <w:del w:id="11457" w:author="نویسنده" w:date="2026-10-18T12:19:01Z"/>
              </w:rPr>
            </w:pPr>
            <w:del w:id="11456" w:author="نویسنده" w:date="2026-10-18T12:19:01Z">
              <w:r>
                <w:rPr>
                  <w:sz w:val="14"/>
                  <w:szCs w:val="14"/>
                </w:rPr>
                <w:delText xml:space="preserve">The effect of hospital preparatory education on parents: A randomised…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853617" w14:textId="77777777" w:rsidR="001D2698" w:rsidRDefault="00000000">
            <w:pPr>
              <w:rPr>
                <w:del w:id="11459" w:author="نویسنده" w:date="2026-10-18T12:19:01Z"/>
              </w:rPr>
            </w:pPr>
            <w:del w:id="11458"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78F0B7" w14:textId="77777777" w:rsidR="001D2698" w:rsidRDefault="00000000">
            <w:pPr>
              <w:rPr>
                <w:del w:id="11461" w:author="نویسنده" w:date="2026-10-18T12:19:01Z"/>
              </w:rPr>
            </w:pPr>
            <w:del w:id="11460" w:author="نویسنده" w:date="2026-10-18T12:19:01Z">
              <w:r>
                <w:rPr>
                  <w:sz w:val="14"/>
                  <w:szCs w:val="14"/>
                </w:rPr>
                <w:delText xml:space="preserve">Parents of hospitalised children</w:delText>
              </w:r>
            </w:del>
          </w:p>
        </w:tc>
      </w:tr>
      <w:tr w:rsidR="001D2698" w14:paraId="77A45647" w14:textId="77777777">
        <w:trPr>
          <w:del w:id="1147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E7549F" w14:textId="77777777" w:rsidR="001D2698" w:rsidRDefault="00000000">
            <w:pPr>
              <w:rPr>
                <w:del w:id="11464" w:author="نویسنده" w:date="2026-10-18T12:19:01Z"/>
              </w:rPr>
            </w:pPr>
            <w:del w:id="11463" w:author="نویسنده" w:date="2026-10-18T12:19:01Z">
              <w:r>
                <w:rPr>
                  <w:sz w:val="14"/>
                  <w:szCs w:val="14"/>
                </w:rPr>
                <w:delText>R277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A62038" w14:textId="77777777" w:rsidR="001D2698" w:rsidRDefault="00000000">
            <w:pPr>
              <w:rPr>
                <w:del w:id="11466" w:author="نویسنده" w:date="2026-10-18T12:19:01Z"/>
              </w:rPr>
            </w:pPr>
            <w:del w:id="11465"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2ED09F" w14:textId="77777777" w:rsidR="001D2698" w:rsidRDefault="00000000">
            <w:pPr>
              <w:rPr>
                <w:del w:id="11468" w:author="نویسنده" w:date="2026-10-18T12:19:01Z"/>
              </w:rPr>
            </w:pPr>
            <w:del w:id="11467"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063A27" w14:textId="77777777" w:rsidR="001D2698" w:rsidRDefault="00000000">
            <w:pPr>
              <w:rPr>
                <w:del w:id="11470" w:author="نویسنده" w:date="2026-10-18T12:19:01Z"/>
              </w:rPr>
            </w:pPr>
            <w:del w:id="11469" w:author="نویسنده" w:date="2026-10-18T12:19:01Z">
              <w:r>
                <w:rPr>
                  <w:sz w:val="14"/>
                  <w:szCs w:val="14"/>
                </w:rPr>
                <w:delText>Effectiveness of a Parent-Child Interaction Therapy-Based Trauma-Focused…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F1D492" w14:textId="77777777" w:rsidR="001D2698" w:rsidRDefault="00000000">
            <w:pPr>
              <w:rPr>
                <w:del w:id="11472" w:author="نویسنده" w:date="2026-10-18T12:19:01Z"/>
              </w:rPr>
            </w:pPr>
            <w:del w:id="11471"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7495D2" w14:textId="77777777" w:rsidR="001D2698" w:rsidRDefault="00000000">
            <w:pPr>
              <w:rPr>
                <w:del w:id="11474" w:author="نویسنده" w:date="2026-10-18T12:19:01Z"/>
              </w:rPr>
            </w:pPr>
            <w:del w:id="11473" w:author="نویسنده" w:date="2026-10-18T12:19:01Z">
              <w:r>
                <w:rPr>
                  <w:sz w:val="14"/>
                  <w:szCs w:val="14"/>
                </w:rPr>
                <w:delText>Trauma-exposed children and their parents</w:delText>
              </w:r>
            </w:del>
          </w:p>
        </w:tc>
      </w:tr>
      <w:tr w:rsidR="001D2698" w14:paraId="2FEBB8DE" w14:textId="77777777">
        <w:trPr>
          <w:del w:id="1148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8EDC73" w14:textId="77777777" w:rsidR="001D2698" w:rsidRDefault="00000000">
            <w:pPr>
              <w:rPr>
                <w:del w:id="11477" w:author="نویسنده" w:date="2026-10-18T12:19:01Z"/>
              </w:rPr>
            </w:pPr>
            <w:del w:id="11476" w:author="نویسنده" w:date="2026-10-18T12:19:01Z">
              <w:r>
                <w:rPr>
                  <w:sz w:val="14"/>
                  <w:szCs w:val="14"/>
                </w:rPr>
                <w:delText>R280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AC0EF4" w14:textId="77777777" w:rsidR="001D2698" w:rsidRDefault="00000000">
            <w:pPr>
              <w:rPr>
                <w:del w:id="11479" w:author="نویسنده" w:date="2026-10-18T12:19:01Z"/>
              </w:rPr>
            </w:pPr>
            <w:del w:id="11478"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C68521" w14:textId="77777777" w:rsidR="001D2698" w:rsidRDefault="00000000">
            <w:pPr>
              <w:rPr>
                <w:del w:id="11481" w:author="نویسنده" w:date="2026-10-18T12:19:01Z"/>
              </w:rPr>
            </w:pPr>
            <w:del w:id="11480" w:author="نویسنده" w:date="2026-10-18T12:19:01Z">
              <w:r>
                <w:rPr>
                  <w:sz w:val="14"/>
                  <w:szCs w:val="14"/>
                </w:rPr>
                <w:delText>2021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EDF855" w14:textId="77777777" w:rsidR="001D2698" w:rsidRDefault="00000000">
            <w:pPr>
              <w:rPr>
                <w:del w:id="11483" w:author="نویسنده" w:date="2026-10-18T12:19:01Z"/>
              </w:rPr>
            </w:pPr>
            <w:del w:id="11482" w:author="نویسنده" w:date="2026-10-18T12:19:01Z">
              <w:r>
                <w:rPr>
                  <w:sz w:val="14"/>
                  <w:szCs w:val="14"/>
                </w:rPr>
                <w:delText>Improvement of the management of mental well-being and empathy in Chinese…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5CE1AC" w14:textId="77777777" w:rsidR="001D2698" w:rsidRDefault="00000000">
            <w:pPr>
              <w:rPr>
                <w:del w:id="11485" w:author="نویسنده" w:date="2026-10-18T12:19:01Z"/>
              </w:rPr>
            </w:pPr>
            <w:del w:id="11484"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4A42A7" w14:textId="77777777" w:rsidR="001D2698" w:rsidRDefault="00000000">
            <w:pPr>
              <w:rPr>
                <w:del w:id="11487" w:author="نویسنده" w:date="2026-10-18T12:19:01Z"/>
              </w:rPr>
            </w:pPr>
            <w:del w:id="11486" w:author="نویسنده" w:date="2026-10-18T12:19:01Z">
              <w:r>
                <w:rPr>
                  <w:sz w:val="14"/>
                  <w:szCs w:val="14"/>
                </w:rPr>
                <w:delText>Medical students</w:delText>
              </w:r>
            </w:del>
          </w:p>
        </w:tc>
      </w:tr>
      <w:tr w:rsidR="001D2698" w14:paraId="641B46A9" w14:textId="77777777">
        <w:trPr>
          <w:del w:id="1150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1FD8F8" w14:textId="77777777" w:rsidR="001D2698" w:rsidRDefault="00000000">
            <w:pPr>
              <w:rPr>
                <w:del w:id="11490" w:author="نویسنده" w:date="2026-10-18T12:19:01Z"/>
              </w:rPr>
            </w:pPr>
            <w:del w:id="11489" w:author="نویسنده" w:date="2026-10-18T12:19:01Z">
              <w:r>
                <w:rPr>
                  <w:sz w:val="14"/>
                  <w:szCs w:val="14"/>
                </w:rPr>
                <w:delText>R281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D35E09" w14:textId="77777777" w:rsidR="001D2698" w:rsidRDefault="00000000">
            <w:pPr>
              <w:rPr>
                <w:del w:id="11492" w:author="نویسنده" w:date="2026-10-18T12:19:01Z"/>
              </w:rPr>
            </w:pPr>
            <w:del w:id="11491"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CB6518" w14:textId="77777777" w:rsidR="001D2698" w:rsidRDefault="00000000">
            <w:pPr>
              <w:rPr>
                <w:del w:id="11494" w:author="نویسنده" w:date="2026-10-18T12:19:01Z"/>
              </w:rPr>
            </w:pPr>
            <w:del w:id="11493" w:author="نویسنده" w:date="2026-10-18T12:19:01Z">
              <w:r>
                <w:rPr>
                  <w:sz w:val="14"/>
                  <w:szCs w:val="14"/>
                </w:rPr>
                <w:delText>2022</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F24F9E" w14:textId="77777777" w:rsidR="001D2698" w:rsidRDefault="00000000">
            <w:pPr>
              <w:rPr>
                <w:del w:id="11496" w:author="نویسنده" w:date="2026-10-18T12:19:01Z"/>
              </w:rPr>
            </w:pPr>
            <w:del w:id="11495" w:author="نویسنده" w:date="2026-10-18T12:19:01Z">
              <w:r>
                <w:rPr>
                  <w:sz w:val="14"/>
                  <w:szCs w:val="14"/>
                </w:rPr>
                <w:delText>Evaluation of a Pre-clinic Diabetes Assessment and Mapped Care Planning…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E52AA6" w14:textId="77777777" w:rsidR="001D2698" w:rsidRDefault="00000000">
            <w:pPr>
              <w:rPr>
                <w:del w:id="11498" w:author="نویسنده" w:date="2026-10-18T12:19:01Z"/>
              </w:rPr>
            </w:pPr>
            <w:del w:id="11497"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A222BC" w14:textId="77777777" w:rsidR="001D2698" w:rsidRDefault="00000000">
            <w:pPr>
              <w:rPr>
                <w:del w:id="11500" w:author="نویسنده" w:date="2026-10-18T12:19:01Z"/>
              </w:rPr>
            </w:pPr>
            <w:del w:id="11499" w:author="نویسنده" w:date="2026-10-18T12:19:01Z">
              <w:r>
                <w:rPr>
                  <w:sz w:val="14"/>
                  <w:szCs w:val="14"/>
                </w:rPr>
                <w:delText>Patients with diabetes</w:delText>
              </w:r>
            </w:del>
          </w:p>
        </w:tc>
      </w:tr>
      <w:tr w:rsidR="001D2698" w14:paraId="7E8DF329" w14:textId="77777777">
        <w:trPr>
          <w:del w:id="1151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729C5D" w14:textId="77777777" w:rsidR="001D2698" w:rsidRDefault="00000000">
            <w:pPr>
              <w:rPr>
                <w:del w:id="11503" w:author="نویسنده" w:date="2026-10-18T12:19:01Z"/>
              </w:rPr>
            </w:pPr>
            <w:del w:id="11502" w:author="نویسنده" w:date="2026-10-18T12:19:01Z">
              <w:r>
                <w:rPr>
                  <w:sz w:val="14"/>
                  <w:szCs w:val="14"/>
                </w:rPr>
                <w:delText>R282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E53C88" w14:textId="77777777" w:rsidR="001D2698" w:rsidRDefault="00000000">
            <w:pPr>
              <w:rPr>
                <w:del w:id="11505" w:author="نویسنده" w:date="2026-10-18T12:19:01Z"/>
              </w:rPr>
            </w:pPr>
            <w:del w:id="11504"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4FEF58" w14:textId="77777777" w:rsidR="001D2698" w:rsidRDefault="00000000">
            <w:pPr>
              <w:rPr>
                <w:del w:id="11507" w:author="نویسنده" w:date="2026-10-18T12:19:01Z"/>
              </w:rPr>
            </w:pPr>
            <w:del w:id="11506" w:author="نویسنده" w:date="2026-10-18T12:19:01Z">
              <w:r>
                <w:rPr>
                  <w:sz w:val="14"/>
                  <w:szCs w:val="14"/>
                </w:rPr>
                <w:delText>2019</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9DD6D0" w14:textId="77777777" w:rsidR="001D2698" w:rsidRDefault="00000000">
            <w:pPr>
              <w:rPr>
                <w:del w:id="11509" w:author="نویسنده" w:date="2026-10-18T12:19:01Z"/>
              </w:rPr>
            </w:pPr>
            <w:del w:id="11508" w:author="نویسنده" w:date="2026-10-18T12:19:01Z">
              <w:r>
                <w:rPr>
                  <w:sz w:val="14"/>
                  <w:szCs w:val="14"/>
                </w:rPr>
                <w:delText>A Pilot Study Examining Biofeedback and Structured Napping to Promote…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46CD38" w14:textId="77777777" w:rsidR="001D2698" w:rsidRDefault="00000000">
            <w:pPr>
              <w:rPr>
                <w:del w:id="11511" w:author="نویسنده" w:date="2026-10-18T12:19:01Z"/>
              </w:rPr>
            </w:pPr>
            <w:del w:id="11510"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3BA74D" w14:textId="77777777" w:rsidR="001D2698" w:rsidRDefault="00000000">
            <w:pPr>
              <w:rPr>
                <w:del w:id="11513" w:author="نویسنده" w:date="2026-10-18T12:19:01Z"/>
              </w:rPr>
            </w:pPr>
            <w:del w:id="11512" w:author="نویسنده" w:date="2026-10-18T12:19:01Z">
              <w:r>
                <w:rPr>
                  <w:sz w:val="14"/>
                  <w:szCs w:val="14"/>
                </w:rPr>
                <w:delText>Medical students</w:delText>
              </w:r>
            </w:del>
          </w:p>
        </w:tc>
      </w:tr>
      <w:tr w:rsidR="001D2698" w14:paraId="4F3E00A4" w14:textId="77777777">
        <w:trPr>
          <w:del w:id="1152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B662F5" w14:textId="77777777" w:rsidR="001D2698" w:rsidRDefault="00000000">
            <w:pPr>
              <w:rPr>
                <w:del w:id="11516" w:author="نویسنده" w:date="2026-10-18T12:19:01Z"/>
              </w:rPr>
            </w:pPr>
            <w:del w:id="11515" w:author="نویسنده" w:date="2026-10-18T12:19:01Z">
              <w:r>
                <w:rPr>
                  <w:sz w:val="14"/>
                  <w:szCs w:val="14"/>
                </w:rPr>
                <w:delText>R283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FF1C9B" w14:textId="77777777" w:rsidR="001D2698" w:rsidRDefault="00000000">
            <w:pPr>
              <w:rPr>
                <w:del w:id="11518" w:author="نویسنده" w:date="2026-10-18T12:19:01Z"/>
              </w:rPr>
            </w:pPr>
            <w:del w:id="11517"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F94AB6" w14:textId="77777777" w:rsidR="001D2698" w:rsidRDefault="00000000">
            <w:pPr>
              <w:rPr>
                <w:del w:id="11520" w:author="نویسنده" w:date="2026-10-18T12:19:01Z"/>
              </w:rPr>
            </w:pPr>
            <w:del w:id="11519" w:author="نویسنده" w:date="2026-10-18T12:19:01Z">
              <w:r>
                <w:rPr>
                  <w:sz w:val="14"/>
                  <w:szCs w:val="14"/>
                </w:rPr>
                <w:delText>2022</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B4113E" w14:textId="77777777" w:rsidR="001D2698" w:rsidRDefault="00000000">
            <w:pPr>
              <w:rPr>
                <w:del w:id="11522" w:author="نویسنده" w:date="2026-10-18T12:19:01Z"/>
              </w:rPr>
            </w:pPr>
            <w:del w:id="11521" w:author="نویسنده" w:date="2026-10-18T12:19:01Z">
              <w:r>
                <w:rPr>
                  <w:sz w:val="14"/>
                  <w:szCs w:val="14"/>
                </w:rPr>
                <w:delText>Tiny Habits&lt;sup&gt;®&lt;/sup&gt; for Gratitude-Implications for Healthcare…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064B5E" w14:textId="77777777" w:rsidR="001D2698" w:rsidRDefault="00000000">
            <w:pPr>
              <w:rPr>
                <w:del w:id="11524" w:author="نویسنده" w:date="2026-10-18T12:19:01Z"/>
              </w:rPr>
            </w:pPr>
            <w:del w:id="11523"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8638CF" w14:textId="77777777" w:rsidR="001D2698" w:rsidRDefault="00000000">
            <w:pPr>
              <w:rPr>
                <w:del w:id="11526" w:author="نویسنده" w:date="2026-10-18T12:19:01Z"/>
              </w:rPr>
            </w:pPr>
            <w:del w:id="11525" w:author="نویسنده" w:date="2026-10-18T12:19:01Z">
              <w:r>
                <w:rPr>
                  <w:sz w:val="14"/>
                  <w:szCs w:val="14"/>
                </w:rPr>
                <w:delText>Health professionals and students in an uncontrolled gratitude pilot; burnout not an outcome</w:delText>
              </w:r>
            </w:del>
          </w:p>
        </w:tc>
      </w:tr>
      <w:tr w:rsidR="001D2698" w14:paraId="0C035D7D" w14:textId="77777777">
        <w:trPr>
          <w:del w:id="1154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AB6A33" w14:textId="77777777" w:rsidR="001D2698" w:rsidRDefault="00000000">
            <w:pPr>
              <w:rPr>
                <w:del w:id="11529" w:author="نویسنده" w:date="2026-10-18T12:19:01Z"/>
              </w:rPr>
            </w:pPr>
            <w:del w:id="11528" w:author="نویسنده" w:date="2026-10-18T12:19:01Z">
              <w:r>
                <w:rPr>
                  <w:sz w:val="14"/>
                  <w:szCs w:val="14"/>
                </w:rPr>
                <w:delText>R286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5D91C" w14:textId="77777777" w:rsidR="001D2698" w:rsidRDefault="00000000">
            <w:pPr>
              <w:rPr>
                <w:del w:id="11531" w:author="نویسنده" w:date="2026-10-18T12:19:01Z"/>
              </w:rPr>
            </w:pPr>
            <w:del w:id="11530"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36AB95" w14:textId="77777777" w:rsidR="001D2698" w:rsidRDefault="00000000">
            <w:pPr>
              <w:rPr>
                <w:del w:id="11533" w:author="نویسنده" w:date="2026-10-18T12:19:01Z"/>
              </w:rPr>
            </w:pPr>
            <w:del w:id="11532" w:author="نویسنده" w:date="2026-10-18T12:19:01Z">
              <w:r>
                <w:rPr>
                  <w:sz w:val="14"/>
                  <w:szCs w:val="14"/>
                </w:rPr>
                <w:delText>2011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617DF9" w14:textId="77777777" w:rsidR="001D2698" w:rsidRDefault="00000000">
            <w:pPr>
              <w:rPr>
                <w:del w:id="11535" w:author="نویسنده" w:date="2026-10-18T12:19:01Z"/>
              </w:rPr>
            </w:pPr>
            <w:del w:id="11534" w:author="نویسنده" w:date="2026-10-18T12:19:01Z">
              <w:r>
                <w:rPr>
                  <w:sz w:val="14"/>
                  <w:szCs w:val="14"/>
                </w:rPr>
                <w:delText xml:space="preserve">A randomised trial of a psychosocial intervention for cancer patients…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2A9A31" w14:textId="77777777" w:rsidR="001D2698" w:rsidRDefault="00000000">
            <w:pPr>
              <w:rPr>
                <w:del w:id="11537" w:author="نویسنده" w:date="2026-10-18T12:19:01Z"/>
              </w:rPr>
            </w:pPr>
            <w:del w:id="11536" w:author="نویسنده" w:date="2026-10-18T12:19:01Z">
              <w:r>
                <w:rPr>
                  <w:sz w:val="14"/>
                  <w:szCs w:val="14"/>
                </w:rPr>
                <w:delText>Not a working population</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6A1061" w14:textId="77777777" w:rsidR="001D2698" w:rsidRDefault="00000000">
            <w:pPr>
              <w:rPr>
                <w:del w:id="11539" w:author="نویسنده" w:date="2026-10-18T12:19:01Z"/>
              </w:rPr>
            </w:pPr>
            <w:del w:id="11538" w:author="نویسنده" w:date="2026-10-18T12:19:01Z">
              <w:r>
                <w:rPr>
                  <w:sz w:val="14"/>
                  <w:szCs w:val="14"/>
                </w:rPr>
                <w:delText>Cancer patients</w:delText>
              </w:r>
            </w:del>
          </w:p>
        </w:tc>
      </w:tr>
      <w:tr w:rsidR="001D2698" w14:paraId="03FFECE2" w14:textId="77777777">
        <w:trPr>
          <w:del w:id="1155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264ED0" w14:textId="77777777" w:rsidR="001D2698" w:rsidRDefault="00000000">
            <w:pPr>
              <w:rPr>
                <w:del w:id="11542" w:author="نویسنده" w:date="2026-10-18T12:19:01Z"/>
              </w:rPr>
            </w:pPr>
            <w:del w:id="11541" w:author="نویسنده" w:date="2026-10-18T12:19:01Z">
              <w:r>
                <w:rPr>
                  <w:sz w:val="14"/>
                  <w:szCs w:val="14"/>
                </w:rPr>
                <w:delText>R026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AA698F" w14:textId="77777777" w:rsidR="001D2698" w:rsidRDefault="00000000">
            <w:pPr>
              <w:rPr>
                <w:del w:id="11544" w:author="نویسنده" w:date="2026-10-18T12:19:01Z"/>
              </w:rPr>
            </w:pPr>
            <w:del w:id="11543"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A097A5" w14:textId="77777777" w:rsidR="001D2698" w:rsidRDefault="00000000">
            <w:pPr>
              <w:rPr>
                <w:del w:id="11546" w:author="نویسنده" w:date="2026-10-18T12:19:01Z"/>
              </w:rPr>
            </w:pPr>
            <w:del w:id="11545"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E68928" w14:textId="77777777" w:rsidR="001D2698" w:rsidRDefault="00000000">
            <w:pPr>
              <w:rPr>
                <w:del w:id="11548" w:author="نویسنده" w:date="2026-10-18T12:19:01Z"/>
              </w:rPr>
            </w:pPr>
            <w:del w:id="11547" w:author="نویسنده" w:date="2026-10-18T12:19:01Z">
              <w:r>
                <w:rPr>
                  <w:sz w:val="14"/>
                  <w:szCs w:val="14"/>
                </w:rPr>
                <w:delText>Evaluation of a Positive Psychological Intervention to Reduce Work Stress…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2892CE" w14:textId="77777777" w:rsidR="001D2698" w:rsidRDefault="00000000">
            <w:pPr>
              <w:rPr>
                <w:del w:id="11550" w:author="نویسنده" w:date="2026-10-18T12:19:01Z"/>
              </w:rPr>
            </w:pPr>
            <w:del w:id="11549"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94C96B" w14:textId="77777777" w:rsidR="001D2698" w:rsidRDefault="00000000">
            <w:pPr>
              <w:rPr>
                <w:del w:id="11552" w:author="نویسنده" w:date="2026-10-18T12:19:01Z"/>
              </w:rPr>
            </w:pPr>
            <w:del w:id="11551" w:author="نویسنده" w:date="2026-10-18T12:19:01Z">
              <w:r>
                <w:rPr>
                  <w:sz w:val="14"/>
                  <w:szCs w:val="14"/>
                </w:rPr>
                <w:delText>Residential workshop plus voice-telephone coaching; no digital component</w:delText>
              </w:r>
            </w:del>
          </w:p>
        </w:tc>
      </w:tr>
      <w:tr w:rsidR="001D2698" w14:paraId="62A8F507" w14:textId="77777777">
        <w:trPr>
          <w:del w:id="1156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2F59DE" w14:textId="77777777" w:rsidR="001D2698" w:rsidRDefault="00000000">
            <w:pPr>
              <w:rPr>
                <w:del w:id="11555" w:author="نویسنده" w:date="2026-10-18T12:19:01Z"/>
              </w:rPr>
            </w:pPr>
            <w:del w:id="11554" w:author="نویسنده" w:date="2026-10-18T12:19:01Z">
              <w:r>
                <w:rPr>
                  <w:sz w:val="14"/>
                  <w:szCs w:val="14"/>
                </w:rPr>
                <w:delText>R056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97633B" w14:textId="77777777" w:rsidR="001D2698" w:rsidRDefault="00000000">
            <w:pPr>
              <w:rPr>
                <w:del w:id="11557" w:author="نویسنده" w:date="2026-10-18T12:19:01Z"/>
              </w:rPr>
            </w:pPr>
            <w:del w:id="11556"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C69025" w14:textId="77777777" w:rsidR="001D2698" w:rsidRDefault="00000000">
            <w:pPr>
              <w:rPr>
                <w:del w:id="11559" w:author="نویسنده" w:date="2026-10-18T12:19:01Z"/>
              </w:rPr>
            </w:pPr>
            <w:del w:id="11558" w:author="نویسنده" w:date="2026-10-18T12:19:01Z">
              <w:r>
                <w:rPr>
                  <w:sz w:val="14"/>
                  <w:szCs w:val="14"/>
                </w:rPr>
                <w:delText>2024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94C0C0" w14:textId="77777777" w:rsidR="001D2698" w:rsidRDefault="00000000">
            <w:pPr>
              <w:rPr>
                <w:del w:id="11561" w:author="نویسنده" w:date="2026-10-18T12:19:01Z"/>
              </w:rPr>
            </w:pPr>
            <w:del w:id="11560" w:author="نویسنده" w:date="2026-10-18T12:19:01Z">
              <w:r>
                <w:rPr>
                  <w:sz w:val="14"/>
                  <w:szCs w:val="14"/>
                </w:rPr>
                <w:delText>The impact of need-based care on formal caregivers' wellbeing in nursing…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B3290B" w14:textId="77777777" w:rsidR="001D2698" w:rsidRDefault="00000000">
            <w:pPr>
              <w:rPr>
                <w:del w:id="11563" w:author="نویسنده" w:date="2026-10-18T12:19:01Z"/>
              </w:rPr>
            </w:pPr>
            <w:del w:id="11562"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3A53AE" w14:textId="77777777" w:rsidR="001D2698" w:rsidRDefault="00000000">
            <w:pPr>
              <w:rPr>
                <w:del w:id="11565" w:author="نویسنده" w:date="2026-10-18T12:19:01Z"/>
              </w:rPr>
            </w:pPr>
            <w:del w:id="11564" w:author="نویسنده" w:date="2026-10-18T12:19:01Z">
              <w:r>
                <w:rPr>
                  <w:sz w:val="14"/>
                  <w:szCs w:val="14"/>
                </w:rPr>
                <w:delText>Care-delivery model in nursing homes; only outcome questionnaires were digital</w:delText>
              </w:r>
            </w:del>
          </w:p>
        </w:tc>
      </w:tr>
      <w:tr w:rsidR="001D2698" w14:paraId="765C3D96" w14:textId="77777777">
        <w:trPr>
          <w:del w:id="1157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CCFDF0" w14:textId="77777777" w:rsidR="001D2698" w:rsidRDefault="00000000">
            <w:pPr>
              <w:rPr>
                <w:del w:id="11568" w:author="نویسنده" w:date="2026-10-18T12:19:01Z"/>
              </w:rPr>
            </w:pPr>
            <w:del w:id="11567" w:author="نویسنده" w:date="2026-10-18T12:19:01Z">
              <w:r>
                <w:rPr>
                  <w:sz w:val="14"/>
                  <w:szCs w:val="14"/>
                </w:rPr>
                <w:delText>R070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36A55A" w14:textId="77777777" w:rsidR="001D2698" w:rsidRDefault="00000000">
            <w:pPr>
              <w:rPr>
                <w:del w:id="11570" w:author="نویسنده" w:date="2026-10-18T12:19:01Z"/>
              </w:rPr>
            </w:pPr>
            <w:del w:id="11569"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7213E9" w14:textId="77777777" w:rsidR="001D2698" w:rsidRDefault="00000000">
            <w:pPr>
              <w:rPr>
                <w:del w:id="11572" w:author="نویسنده" w:date="2026-10-18T12:19:01Z"/>
              </w:rPr>
            </w:pPr>
            <w:del w:id="11571" w:author="نویسنده" w:date="2026-10-18T12:19:01Z">
              <w:r>
                <w:rPr>
                  <w:sz w:val="14"/>
                  <w:szCs w:val="14"/>
                </w:rPr>
                <w:delText>2021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729D8C" w14:textId="77777777" w:rsidR="001D2698" w:rsidRDefault="00000000">
            <w:pPr>
              <w:rPr>
                <w:del w:id="11574" w:author="نویسنده" w:date="2026-10-18T12:19:01Z"/>
              </w:rPr>
            </w:pPr>
            <w:del w:id="11573" w:author="نویسنده" w:date="2026-10-18T12:19:01Z">
              <w:r>
                <w:rPr>
                  <w:sz w:val="14"/>
                  <w:szCs w:val="14"/>
                </w:rPr>
                <w:delText>Effects of a Mindfulness-Based Intervention for Teachers: a Study on…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12E947" w14:textId="77777777" w:rsidR="001D2698" w:rsidRDefault="00000000">
            <w:pPr>
              <w:rPr>
                <w:del w:id="11576" w:author="نویسنده" w:date="2026-10-18T12:19:01Z"/>
              </w:rPr>
            </w:pPr>
            <w:del w:id="11575"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8C09AE" w14:textId="77777777" w:rsidR="001D2698" w:rsidRDefault="00000000">
            <w:pPr>
              <w:rPr>
                <w:del w:id="11578" w:author="نویسنده" w:date="2026-10-18T12:19:01Z"/>
              </w:rPr>
            </w:pPr>
            <w:del w:id="11577" w:author="نویسنده" w:date="2026-10-18T12:19:01Z">
              <w:r>
                <w:rPr>
                  <w:sz w:val="14"/>
                  <w:szCs w:val="14"/>
                </w:rPr>
                <w:delText>No digital delivery reported (keyword match came from publisher boilerplate 'online version')</w:delText>
              </w:r>
            </w:del>
          </w:p>
        </w:tc>
      </w:tr>
      <w:tr w:rsidR="001D2698" w14:paraId="77A1BE94" w14:textId="77777777">
        <w:trPr>
          <w:del w:id="1159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B39A8E" w14:textId="77777777" w:rsidR="001D2698" w:rsidRDefault="00000000">
            <w:pPr>
              <w:rPr>
                <w:del w:id="11581" w:author="نویسنده" w:date="2026-10-18T12:19:01Z"/>
              </w:rPr>
            </w:pPr>
            <w:del w:id="11580" w:author="نویسنده" w:date="2026-10-18T12:19:01Z">
              <w:r>
                <w:rPr>
                  <w:sz w:val="14"/>
                  <w:szCs w:val="14"/>
                </w:rPr>
                <w:delText>R084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3D0530" w14:textId="77777777" w:rsidR="001D2698" w:rsidRDefault="00000000">
            <w:pPr>
              <w:rPr>
                <w:del w:id="11583" w:author="نویسنده" w:date="2026-10-18T12:19:01Z"/>
              </w:rPr>
            </w:pPr>
            <w:del w:id="11582"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FCE6D7" w14:textId="77777777" w:rsidR="001D2698" w:rsidRDefault="00000000">
            <w:pPr>
              <w:rPr>
                <w:del w:id="11585" w:author="نویسنده" w:date="2026-10-18T12:19:01Z"/>
              </w:rPr>
            </w:pPr>
            <w:del w:id="11584" w:author="نویسنده" w:date="2026-10-18T12:19:01Z">
              <w:r>
                <w:rPr>
                  <w:sz w:val="14"/>
                  <w:szCs w:val="14"/>
                </w:rPr>
                <w:delText>2019</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30AF3B" w14:textId="77777777" w:rsidR="001D2698" w:rsidRDefault="00000000">
            <w:pPr>
              <w:rPr>
                <w:del w:id="11587" w:author="نویسنده" w:date="2026-10-18T12:19:01Z"/>
              </w:rPr>
            </w:pPr>
            <w:del w:id="11586" w:author="نویسنده" w:date="2026-10-18T12:19:01Z">
              <w:r>
                <w:rPr>
                  <w:sz w:val="14"/>
                  <w:szCs w:val="14"/>
                </w:rPr>
                <w:delText>[Mindfulness for medical, surgical and psychiatric residents].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BF3E48" w14:textId="77777777" w:rsidR="001D2698" w:rsidRDefault="00000000">
            <w:pPr>
              <w:rPr>
                <w:del w:id="11589" w:author="نویسنده" w:date="2026-10-18T12:19:01Z"/>
              </w:rPr>
            </w:pPr>
            <w:del w:id="11588"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C50D72" w14:textId="77777777" w:rsidR="001D2698" w:rsidRDefault="00000000">
            <w:pPr>
              <w:rPr>
                <w:del w:id="11591" w:author="نویسنده" w:date="2026-10-18T12:19:01Z"/>
              </w:rPr>
            </w:pPr>
            <w:del w:id="11590" w:author="نویسنده" w:date="2026-10-18T12:19:01Z">
              <w:r>
                <w:rPr>
                  <w:sz w:val="14"/>
                  <w:szCs w:val="14"/>
                </w:rPr>
                <w:delText>In-person MBSR course; only questionnaires administered online</w:delText>
              </w:r>
            </w:del>
          </w:p>
        </w:tc>
      </w:tr>
      <w:tr w:rsidR="001D2698" w14:paraId="76DE54E5" w14:textId="77777777">
        <w:trPr>
          <w:del w:id="1160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1930C0" w14:textId="77777777" w:rsidR="001D2698" w:rsidRDefault="00000000">
            <w:pPr>
              <w:rPr>
                <w:del w:id="11594" w:author="نویسنده" w:date="2026-10-18T12:19:01Z"/>
              </w:rPr>
            </w:pPr>
            <w:del w:id="11593" w:author="نویسنده" w:date="2026-10-18T12:19:01Z">
              <w:r>
                <w:rPr>
                  <w:sz w:val="14"/>
                  <w:szCs w:val="14"/>
                </w:rPr>
                <w:delText>R088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6FE854" w14:textId="77777777" w:rsidR="001D2698" w:rsidRDefault="00000000">
            <w:pPr>
              <w:rPr>
                <w:del w:id="11596" w:author="نویسنده" w:date="2026-10-18T12:19:01Z"/>
              </w:rPr>
            </w:pPr>
            <w:del w:id="11595"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30A94C" w14:textId="77777777" w:rsidR="001D2698" w:rsidRDefault="00000000">
            <w:pPr>
              <w:rPr>
                <w:del w:id="11598" w:author="نویسنده" w:date="2026-10-18T12:19:01Z"/>
              </w:rPr>
            </w:pPr>
            <w:del w:id="11597" w:author="نویسنده" w:date="2026-10-18T12:19:01Z">
              <w:r>
                <w:rPr>
                  <w:sz w:val="14"/>
                  <w:szCs w:val="14"/>
                </w:rPr>
                <w:delText>2014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DB86B9" w14:textId="77777777" w:rsidR="001D2698" w:rsidRDefault="00000000">
            <w:pPr>
              <w:rPr>
                <w:del w:id="11600" w:author="نویسنده" w:date="2026-10-18T12:19:01Z"/>
              </w:rPr>
            </w:pPr>
            <w:del w:id="11599" w:author="نویسنده" w:date="2026-10-18T12:19:01Z">
              <w:r>
                <w:rPr>
                  <w:sz w:val="14"/>
                  <w:szCs w:val="14"/>
                </w:rPr>
                <w:delText>Coaching for workers with chronic illness: Evaluating an intervention.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CC574C" w14:textId="77777777" w:rsidR="001D2698" w:rsidRDefault="00000000">
            <w:pPr>
              <w:rPr>
                <w:del w:id="11602" w:author="نویسنده" w:date="2026-10-18T12:19:01Z"/>
              </w:rPr>
            </w:pPr>
            <w:del w:id="11601"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3DF49F" w14:textId="77777777" w:rsidR="001D2698" w:rsidRDefault="00000000">
            <w:pPr>
              <w:rPr>
                <w:del w:id="11604" w:author="نویسنده" w:date="2026-10-18T12:19:01Z"/>
              </w:rPr>
            </w:pPr>
            <w:del w:id="11603" w:author="نویسنده" w:date="2026-10-18T12:19:01Z">
              <w:r>
                <w:rPr>
                  <w:sz w:val="14"/>
                  <w:szCs w:val="14"/>
                </w:rPr>
                <w:delText>Voice-telephone coaching; only surveys online</w:delText>
              </w:r>
            </w:del>
          </w:p>
        </w:tc>
      </w:tr>
      <w:tr w:rsidR="001D2698" w14:paraId="23D9A378" w14:textId="77777777">
        <w:trPr>
          <w:del w:id="1161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6BCCED" w14:textId="77777777" w:rsidR="001D2698" w:rsidRDefault="00000000">
            <w:pPr>
              <w:rPr>
                <w:del w:id="11607" w:author="نویسنده" w:date="2026-10-18T12:19:01Z"/>
              </w:rPr>
            </w:pPr>
            <w:del w:id="11606" w:author="نویسنده" w:date="2026-10-18T12:19:01Z">
              <w:r>
                <w:rPr>
                  <w:sz w:val="14"/>
                  <w:szCs w:val="14"/>
                </w:rPr>
                <w:delText>R154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A18421" w14:textId="77777777" w:rsidR="001D2698" w:rsidRDefault="00000000">
            <w:pPr>
              <w:rPr>
                <w:del w:id="11609" w:author="نویسنده" w:date="2026-10-18T12:19:01Z"/>
              </w:rPr>
            </w:pPr>
            <w:del w:id="11608" w:author="نویسنده" w:date="2026-10-18T12:19:01Z">
              <w:r>
                <w:rPr>
                  <w:sz w:val="14"/>
                  <w:szCs w:val="14"/>
                </w:rPr>
                <w:delText>Registry</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56AC45" w14:textId="77777777" w:rsidR="001D2698" w:rsidRDefault="001D2698">
            <w:pPr>
              <w:rPr>
                <w:del w:id="11610" w:author="نویسنده" w:date="2026-10-18T12:19:01Z"/>
              </w:rPr>
            </w:pPr>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1BBB72" w14:textId="77777777" w:rsidR="001D2698" w:rsidRDefault="00000000">
            <w:pPr>
              <w:rPr>
                <w:del w:id="11612" w:author="نویسنده" w:date="2026-10-18T12:19:01Z"/>
              </w:rPr>
            </w:pPr>
            <w:del w:id="11611" w:author="نویسنده" w:date="2026-10-18T12:19:01Z">
              <w:r>
                <w:rPr>
                  <w:sz w:val="14"/>
                  <w:szCs w:val="14"/>
                </w:rPr>
                <w:delText>Effect of a Professional Coaching Intervention on the Well-being and…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F2B8DD" w14:textId="77777777" w:rsidR="001D2698" w:rsidRDefault="00000000">
            <w:pPr>
              <w:rPr>
                <w:del w:id="11614" w:author="نویسنده" w:date="2026-10-18T12:19:01Z"/>
              </w:rPr>
            </w:pPr>
            <w:del w:id="11613"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AAD5D2" w14:textId="77777777" w:rsidR="001D2698" w:rsidRDefault="00000000">
            <w:pPr>
              <w:rPr>
                <w:del w:id="11616" w:author="نویسنده" w:date="2026-10-18T12:19:01Z"/>
              </w:rPr>
            </w:pPr>
            <w:del w:id="11615" w:author="نویسنده" w:date="2026-10-18T12:19:01Z">
              <w:r>
                <w:rPr>
                  <w:sz w:val="14"/>
                  <w:szCs w:val="14"/>
                </w:rPr>
                <w:delText>Coaching delivered by voice telephone (NCT05280964)</w:delText>
              </w:r>
            </w:del>
          </w:p>
        </w:tc>
      </w:tr>
      <w:tr w:rsidR="001D2698" w14:paraId="0E133177" w14:textId="77777777">
        <w:trPr>
          <w:del w:id="1163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6105B0" w14:textId="77777777" w:rsidR="001D2698" w:rsidRDefault="00000000">
            <w:pPr>
              <w:rPr>
                <w:del w:id="11619" w:author="نویسنده" w:date="2026-10-18T12:19:01Z"/>
              </w:rPr>
            </w:pPr>
            <w:del w:id="11618" w:author="نویسنده" w:date="2026-10-18T12:19:01Z">
              <w:r>
                <w:rPr>
                  <w:sz w:val="14"/>
                  <w:szCs w:val="14"/>
                </w:rPr>
                <w:delText>R169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241BA2" w14:textId="77777777" w:rsidR="001D2698" w:rsidRDefault="00000000">
            <w:pPr>
              <w:rPr>
                <w:del w:id="11621" w:author="نویسنده" w:date="2026-10-18T12:19:01Z"/>
              </w:rPr>
            </w:pPr>
            <w:del w:id="11620"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4508DE" w14:textId="77777777" w:rsidR="001D2698" w:rsidRDefault="00000000">
            <w:pPr>
              <w:rPr>
                <w:del w:id="11623" w:author="نویسنده" w:date="2026-10-18T12:19:01Z"/>
              </w:rPr>
            </w:pPr>
            <w:del w:id="11622"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71FF99" w14:textId="77777777" w:rsidR="001D2698" w:rsidRDefault="00000000">
            <w:pPr>
              <w:rPr>
                <w:del w:id="11625" w:author="نویسنده" w:date="2026-10-18T12:19:01Z"/>
              </w:rPr>
            </w:pPr>
            <w:del w:id="11624" w:author="نویسنده" w:date="2026-10-18T12:19:01Z">
              <w:r>
                <w:rPr>
                  <w:sz w:val="14"/>
                  <w:szCs w:val="14"/>
                </w:rPr>
                <w:delText xml:space="preserve">ClassPass Memberships to Improve Well-Being Among Psychiatry Residents: A…</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6746FA" w14:textId="77777777" w:rsidR="001D2698" w:rsidRDefault="00000000">
            <w:pPr>
              <w:rPr>
                <w:del w:id="11627" w:author="نویسنده" w:date="2026-10-18T12:19:01Z"/>
              </w:rPr>
            </w:pPr>
            <w:del w:id="11626"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1AE013" w14:textId="77777777" w:rsidR="001D2698" w:rsidRDefault="00000000">
            <w:pPr>
              <w:rPr>
                <w:del w:id="11629" w:author="نویسنده" w:date="2026-10-18T12:19:01Z"/>
              </w:rPr>
            </w:pPr>
            <w:del w:id="11628" w:author="نویسنده" w:date="2026-10-18T12:19:01Z">
              <w:r>
                <w:rPr>
                  <w:sz w:val="14"/>
                  <w:szCs w:val="14"/>
                </w:rPr>
                <w:delText>Commercial fitness platform used through a mobile app to book mostly in-person classes and gym visits; no digitally delivered intervention content reported (full text)</w:delText>
              </w:r>
            </w:del>
          </w:p>
        </w:tc>
      </w:tr>
      <w:tr w:rsidR="001D2698" w14:paraId="68644B76" w14:textId="77777777">
        <w:trPr>
          <w:del w:id="1164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5D5FAD" w14:textId="77777777" w:rsidR="001D2698" w:rsidRDefault="00000000">
            <w:pPr>
              <w:rPr>
                <w:del w:id="11632" w:author="نویسنده" w:date="2026-10-18T12:19:01Z"/>
              </w:rPr>
            </w:pPr>
            <w:del w:id="11631" w:author="نویسنده" w:date="2026-10-18T12:19:01Z">
              <w:r>
                <w:rPr>
                  <w:sz w:val="14"/>
                  <w:szCs w:val="14"/>
                </w:rPr>
                <w:delText>R170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2C213A" w14:textId="77777777" w:rsidR="001D2698" w:rsidRDefault="00000000">
            <w:pPr>
              <w:rPr>
                <w:del w:id="11634" w:author="نویسنده" w:date="2026-10-18T12:19:01Z"/>
              </w:rPr>
            </w:pPr>
            <w:del w:id="11633"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037C72" w14:textId="77777777" w:rsidR="001D2698" w:rsidRDefault="00000000">
            <w:pPr>
              <w:rPr>
                <w:del w:id="11636" w:author="نویسنده" w:date="2026-10-18T12:19:01Z"/>
              </w:rPr>
            </w:pPr>
            <w:del w:id="11635"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C9FB1A" w14:textId="77777777" w:rsidR="001D2698" w:rsidRDefault="00000000">
            <w:pPr>
              <w:rPr>
                <w:del w:id="11638" w:author="نویسنده" w:date="2026-10-18T12:19:01Z"/>
              </w:rPr>
            </w:pPr>
            <w:del w:id="11637" w:author="نویسنده" w:date="2026-10-18T12:19:01Z">
              <w:r>
                <w:rPr>
                  <w:sz w:val="14"/>
                  <w:szCs w:val="14"/>
                </w:rPr>
                <w:delText>Pragmatic Parental Support to Mitigate Burnout Among Pregnant and…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B2FE8B" w14:textId="77777777" w:rsidR="001D2698" w:rsidRDefault="00000000">
            <w:pPr>
              <w:rPr>
                <w:del w:id="11640" w:author="نویسنده" w:date="2026-10-18T12:19:01Z"/>
              </w:rPr>
            </w:pPr>
            <w:del w:id="11639"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DBFC21" w14:textId="77777777" w:rsidR="001D2698" w:rsidRDefault="00000000">
            <w:pPr>
              <w:rPr>
                <w:del w:id="11642" w:author="نویسنده" w:date="2026-10-18T12:19:01Z"/>
              </w:rPr>
            </w:pPr>
            <w:del w:id="11641" w:author="نویسنده" w:date="2026-10-18T12:19:01Z">
              <w:r>
                <w:rPr>
                  <w:sz w:val="14"/>
                  <w:szCs w:val="14"/>
                </w:rPr>
                <w:delText>Parental support package (smart bassinet, wearable breast pump, faculty mentorship, virtual perinatal support); only the virtual support was digital and it was not the core component</w:delText>
              </w:r>
            </w:del>
          </w:p>
        </w:tc>
      </w:tr>
      <w:tr w:rsidR="001D2698" w14:paraId="4FBE1394" w14:textId="77777777">
        <w:trPr>
          <w:del w:id="1165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AFE706" w14:textId="77777777" w:rsidR="001D2698" w:rsidRDefault="00000000">
            <w:pPr>
              <w:rPr>
                <w:del w:id="11645" w:author="نویسنده" w:date="2026-10-18T12:19:01Z"/>
              </w:rPr>
            </w:pPr>
            <w:del w:id="11644" w:author="نویسنده" w:date="2026-10-18T12:19:01Z">
              <w:r>
                <w:rPr>
                  <w:sz w:val="14"/>
                  <w:szCs w:val="14"/>
                </w:rPr>
                <w:delText>R173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3EC65D" w14:textId="77777777" w:rsidR="001D2698" w:rsidRDefault="00000000">
            <w:pPr>
              <w:rPr>
                <w:del w:id="11647" w:author="نویسنده" w:date="2026-10-18T12:19:01Z"/>
              </w:rPr>
            </w:pPr>
            <w:del w:id="11646"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4CE148" w14:textId="77777777" w:rsidR="001D2698" w:rsidRDefault="00000000">
            <w:pPr>
              <w:rPr>
                <w:del w:id="11649" w:author="نویسنده" w:date="2026-10-18T12:19:01Z"/>
              </w:rPr>
            </w:pPr>
            <w:del w:id="11648"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6B7EF8" w14:textId="77777777" w:rsidR="001D2698" w:rsidRDefault="00000000">
            <w:pPr>
              <w:rPr>
                <w:del w:id="11651" w:author="نویسنده" w:date="2026-10-18T12:19:01Z"/>
              </w:rPr>
            </w:pPr>
            <w:del w:id="11650" w:author="نویسنده" w:date="2026-10-18T12:19:01Z">
              <w:r>
                <w:rPr>
                  <w:sz w:val="14"/>
                  <w:szCs w:val="14"/>
                </w:rPr>
                <w:delText>Impact of Prescribed and Self-Selected Music Interventions on Stress,…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F2B4A8" w14:textId="77777777" w:rsidR="001D2698" w:rsidRDefault="00000000">
            <w:pPr>
              <w:rPr>
                <w:del w:id="11653" w:author="نویسنده" w:date="2026-10-18T12:19:01Z"/>
              </w:rPr>
            </w:pPr>
            <w:del w:id="11652"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094C3A" w14:textId="77777777" w:rsidR="001D2698" w:rsidRDefault="00000000">
            <w:pPr>
              <w:rPr>
                <w:del w:id="11655" w:author="نویسنده" w:date="2026-10-18T12:19:01Z"/>
              </w:rPr>
            </w:pPr>
            <w:del w:id="11654" w:author="نویسنده" w:date="2026-10-18T12:19:01Z">
              <w:r>
                <w:rPr>
                  <w:sz w:val="14"/>
                  <w:szCs w:val="14"/>
                </w:rPr>
                <w:delText>Digital delivery not described; wearables used for assessment only</w:delText>
              </w:r>
            </w:del>
          </w:p>
        </w:tc>
      </w:tr>
      <w:tr w:rsidR="001D2698" w14:paraId="323EFF6F" w14:textId="77777777">
        <w:trPr>
          <w:del w:id="1166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01EBAF" w14:textId="77777777" w:rsidR="001D2698" w:rsidRDefault="00000000">
            <w:pPr>
              <w:rPr>
                <w:del w:id="11658" w:author="نویسنده" w:date="2026-10-18T12:19:01Z"/>
              </w:rPr>
            </w:pPr>
            <w:del w:id="11657" w:author="نویسنده" w:date="2026-10-18T12:19:01Z">
              <w:r>
                <w:rPr>
                  <w:sz w:val="14"/>
                  <w:szCs w:val="14"/>
                </w:rPr>
                <w:delText>R190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BB6706" w14:textId="77777777" w:rsidR="001D2698" w:rsidRDefault="00000000">
            <w:pPr>
              <w:rPr>
                <w:del w:id="11660" w:author="نویسنده" w:date="2026-10-18T12:19:01Z"/>
              </w:rPr>
            </w:pPr>
            <w:del w:id="11659"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6C31D7" w14:textId="77777777" w:rsidR="001D2698" w:rsidRDefault="00000000">
            <w:pPr>
              <w:rPr>
                <w:del w:id="11662" w:author="نویسنده" w:date="2026-10-18T12:19:01Z"/>
              </w:rPr>
            </w:pPr>
            <w:del w:id="11661" w:author="نویسنده" w:date="2026-10-18T12:19:01Z">
              <w:r>
                <w:rPr>
                  <w:sz w:val="14"/>
                  <w:szCs w:val="14"/>
                </w:rPr>
                <w:delText>2019</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C0C4B8" w14:textId="77777777" w:rsidR="001D2698" w:rsidRDefault="00000000">
            <w:pPr>
              <w:rPr>
                <w:del w:id="11664" w:author="نویسنده" w:date="2026-10-18T12:19:01Z"/>
              </w:rPr>
            </w:pPr>
            <w:del w:id="11663" w:author="نویسنده" w:date="2026-10-18T12:19:01Z">
              <w:r>
                <w:rPr>
                  <w:sz w:val="14"/>
                  <w:szCs w:val="14"/>
                </w:rPr>
                <w:delText>Burnout in the emergency department: Randomized controlled trial of an…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47A8D9" w14:textId="77777777" w:rsidR="001D2698" w:rsidRDefault="00000000">
            <w:pPr>
              <w:rPr>
                <w:del w:id="11666" w:author="نویسنده" w:date="2026-10-18T12:19:01Z"/>
              </w:rPr>
            </w:pPr>
            <w:del w:id="11665"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257D26" w14:textId="77777777" w:rsidR="001D2698" w:rsidRDefault="00000000">
            <w:pPr>
              <w:rPr>
                <w:del w:id="11668" w:author="نویسنده" w:date="2026-10-18T12:19:01Z"/>
              </w:rPr>
            </w:pPr>
            <w:del w:id="11667" w:author="نویسنده" w:date="2026-10-18T12:19:01Z">
              <w:r>
                <w:rPr>
                  <w:sz w:val="14"/>
                  <w:szCs w:val="14"/>
                </w:rPr>
                <w:delText>In-person training; app and wearable used only to monitor practice</w:delText>
              </w:r>
            </w:del>
          </w:p>
        </w:tc>
      </w:tr>
      <w:tr w:rsidR="001D2698" w14:paraId="5EEA6EDE" w14:textId="77777777">
        <w:trPr>
          <w:del w:id="1168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DA1CFE" w14:textId="77777777" w:rsidR="001D2698" w:rsidRDefault="00000000">
            <w:pPr>
              <w:rPr>
                <w:del w:id="11671" w:author="نویسنده" w:date="2026-10-18T12:19:01Z"/>
              </w:rPr>
            </w:pPr>
            <w:del w:id="11670" w:author="نویسنده" w:date="2026-10-18T12:19:01Z">
              <w:r>
                <w:rPr>
                  <w:sz w:val="14"/>
                  <w:szCs w:val="14"/>
                </w:rPr>
                <w:delText>R191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9703AF" w14:textId="77777777" w:rsidR="001D2698" w:rsidRDefault="00000000">
            <w:pPr>
              <w:rPr>
                <w:del w:id="11673" w:author="نویسنده" w:date="2026-10-18T12:19:01Z"/>
              </w:rPr>
            </w:pPr>
            <w:del w:id="11672"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750806" w14:textId="77777777" w:rsidR="001D2698" w:rsidRDefault="00000000">
            <w:pPr>
              <w:rPr>
                <w:del w:id="11675" w:author="نویسنده" w:date="2026-10-18T12:19:01Z"/>
              </w:rPr>
            </w:pPr>
            <w:del w:id="11674" w:author="نویسنده" w:date="2026-10-18T12:19:01Z">
              <w:r>
                <w:rPr>
                  <w:sz w:val="14"/>
                  <w:szCs w:val="14"/>
                </w:rPr>
                <w:delText>2016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C1918B" w14:textId="77777777" w:rsidR="001D2698" w:rsidRDefault="00000000">
            <w:pPr>
              <w:rPr>
                <w:del w:id="11677" w:author="نویسنده" w:date="2026-10-18T12:19:01Z"/>
              </w:rPr>
            </w:pPr>
            <w:del w:id="11676" w:author="نویسنده" w:date="2026-10-18T12:19:01Z">
              <w:r>
                <w:rPr>
                  <w:sz w:val="14"/>
                  <w:szCs w:val="14"/>
                </w:rPr>
                <w:delText>The Effectiveness of a Stress Reduction and Burnout Prevention Program.</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F9404A" w14:textId="77777777" w:rsidR="001D2698" w:rsidRDefault="00000000">
            <w:pPr>
              <w:rPr>
                <w:del w:id="11679" w:author="نویسنده" w:date="2026-10-18T12:19:01Z"/>
              </w:rPr>
            </w:pPr>
            <w:del w:id="11678"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24129B" w14:textId="77777777" w:rsidR="001D2698" w:rsidRDefault="00000000">
            <w:pPr>
              <w:rPr>
                <w:del w:id="11681" w:author="نویسنده" w:date="2026-10-18T12:19:01Z"/>
              </w:rPr>
            </w:pPr>
            <w:del w:id="11680" w:author="نویسنده" w:date="2026-10-18T12:19:01Z">
              <w:r>
                <w:rPr>
                  <w:sz w:val="14"/>
                  <w:szCs w:val="14"/>
                </w:rPr>
                <w:delText xml:space="preserve">In-person health-resort programme</w:delText>
              </w:r>
            </w:del>
          </w:p>
        </w:tc>
      </w:tr>
      <w:tr w:rsidR="001D2698" w14:paraId="20EC6024" w14:textId="77777777">
        <w:trPr>
          <w:del w:id="1169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AC1B14" w14:textId="77777777" w:rsidR="001D2698" w:rsidRDefault="00000000">
            <w:pPr>
              <w:rPr>
                <w:del w:id="11684" w:author="نویسنده" w:date="2026-10-18T12:19:01Z"/>
              </w:rPr>
            </w:pPr>
            <w:del w:id="11683" w:author="نویسنده" w:date="2026-10-18T12:19:01Z">
              <w:r>
                <w:rPr>
                  <w:sz w:val="14"/>
                  <w:szCs w:val="14"/>
                </w:rPr>
                <w:delText>R193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97C5B3" w14:textId="77777777" w:rsidR="001D2698" w:rsidRDefault="00000000">
            <w:pPr>
              <w:rPr>
                <w:del w:id="11686" w:author="نویسنده" w:date="2026-10-18T12:19:01Z"/>
              </w:rPr>
            </w:pPr>
            <w:del w:id="11685"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885265" w14:textId="77777777" w:rsidR="001D2698" w:rsidRDefault="00000000">
            <w:pPr>
              <w:rPr>
                <w:del w:id="11688" w:author="نویسنده" w:date="2026-10-18T12:19:01Z"/>
              </w:rPr>
            </w:pPr>
            <w:del w:id="11687" w:author="نویسنده" w:date="2026-10-18T12:19:01Z">
              <w:r>
                <w:rPr>
                  <w:sz w:val="14"/>
                  <w:szCs w:val="14"/>
                </w:rPr>
                <w:delText>2013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CDDBF6" w14:textId="77777777" w:rsidR="001D2698" w:rsidRDefault="00000000">
            <w:pPr>
              <w:rPr>
                <w:del w:id="11690" w:author="نویسنده" w:date="2026-10-18T12:19:01Z"/>
              </w:rPr>
            </w:pPr>
            <w:del w:id="11689" w:author="نویسنده" w:date="2026-10-18T12:19:01Z">
              <w:r>
                <w:rPr>
                  <w:sz w:val="14"/>
                  <w:szCs w:val="14"/>
                </w:rPr>
                <w:delText>[Effectiveness of a stretching program on anxiety levels of workers in a…</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7C3C2B" w14:textId="77777777" w:rsidR="001D2698" w:rsidRDefault="00000000">
            <w:pPr>
              <w:rPr>
                <w:del w:id="11692" w:author="نویسنده" w:date="2026-10-18T12:19:01Z"/>
              </w:rPr>
            </w:pPr>
            <w:del w:id="11691"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1D0242" w14:textId="77777777" w:rsidR="001D2698" w:rsidRDefault="00000000">
            <w:pPr>
              <w:rPr>
                <w:del w:id="11694" w:author="نویسنده" w:date="2026-10-18T12:19:01Z"/>
              </w:rPr>
            </w:pPr>
            <w:del w:id="11693" w:author="نویسنده" w:date="2026-10-18T12:19:01Z">
              <w:r>
                <w:rPr>
                  <w:sz w:val="14"/>
                  <w:szCs w:val="14"/>
                </w:rPr>
                <w:delText xml:space="preserve">In-person stretching programme</w:delText>
              </w:r>
            </w:del>
          </w:p>
        </w:tc>
      </w:tr>
      <w:tr w:rsidR="001D2698" w14:paraId="407BCC97" w14:textId="77777777">
        <w:trPr>
          <w:del w:id="1170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310777" w14:textId="77777777" w:rsidR="001D2698" w:rsidRDefault="00000000">
            <w:pPr>
              <w:rPr>
                <w:del w:id="11697" w:author="نویسنده" w:date="2026-10-18T12:19:01Z"/>
              </w:rPr>
            </w:pPr>
            <w:del w:id="11696" w:author="نویسنده" w:date="2026-10-18T12:19:01Z">
              <w:r>
                <w:rPr>
                  <w:sz w:val="14"/>
                  <w:szCs w:val="14"/>
                </w:rPr>
                <w:delText>R209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F83786" w14:textId="77777777" w:rsidR="001D2698" w:rsidRDefault="00000000">
            <w:pPr>
              <w:rPr>
                <w:del w:id="11699" w:author="نویسنده" w:date="2026-10-18T12:19:01Z"/>
              </w:rPr>
            </w:pPr>
            <w:del w:id="11698"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76DA9C" w14:textId="77777777" w:rsidR="001D2698" w:rsidRDefault="00000000">
            <w:pPr>
              <w:rPr>
                <w:del w:id="11701" w:author="نویسنده" w:date="2026-10-18T12:19:01Z"/>
              </w:rPr>
            </w:pPr>
            <w:del w:id="11700"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AD5EB9" w14:textId="77777777" w:rsidR="001D2698" w:rsidRDefault="00000000">
            <w:pPr>
              <w:rPr>
                <w:del w:id="11703" w:author="نویسنده" w:date="2026-10-18T12:19:01Z"/>
              </w:rPr>
            </w:pPr>
            <w:del w:id="11702" w:author="نویسنده" w:date="2026-10-18T12:19:01Z">
              <w:r>
                <w:rPr>
                  <w:sz w:val="14"/>
                  <w:szCs w:val="14"/>
                </w:rPr>
                <w:delText>Montessori Impacts on Long-term Care Staff: Results of a Stepped-Wedge…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17C70F" w14:textId="77777777" w:rsidR="001D2698" w:rsidRDefault="00000000">
            <w:pPr>
              <w:rPr>
                <w:del w:id="11705" w:author="نویسنده" w:date="2026-10-18T12:19:01Z"/>
              </w:rPr>
            </w:pPr>
            <w:del w:id="11704"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3C5AFF" w14:textId="77777777" w:rsidR="001D2698" w:rsidRDefault="00000000">
            <w:pPr>
              <w:rPr>
                <w:del w:id="11707" w:author="نویسنده" w:date="2026-10-18T12:19:01Z"/>
              </w:rPr>
            </w:pPr>
            <w:del w:id="11706" w:author="نویسنده" w:date="2026-10-18T12:19:01Z">
              <w:r>
                <w:rPr>
                  <w:sz w:val="14"/>
                  <w:szCs w:val="14"/>
                </w:rPr>
                <w:delText>In-person Montessori training; online surveys only</w:delText>
              </w:r>
            </w:del>
          </w:p>
        </w:tc>
      </w:tr>
      <w:tr w:rsidR="001D2698" w14:paraId="34AB483D" w14:textId="77777777">
        <w:trPr>
          <w:del w:id="1172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64A288" w14:textId="77777777" w:rsidR="001D2698" w:rsidRDefault="00000000">
            <w:pPr>
              <w:rPr>
                <w:del w:id="11710" w:author="نویسنده" w:date="2026-10-18T12:19:01Z"/>
              </w:rPr>
            </w:pPr>
            <w:del w:id="11709" w:author="نویسنده" w:date="2026-10-18T12:19:01Z">
              <w:r>
                <w:rPr>
                  <w:sz w:val="14"/>
                  <w:szCs w:val="14"/>
                </w:rPr>
                <w:delText>R212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BC27E6" w14:textId="77777777" w:rsidR="001D2698" w:rsidRDefault="00000000">
            <w:pPr>
              <w:rPr>
                <w:del w:id="11712" w:author="نویسنده" w:date="2026-10-18T12:19:01Z"/>
              </w:rPr>
            </w:pPr>
            <w:del w:id="11711"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53A35C" w14:textId="77777777" w:rsidR="001D2698" w:rsidRDefault="00000000">
            <w:pPr>
              <w:rPr>
                <w:del w:id="11714" w:author="نویسنده" w:date="2026-10-18T12:19:01Z"/>
              </w:rPr>
            </w:pPr>
            <w:del w:id="11713" w:author="نویسنده" w:date="2026-10-18T12:19:01Z">
              <w:r>
                <w:rPr>
                  <w:sz w:val="14"/>
                  <w:szCs w:val="14"/>
                </w:rPr>
                <w:delText>2024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AEBD31" w14:textId="77777777" w:rsidR="001D2698" w:rsidRDefault="00000000">
            <w:pPr>
              <w:rPr>
                <w:del w:id="11716" w:author="نویسنده" w:date="2026-10-18T12:19:01Z"/>
              </w:rPr>
            </w:pPr>
            <w:del w:id="11715" w:author="نویسنده" w:date="2026-10-18T12:19:01Z">
              <w:r>
                <w:rPr>
                  <w:sz w:val="14"/>
                  <w:szCs w:val="14"/>
                </w:rPr>
                <w:delText>A multisite feasibility randomized clinical trial of mindfulness-based…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9CC031" w14:textId="77777777" w:rsidR="001D2698" w:rsidRDefault="00000000">
            <w:pPr>
              <w:rPr>
                <w:del w:id="11718" w:author="نویسنده" w:date="2026-10-18T12:19:01Z"/>
              </w:rPr>
            </w:pPr>
            <w:del w:id="11717"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85E4E8" w14:textId="77777777" w:rsidR="001D2698" w:rsidRDefault="00000000">
            <w:pPr>
              <w:rPr>
                <w:del w:id="11720" w:author="نویسنده" w:date="2026-10-18T12:19:01Z"/>
              </w:rPr>
            </w:pPr>
            <w:del w:id="11719" w:author="نویسنده" w:date="2026-10-18T12:19:01Z">
              <w:r>
                <w:rPr>
                  <w:sz w:val="14"/>
                  <w:szCs w:val="14"/>
                </w:rPr>
                <w:delText>In-person mindfulness training; burnout only in the background</w:delText>
              </w:r>
            </w:del>
          </w:p>
        </w:tc>
      </w:tr>
      <w:tr w:rsidR="001D2698" w14:paraId="337D82EF" w14:textId="77777777">
        <w:trPr>
          <w:del w:id="1173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FF093A" w14:textId="77777777" w:rsidR="001D2698" w:rsidRDefault="00000000">
            <w:pPr>
              <w:rPr>
                <w:del w:id="11723" w:author="نویسنده" w:date="2026-10-18T12:19:01Z"/>
              </w:rPr>
            </w:pPr>
            <w:del w:id="11722" w:author="نویسنده" w:date="2026-10-18T12:19:01Z">
              <w:r>
                <w:rPr>
                  <w:sz w:val="14"/>
                  <w:szCs w:val="14"/>
                </w:rPr>
                <w:delText>R223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11D155" w14:textId="77777777" w:rsidR="001D2698" w:rsidRDefault="00000000">
            <w:pPr>
              <w:rPr>
                <w:del w:id="11725" w:author="نویسنده" w:date="2026-10-18T12:19:01Z"/>
              </w:rPr>
            </w:pPr>
            <w:del w:id="11724"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988CDD" w14:textId="77777777" w:rsidR="001D2698" w:rsidRDefault="00000000">
            <w:pPr>
              <w:rPr>
                <w:del w:id="11727" w:author="نویسنده" w:date="2026-10-18T12:19:01Z"/>
              </w:rPr>
            </w:pPr>
            <w:del w:id="11726" w:author="نویسنده" w:date="2026-10-18T12:19:01Z">
              <w:r>
                <w:rPr>
                  <w:sz w:val="14"/>
                  <w:szCs w:val="14"/>
                </w:rPr>
                <w:delText>2024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60ABBD" w14:textId="77777777" w:rsidR="001D2698" w:rsidRDefault="00000000">
            <w:pPr>
              <w:rPr>
                <w:del w:id="11729" w:author="نویسنده" w:date="2026-10-18T12:19:01Z"/>
              </w:rPr>
            </w:pPr>
            <w:del w:id="11728" w:author="نویسنده" w:date="2026-10-18T12:19:01Z">
              <w:r>
                <w:rPr>
                  <w:sz w:val="14"/>
                  <w:szCs w:val="14"/>
                </w:rPr>
                <w:delText>Telephone coaching for the prevention of depression in farmers: Results…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A94700" w14:textId="77777777" w:rsidR="001D2698" w:rsidRDefault="00000000">
            <w:pPr>
              <w:rPr>
                <w:del w:id="11731" w:author="نویسنده" w:date="2026-10-18T12:19:01Z"/>
              </w:rPr>
            </w:pPr>
            <w:del w:id="11730"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15C6EE" w14:textId="77777777" w:rsidR="001D2698" w:rsidRDefault="00000000">
            <w:pPr>
              <w:rPr>
                <w:del w:id="11733" w:author="نویسنده" w:date="2026-10-18T12:19:01Z"/>
              </w:rPr>
            </w:pPr>
            <w:del w:id="11732" w:author="نویسنده" w:date="2026-10-18T12:19:01Z">
              <w:r>
                <w:rPr>
                  <w:sz w:val="14"/>
                  <w:szCs w:val="14"/>
                </w:rPr>
                <w:delText>Voice telephone coaching</w:delText>
              </w:r>
            </w:del>
          </w:p>
        </w:tc>
      </w:tr>
      <w:tr w:rsidR="001D2698" w14:paraId="63391D05" w14:textId="77777777">
        <w:trPr>
          <w:del w:id="1174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14E8EE" w14:textId="77777777" w:rsidR="001D2698" w:rsidRDefault="00000000">
            <w:pPr>
              <w:rPr>
                <w:del w:id="11736" w:author="نویسنده" w:date="2026-10-18T12:19:01Z"/>
              </w:rPr>
            </w:pPr>
            <w:del w:id="11735" w:author="نویسنده" w:date="2026-10-18T12:19:01Z">
              <w:r>
                <w:rPr>
                  <w:sz w:val="14"/>
                  <w:szCs w:val="14"/>
                </w:rPr>
                <w:lastRenderedPageBreak/>
                <w:delText>R228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38F80F" w14:textId="77777777" w:rsidR="001D2698" w:rsidRDefault="00000000">
            <w:pPr>
              <w:rPr>
                <w:del w:id="11738" w:author="نویسنده" w:date="2026-10-18T12:19:01Z"/>
              </w:rPr>
            </w:pPr>
            <w:del w:id="11737"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912C32" w14:textId="77777777" w:rsidR="001D2698" w:rsidRDefault="00000000">
            <w:pPr>
              <w:rPr>
                <w:del w:id="11740" w:author="نویسنده" w:date="2026-10-18T12:19:01Z"/>
              </w:rPr>
            </w:pPr>
            <w:del w:id="11739"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593E5A" w14:textId="77777777" w:rsidR="001D2698" w:rsidRDefault="00000000">
            <w:pPr>
              <w:rPr>
                <w:del w:id="11742" w:author="نویسنده" w:date="2026-10-18T12:19:01Z"/>
              </w:rPr>
            </w:pPr>
            <w:del w:id="11741" w:author="نویسنده" w:date="2026-10-18T12:19:01Z">
              <w:r>
                <w:rPr>
                  <w:sz w:val="14"/>
                  <w:szCs w:val="14"/>
                </w:rPr>
                <w:delText>A multimodal stress-prevention program supplemented by telephone-coaching…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B9C16A" w14:textId="77777777" w:rsidR="001D2698" w:rsidRDefault="00000000">
            <w:pPr>
              <w:rPr>
                <w:del w:id="11744" w:author="نویسنده" w:date="2026-10-18T12:19:01Z"/>
              </w:rPr>
            </w:pPr>
            <w:del w:id="11743"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3DB443" w14:textId="77777777" w:rsidR="001D2698" w:rsidRDefault="00000000">
            <w:pPr>
              <w:rPr>
                <w:del w:id="11746" w:author="نویسنده" w:date="2026-10-18T12:19:01Z"/>
              </w:rPr>
            </w:pPr>
            <w:del w:id="11745" w:author="نویسنده" w:date="2026-10-18T12:19:01Z">
              <w:r>
                <w:rPr>
                  <w:sz w:val="14"/>
                  <w:szCs w:val="14"/>
                </w:rPr>
                <w:delText xml:space="preserve">In-person 12-day programme with telephone coaching</w:delText>
              </w:r>
            </w:del>
          </w:p>
        </w:tc>
      </w:tr>
      <w:tr w:rsidR="001D2698" w14:paraId="3CA43779" w14:textId="77777777">
        <w:trPr>
          <w:del w:id="1176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1B28E0" w14:textId="77777777" w:rsidR="001D2698" w:rsidRDefault="00000000">
            <w:pPr>
              <w:rPr>
                <w:del w:id="11749" w:author="نویسنده" w:date="2026-10-18T12:19:01Z"/>
              </w:rPr>
            </w:pPr>
            <w:del w:id="11748" w:author="نویسنده" w:date="2026-10-18T12:19:01Z">
              <w:r>
                <w:rPr>
                  <w:sz w:val="14"/>
                  <w:szCs w:val="14"/>
                </w:rPr>
                <w:delText>R230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FBEDF9" w14:textId="77777777" w:rsidR="001D2698" w:rsidRDefault="00000000">
            <w:pPr>
              <w:rPr>
                <w:del w:id="11751" w:author="نویسنده" w:date="2026-10-18T12:19:01Z"/>
              </w:rPr>
            </w:pPr>
            <w:del w:id="11750"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E51FB5" w14:textId="77777777" w:rsidR="001D2698" w:rsidRDefault="00000000">
            <w:pPr>
              <w:rPr>
                <w:del w:id="11753" w:author="نویسنده" w:date="2026-10-18T12:19:01Z"/>
              </w:rPr>
            </w:pPr>
            <w:del w:id="11752" w:author="نویسنده" w:date="2026-10-18T12:19:01Z">
              <w:r>
                <w:rPr>
                  <w:sz w:val="14"/>
                  <w:szCs w:val="14"/>
                </w:rPr>
                <w:delText>2008</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FE29B6" w14:textId="77777777" w:rsidR="001D2698" w:rsidRDefault="00000000">
            <w:pPr>
              <w:rPr>
                <w:del w:id="11755" w:author="نویسنده" w:date="2026-10-18T12:19:01Z"/>
              </w:rPr>
            </w:pPr>
            <w:del w:id="11754" w:author="نویسنده" w:date="2026-10-18T12:19:01Z">
              <w:r>
                <w:rPr>
                  <w:sz w:val="14"/>
                  <w:szCs w:val="14"/>
                </w:rPr>
                <w:delText>Increasing oncologists' skills in eliciting and responding to emotional…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93057C" w14:textId="77777777" w:rsidR="001D2698" w:rsidRDefault="00000000">
            <w:pPr>
              <w:rPr>
                <w:del w:id="11757" w:author="نویسنده" w:date="2026-10-18T12:19:01Z"/>
              </w:rPr>
            </w:pPr>
            <w:del w:id="11756"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461BC6" w14:textId="77777777" w:rsidR="001D2698" w:rsidRDefault="00000000">
            <w:pPr>
              <w:rPr>
                <w:del w:id="11759" w:author="نویسنده" w:date="2026-10-18T12:19:01Z"/>
              </w:rPr>
            </w:pPr>
            <w:del w:id="11758" w:author="نویسنده" w:date="2026-10-18T12:19:01Z">
              <w:r>
                <w:rPr>
                  <w:sz w:val="14"/>
                  <w:szCs w:val="14"/>
                </w:rPr>
                <w:delText>Communication-skills training that was mainly in person; four monthly videoconferences were a minor component</w:delText>
              </w:r>
            </w:del>
          </w:p>
        </w:tc>
      </w:tr>
      <w:tr w:rsidR="001D2698" w14:paraId="36ED67C6" w14:textId="77777777">
        <w:trPr>
          <w:del w:id="1177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F0EDCF" w14:textId="77777777" w:rsidR="001D2698" w:rsidRDefault="00000000">
            <w:pPr>
              <w:rPr>
                <w:del w:id="11762" w:author="نویسنده" w:date="2026-10-18T12:19:01Z"/>
              </w:rPr>
            </w:pPr>
            <w:del w:id="11761" w:author="نویسنده" w:date="2026-10-18T12:19:01Z">
              <w:r>
                <w:rPr>
                  <w:sz w:val="14"/>
                  <w:szCs w:val="14"/>
                </w:rPr>
                <w:delText>R231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DFD14C" w14:textId="77777777" w:rsidR="001D2698" w:rsidRDefault="00000000">
            <w:pPr>
              <w:rPr>
                <w:del w:id="11764" w:author="نویسنده" w:date="2026-10-18T12:19:01Z"/>
              </w:rPr>
            </w:pPr>
            <w:del w:id="11763"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6D4C2A" w14:textId="77777777" w:rsidR="001D2698" w:rsidRDefault="00000000">
            <w:pPr>
              <w:rPr>
                <w:del w:id="11766" w:author="نویسنده" w:date="2026-10-18T12:19:01Z"/>
              </w:rPr>
            </w:pPr>
            <w:del w:id="11765"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0FEC42" w14:textId="77777777" w:rsidR="001D2698" w:rsidRDefault="00000000">
            <w:pPr>
              <w:rPr>
                <w:del w:id="11768" w:author="نویسنده" w:date="2026-10-18T12:19:01Z"/>
              </w:rPr>
            </w:pPr>
            <w:del w:id="11767" w:author="نویسنده" w:date="2026-10-18T12:19:01Z">
              <w:r>
                <w:rPr>
                  <w:sz w:val="14"/>
                  <w:szCs w:val="14"/>
                </w:rPr>
                <w:delText>Authentic Connections Groups: A Pilot Test of an Intervention Aimed at…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E76356" w14:textId="77777777" w:rsidR="001D2698" w:rsidRDefault="00000000">
            <w:pPr>
              <w:rPr>
                <w:del w:id="11770" w:author="نویسنده" w:date="2026-10-18T12:19:01Z"/>
              </w:rPr>
            </w:pPr>
            <w:del w:id="11769"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DABF65" w14:textId="77777777" w:rsidR="001D2698" w:rsidRDefault="00000000">
            <w:pPr>
              <w:rPr>
                <w:del w:id="11772" w:author="نویسنده" w:date="2026-10-18T12:19:01Z"/>
              </w:rPr>
            </w:pPr>
            <w:del w:id="11771" w:author="نویسنده" w:date="2026-10-18T12:19:01Z">
              <w:r>
                <w:rPr>
                  <w:sz w:val="14"/>
                  <w:szCs w:val="14"/>
                </w:rPr>
                <w:delText>Group sessions; digital delivery not stated</w:delText>
              </w:r>
            </w:del>
          </w:p>
        </w:tc>
      </w:tr>
      <w:tr w:rsidR="001D2698" w14:paraId="68A0491A" w14:textId="77777777">
        <w:trPr>
          <w:del w:id="1178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B2E7DA" w14:textId="77777777" w:rsidR="001D2698" w:rsidRDefault="00000000">
            <w:pPr>
              <w:rPr>
                <w:del w:id="11775" w:author="نویسنده" w:date="2026-10-18T12:19:01Z"/>
              </w:rPr>
            </w:pPr>
            <w:del w:id="11774" w:author="نویسنده" w:date="2026-10-18T12:19:01Z">
              <w:r>
                <w:rPr>
                  <w:sz w:val="14"/>
                  <w:szCs w:val="14"/>
                </w:rPr>
                <w:delText>R235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7576A2" w14:textId="77777777" w:rsidR="001D2698" w:rsidRDefault="00000000">
            <w:pPr>
              <w:rPr>
                <w:del w:id="11777" w:author="نویسنده" w:date="2026-10-18T12:19:01Z"/>
              </w:rPr>
            </w:pPr>
            <w:del w:id="11776"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54CF8F" w14:textId="77777777" w:rsidR="001D2698" w:rsidRDefault="00000000">
            <w:pPr>
              <w:rPr>
                <w:del w:id="11779" w:author="نویسنده" w:date="2026-10-18T12:19:01Z"/>
              </w:rPr>
            </w:pPr>
            <w:del w:id="11778"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AB8F52" w14:textId="77777777" w:rsidR="001D2698" w:rsidRDefault="00000000">
            <w:pPr>
              <w:rPr>
                <w:del w:id="11781" w:author="نویسنده" w:date="2026-10-18T12:19:01Z"/>
              </w:rPr>
            </w:pPr>
            <w:del w:id="11780" w:author="نویسنده" w:date="2026-10-18T12:19:01Z">
              <w:r>
                <w:rPr>
                  <w:sz w:val="14"/>
                  <w:szCs w:val="14"/>
                </w:rPr>
                <w:delText>DEEP SELF-REGULATION METHOD: A HYPNOTHERAPEUTICAL AND COACHING APPROACH…</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A6059F" w14:textId="77777777" w:rsidR="001D2698" w:rsidRDefault="00000000">
            <w:pPr>
              <w:rPr>
                <w:del w:id="11783" w:author="نویسنده" w:date="2026-10-18T12:19:01Z"/>
              </w:rPr>
            </w:pPr>
            <w:del w:id="11782"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326D84" w14:textId="77777777" w:rsidR="001D2698" w:rsidRDefault="00000000">
            <w:pPr>
              <w:rPr>
                <w:del w:id="11785" w:author="نویسنده" w:date="2026-10-18T12:19:01Z"/>
              </w:rPr>
            </w:pPr>
            <w:del w:id="11784" w:author="نویسنده" w:date="2026-10-18T12:19:01Z">
              <w:r>
                <w:rPr>
                  <w:sz w:val="14"/>
                  <w:szCs w:val="14"/>
                </w:rPr>
                <w:delText>Hypnotherapy and coaching modules; digital delivery not reported</w:delText>
              </w:r>
            </w:del>
          </w:p>
        </w:tc>
      </w:tr>
      <w:tr w:rsidR="001D2698" w14:paraId="26F87D27" w14:textId="77777777">
        <w:trPr>
          <w:del w:id="1179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2156B7" w14:textId="77777777" w:rsidR="001D2698" w:rsidRDefault="00000000">
            <w:pPr>
              <w:rPr>
                <w:del w:id="11788" w:author="نویسنده" w:date="2026-10-18T12:19:01Z"/>
              </w:rPr>
            </w:pPr>
            <w:del w:id="11787" w:author="نویسنده" w:date="2026-10-18T12:19:01Z">
              <w:r>
                <w:rPr>
                  <w:sz w:val="14"/>
                  <w:szCs w:val="14"/>
                </w:rPr>
                <w:delText>R238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089660" w14:textId="77777777" w:rsidR="001D2698" w:rsidRDefault="00000000">
            <w:pPr>
              <w:rPr>
                <w:del w:id="11790" w:author="نویسنده" w:date="2026-10-18T12:19:01Z"/>
              </w:rPr>
            </w:pPr>
            <w:del w:id="11789"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7DD04A" w14:textId="77777777" w:rsidR="001D2698" w:rsidRDefault="00000000">
            <w:pPr>
              <w:rPr>
                <w:del w:id="11792" w:author="نویسنده" w:date="2026-10-18T12:19:01Z"/>
              </w:rPr>
            </w:pPr>
            <w:del w:id="11791"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ACAAE8" w14:textId="77777777" w:rsidR="001D2698" w:rsidRDefault="00000000">
            <w:pPr>
              <w:rPr>
                <w:del w:id="11794" w:author="نویسنده" w:date="2026-10-18T12:19:01Z"/>
              </w:rPr>
            </w:pPr>
            <w:del w:id="11793" w:author="نویسنده" w:date="2026-10-18T12:19:01Z">
              <w:r>
                <w:rPr>
                  <w:sz w:val="14"/>
                  <w:szCs w:val="14"/>
                </w:rPr>
                <w:delText>Mindfulness meditation and its impact on nurses' professional quality of…</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256237" w14:textId="77777777" w:rsidR="001D2698" w:rsidRDefault="00000000">
            <w:pPr>
              <w:rPr>
                <w:del w:id="11796" w:author="نویسنده" w:date="2026-10-18T12:19:01Z"/>
              </w:rPr>
            </w:pPr>
            <w:del w:id="11795"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35D350" w14:textId="77777777" w:rsidR="001D2698" w:rsidRDefault="00000000">
            <w:pPr>
              <w:rPr>
                <w:del w:id="11798" w:author="نویسنده" w:date="2026-10-18T12:19:01Z"/>
              </w:rPr>
            </w:pPr>
            <w:del w:id="11797" w:author="نویسنده" w:date="2026-10-18T12:19:01Z">
              <w:r>
                <w:rPr>
                  <w:sz w:val="14"/>
                  <w:szCs w:val="14"/>
                </w:rPr>
                <w:delText>Eight-session mindfulness training; no digital delivery reported</w:delText>
              </w:r>
            </w:del>
          </w:p>
        </w:tc>
      </w:tr>
      <w:tr w:rsidR="001D2698" w14:paraId="3F102021" w14:textId="77777777">
        <w:trPr>
          <w:del w:id="1181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E619E3" w14:textId="77777777" w:rsidR="001D2698" w:rsidRDefault="00000000">
            <w:pPr>
              <w:rPr>
                <w:del w:id="11801" w:author="نویسنده" w:date="2026-10-18T12:19:01Z"/>
              </w:rPr>
            </w:pPr>
            <w:del w:id="11800" w:author="نویسنده" w:date="2026-10-18T12:19:01Z">
              <w:r>
                <w:rPr>
                  <w:sz w:val="14"/>
                  <w:szCs w:val="14"/>
                </w:rPr>
                <w:delText>R240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7BCF58" w14:textId="77777777" w:rsidR="001D2698" w:rsidRDefault="00000000">
            <w:pPr>
              <w:rPr>
                <w:del w:id="11803" w:author="نویسنده" w:date="2026-10-18T12:19:01Z"/>
              </w:rPr>
            </w:pPr>
            <w:del w:id="11802"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CE0716" w14:textId="77777777" w:rsidR="001D2698" w:rsidRDefault="00000000">
            <w:pPr>
              <w:rPr>
                <w:del w:id="11805" w:author="نویسنده" w:date="2026-10-18T12:19:01Z"/>
              </w:rPr>
            </w:pPr>
            <w:del w:id="11804"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F29F9A" w14:textId="77777777" w:rsidR="001D2698" w:rsidRDefault="00000000">
            <w:pPr>
              <w:rPr>
                <w:del w:id="11807" w:author="نویسنده" w:date="2026-10-18T12:19:01Z"/>
              </w:rPr>
            </w:pPr>
            <w:del w:id="11806" w:author="نویسنده" w:date="2026-10-18T12:19:01Z">
              <w:r>
                <w:rPr>
                  <w:sz w:val="14"/>
                  <w:szCs w:val="14"/>
                </w:rPr>
                <w:delText>The efficacy of an integrated empowerment and narrative nursing program…</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E18ACB" w14:textId="77777777" w:rsidR="001D2698" w:rsidRDefault="00000000">
            <w:pPr>
              <w:rPr>
                <w:del w:id="11809" w:author="نویسنده" w:date="2026-10-18T12:19:01Z"/>
              </w:rPr>
            </w:pPr>
            <w:del w:id="11808"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968244" w14:textId="77777777" w:rsidR="001D2698" w:rsidRDefault="00000000">
            <w:pPr>
              <w:rPr>
                <w:del w:id="11811" w:author="نویسنده" w:date="2026-10-18T12:19:01Z"/>
              </w:rPr>
            </w:pPr>
            <w:del w:id="11810" w:author="نویسنده" w:date="2026-10-18T12:19:01Z">
              <w:r>
                <w:rPr>
                  <w:sz w:val="14"/>
                  <w:szCs w:val="14"/>
                </w:rPr>
                <w:delText>Empowerment education and narrative nursing sessions; no digital delivery reported</w:delText>
              </w:r>
            </w:del>
          </w:p>
        </w:tc>
      </w:tr>
      <w:tr w:rsidR="001D2698" w14:paraId="142A692F" w14:textId="77777777">
        <w:trPr>
          <w:del w:id="1182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AD5905" w14:textId="77777777" w:rsidR="001D2698" w:rsidRDefault="00000000">
            <w:pPr>
              <w:rPr>
                <w:del w:id="11814" w:author="نویسنده" w:date="2026-10-18T12:19:01Z"/>
              </w:rPr>
            </w:pPr>
            <w:del w:id="11813" w:author="نویسنده" w:date="2026-10-18T12:19:01Z">
              <w:r>
                <w:rPr>
                  <w:sz w:val="14"/>
                  <w:szCs w:val="14"/>
                </w:rPr>
                <w:delText>R241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3CF626" w14:textId="77777777" w:rsidR="001D2698" w:rsidRDefault="00000000">
            <w:pPr>
              <w:rPr>
                <w:del w:id="11816" w:author="نویسنده" w:date="2026-10-18T12:19:01Z"/>
              </w:rPr>
            </w:pPr>
            <w:del w:id="11815"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BBE7C6" w14:textId="77777777" w:rsidR="001D2698" w:rsidRDefault="00000000">
            <w:pPr>
              <w:rPr>
                <w:del w:id="11818" w:author="نویسنده" w:date="2026-10-18T12:19:01Z"/>
              </w:rPr>
            </w:pPr>
            <w:del w:id="11817"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B753D8" w14:textId="77777777" w:rsidR="001D2698" w:rsidRDefault="00000000">
            <w:pPr>
              <w:rPr>
                <w:del w:id="11820" w:author="نویسنده" w:date="2026-10-18T12:19:01Z"/>
              </w:rPr>
            </w:pPr>
            <w:del w:id="11819" w:author="نویسنده" w:date="2026-10-18T12:19:01Z">
              <w:r>
                <w:rPr>
                  <w:sz w:val="14"/>
                  <w:szCs w:val="14"/>
                </w:rPr>
                <w:delText>Positive communication for decreasing burnout in intensive-care-unit…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187929" w14:textId="77777777" w:rsidR="001D2698" w:rsidRDefault="00000000">
            <w:pPr>
              <w:rPr>
                <w:del w:id="11822" w:author="نویسنده" w:date="2026-10-18T12:19:01Z"/>
              </w:rPr>
            </w:pPr>
            <w:del w:id="11821"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ECDEC1" w14:textId="77777777" w:rsidR="001D2698" w:rsidRDefault="00000000">
            <w:pPr>
              <w:rPr>
                <w:del w:id="11824" w:author="نویسنده" w:date="2026-10-18T12:19:01Z"/>
              </w:rPr>
            </w:pPr>
            <w:del w:id="11823" w:author="نویسنده" w:date="2026-10-18T12:19:01Z">
              <w:r>
                <w:rPr>
                  <w:sz w:val="14"/>
                  <w:szCs w:val="14"/>
                </w:rPr>
                <w:delText>Posters, greetings and message boxes; email nudges were a minor component</w:delText>
              </w:r>
            </w:del>
          </w:p>
        </w:tc>
      </w:tr>
      <w:tr w:rsidR="001D2698" w14:paraId="4D775644" w14:textId="77777777">
        <w:trPr>
          <w:del w:id="1183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11E619" w14:textId="77777777" w:rsidR="001D2698" w:rsidRDefault="00000000">
            <w:pPr>
              <w:rPr>
                <w:del w:id="11827" w:author="نویسنده" w:date="2026-10-18T12:19:01Z"/>
              </w:rPr>
            </w:pPr>
            <w:del w:id="11826" w:author="نویسنده" w:date="2026-10-18T12:19:01Z">
              <w:r>
                <w:rPr>
                  <w:sz w:val="14"/>
                  <w:szCs w:val="14"/>
                </w:rPr>
                <w:delText>R249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B5257F" w14:textId="77777777" w:rsidR="001D2698" w:rsidRDefault="00000000">
            <w:pPr>
              <w:rPr>
                <w:del w:id="11829" w:author="نویسنده" w:date="2026-10-18T12:19:01Z"/>
              </w:rPr>
            </w:pPr>
            <w:del w:id="11828"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6C5FDD" w14:textId="77777777" w:rsidR="001D2698" w:rsidRDefault="00000000">
            <w:pPr>
              <w:rPr>
                <w:del w:id="11831" w:author="نویسنده" w:date="2026-10-18T12:19:01Z"/>
              </w:rPr>
            </w:pPr>
            <w:del w:id="11830" w:author="نویسنده" w:date="2026-10-18T12:19:01Z">
              <w:r>
                <w:rPr>
                  <w:sz w:val="14"/>
                  <w:szCs w:val="14"/>
                </w:rPr>
                <w:delText>2022</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A67C40" w14:textId="77777777" w:rsidR="001D2698" w:rsidRDefault="00000000">
            <w:pPr>
              <w:rPr>
                <w:del w:id="11833" w:author="نویسنده" w:date="2026-10-18T12:19:01Z"/>
              </w:rPr>
            </w:pPr>
            <w:del w:id="11832" w:author="نویسنده" w:date="2026-10-18T12:19:01Z">
              <w:r>
                <w:rPr>
                  <w:sz w:val="14"/>
                  <w:szCs w:val="14"/>
                </w:rPr>
                <w:delText>Brief mindful coloring for stress reduction in nurses working in a Hong…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F96A5C" w14:textId="77777777" w:rsidR="001D2698" w:rsidRDefault="00000000">
            <w:pPr>
              <w:rPr>
                <w:del w:id="11835" w:author="نویسنده" w:date="2026-10-18T12:19:01Z"/>
              </w:rPr>
            </w:pPr>
            <w:del w:id="11834"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720D5C" w14:textId="77777777" w:rsidR="001D2698" w:rsidRDefault="00000000">
            <w:pPr>
              <w:rPr>
                <w:del w:id="11837" w:author="نویسنده" w:date="2026-10-18T12:19:01Z"/>
              </w:rPr>
            </w:pPr>
            <w:del w:id="11836" w:author="نویسنده" w:date="2026-10-18T12:19:01Z">
              <w:r>
                <w:rPr>
                  <w:sz w:val="14"/>
                  <w:szCs w:val="14"/>
                </w:rPr>
                <w:delText xml:space="preserve">Mandala colouring; a three-minute instructional video was the only digital element</w:delText>
              </w:r>
            </w:del>
          </w:p>
        </w:tc>
      </w:tr>
      <w:tr w:rsidR="001D2698" w14:paraId="7BBA899F" w14:textId="77777777">
        <w:trPr>
          <w:del w:id="1185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35525B" w14:textId="77777777" w:rsidR="001D2698" w:rsidRDefault="00000000">
            <w:pPr>
              <w:rPr>
                <w:del w:id="11840" w:author="نویسنده" w:date="2026-10-18T12:19:01Z"/>
              </w:rPr>
            </w:pPr>
            <w:del w:id="11839" w:author="نویسنده" w:date="2026-10-18T12:19:01Z">
              <w:r>
                <w:rPr>
                  <w:sz w:val="14"/>
                  <w:szCs w:val="14"/>
                </w:rPr>
                <w:delText>R252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A55D39" w14:textId="77777777" w:rsidR="001D2698" w:rsidRDefault="00000000">
            <w:pPr>
              <w:rPr>
                <w:del w:id="11842" w:author="نویسنده" w:date="2026-10-18T12:19:01Z"/>
              </w:rPr>
            </w:pPr>
            <w:del w:id="11841"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F650C3" w14:textId="77777777" w:rsidR="001D2698" w:rsidRDefault="00000000">
            <w:pPr>
              <w:rPr>
                <w:del w:id="11844" w:author="نویسنده" w:date="2026-10-18T12:19:01Z"/>
              </w:rPr>
            </w:pPr>
            <w:del w:id="11843" w:author="نویسنده" w:date="2026-10-18T12:19:01Z">
              <w:r>
                <w:rPr>
                  <w:sz w:val="14"/>
                  <w:szCs w:val="14"/>
                </w:rPr>
                <w:delText>2021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8528D3" w14:textId="77777777" w:rsidR="001D2698" w:rsidRDefault="00000000">
            <w:pPr>
              <w:rPr>
                <w:del w:id="11846" w:author="نویسنده" w:date="2026-10-18T12:19:01Z"/>
              </w:rPr>
            </w:pPr>
            <w:del w:id="11845" w:author="نویسنده" w:date="2026-10-18T12:19:01Z">
              <w:r>
                <w:rPr>
                  <w:sz w:val="14"/>
                  <w:szCs w:val="14"/>
                </w:rPr>
                <w:delText>Effects of Acupuncture and Acupressure on Burnout in Health Care Workers:…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7BF447" w14:textId="77777777" w:rsidR="001D2698" w:rsidRDefault="00000000">
            <w:pPr>
              <w:rPr>
                <w:del w:id="11848" w:author="نویسنده" w:date="2026-10-18T12:19:01Z"/>
              </w:rPr>
            </w:pPr>
            <w:del w:id="11847"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572888" w14:textId="77777777" w:rsidR="001D2698" w:rsidRDefault="00000000">
            <w:pPr>
              <w:rPr>
                <w:del w:id="11850" w:author="نویسنده" w:date="2026-10-18T12:19:01Z"/>
              </w:rPr>
            </w:pPr>
            <w:del w:id="11849" w:author="نویسنده" w:date="2026-10-18T12:19:01Z">
              <w:r>
                <w:rPr>
                  <w:sz w:val="14"/>
                  <w:szCs w:val="14"/>
                </w:rPr>
                <w:delText>Acupuncture and acupressure</w:delText>
              </w:r>
            </w:del>
          </w:p>
        </w:tc>
      </w:tr>
      <w:tr w:rsidR="001D2698" w14:paraId="65C3700C" w14:textId="77777777">
        <w:trPr>
          <w:del w:id="1186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3E9D03" w14:textId="77777777" w:rsidR="001D2698" w:rsidRDefault="00000000">
            <w:pPr>
              <w:rPr>
                <w:del w:id="11853" w:author="نویسنده" w:date="2026-10-18T12:19:01Z"/>
              </w:rPr>
            </w:pPr>
            <w:del w:id="11852" w:author="نویسنده" w:date="2026-10-18T12:19:01Z">
              <w:r>
                <w:rPr>
                  <w:sz w:val="14"/>
                  <w:szCs w:val="14"/>
                </w:rPr>
                <w:delText>R255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A467F" w14:textId="77777777" w:rsidR="001D2698" w:rsidRDefault="00000000">
            <w:pPr>
              <w:rPr>
                <w:del w:id="11855" w:author="نویسنده" w:date="2026-10-18T12:19:01Z"/>
              </w:rPr>
            </w:pPr>
            <w:del w:id="11854"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0F37C7" w14:textId="77777777" w:rsidR="001D2698" w:rsidRDefault="00000000">
            <w:pPr>
              <w:rPr>
                <w:del w:id="11857" w:author="نویسنده" w:date="2026-10-18T12:19:01Z"/>
              </w:rPr>
            </w:pPr>
            <w:del w:id="11856"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DB8544" w14:textId="77777777" w:rsidR="001D2698" w:rsidRDefault="00000000">
            <w:pPr>
              <w:rPr>
                <w:del w:id="11859" w:author="نویسنده" w:date="2026-10-18T12:19:01Z"/>
              </w:rPr>
            </w:pPr>
            <w:del w:id="11858" w:author="نویسنده" w:date="2026-10-18T12:19:01Z">
              <w:r>
                <w:rPr>
                  <w:sz w:val="14"/>
                  <w:szCs w:val="14"/>
                </w:rPr>
                <w:delText>Humanism and professionalism training for pediatric hematology-oncology…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94667B" w14:textId="77777777" w:rsidR="001D2698" w:rsidRDefault="00000000">
            <w:pPr>
              <w:rPr>
                <w:del w:id="11861" w:author="نویسنده" w:date="2026-10-18T12:19:01Z"/>
              </w:rPr>
            </w:pPr>
            <w:del w:id="11860"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2C6249" w14:textId="77777777" w:rsidR="001D2698" w:rsidRDefault="00000000">
            <w:pPr>
              <w:rPr>
                <w:del w:id="11863" w:author="نویسنده" w:date="2026-10-18T12:19:01Z"/>
              </w:rPr>
            </w:pPr>
            <w:del w:id="11862" w:author="نویسنده" w:date="2026-10-18T12:19:01Z">
              <w:r>
                <w:rPr>
                  <w:sz w:val="14"/>
                  <w:szCs w:val="14"/>
                </w:rPr>
                <w:delText xml:space="preserve">In-person curriculum in fellowship programmes</w:delText>
              </w:r>
            </w:del>
          </w:p>
        </w:tc>
      </w:tr>
      <w:tr w:rsidR="001D2698" w14:paraId="2191ED1D" w14:textId="77777777">
        <w:trPr>
          <w:del w:id="1187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AE5AFF" w14:textId="77777777" w:rsidR="001D2698" w:rsidRDefault="00000000">
            <w:pPr>
              <w:rPr>
                <w:del w:id="11866" w:author="نویسنده" w:date="2026-10-18T12:19:01Z"/>
              </w:rPr>
            </w:pPr>
            <w:del w:id="11865" w:author="نویسنده" w:date="2026-10-18T12:19:01Z">
              <w:r>
                <w:rPr>
                  <w:sz w:val="14"/>
                  <w:szCs w:val="14"/>
                </w:rPr>
                <w:delText>R256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E5ABEC" w14:textId="77777777" w:rsidR="001D2698" w:rsidRDefault="00000000">
            <w:pPr>
              <w:rPr>
                <w:del w:id="11868" w:author="نویسنده" w:date="2026-10-18T12:19:01Z"/>
              </w:rPr>
            </w:pPr>
            <w:del w:id="11867"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015AEB" w14:textId="77777777" w:rsidR="001D2698" w:rsidRDefault="00000000">
            <w:pPr>
              <w:rPr>
                <w:del w:id="11870" w:author="نویسنده" w:date="2026-10-18T12:19:01Z"/>
              </w:rPr>
            </w:pPr>
            <w:del w:id="11869" w:author="نویسنده" w:date="2026-10-18T12:19:01Z">
              <w:r>
                <w:rPr>
                  <w:sz w:val="14"/>
                  <w:szCs w:val="14"/>
                </w:rPr>
                <w:delText>2017</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09CF93" w14:textId="77777777" w:rsidR="001D2698" w:rsidRDefault="00000000">
            <w:pPr>
              <w:rPr>
                <w:del w:id="11872" w:author="نویسنده" w:date="2026-10-18T12:19:01Z"/>
              </w:rPr>
            </w:pPr>
            <w:del w:id="11871" w:author="نویسنده" w:date="2026-10-18T12:19:01Z">
              <w:r>
                <w:rPr>
                  <w:sz w:val="14"/>
                  <w:szCs w:val="14"/>
                </w:rPr>
                <w:delText>The role of massage in reducing the risk of burnout in employees of large…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6D0AF3" w14:textId="77777777" w:rsidR="001D2698" w:rsidRDefault="00000000">
            <w:pPr>
              <w:rPr>
                <w:del w:id="11874" w:author="نویسنده" w:date="2026-10-18T12:19:01Z"/>
              </w:rPr>
            </w:pPr>
            <w:del w:id="11873"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49F03C" w14:textId="77777777" w:rsidR="001D2698" w:rsidRDefault="00000000">
            <w:pPr>
              <w:rPr>
                <w:del w:id="11876" w:author="نویسنده" w:date="2026-10-18T12:19:01Z"/>
              </w:rPr>
            </w:pPr>
            <w:del w:id="11875" w:author="نویسنده" w:date="2026-10-18T12:19:01Z">
              <w:r>
                <w:rPr>
                  <w:sz w:val="14"/>
                  <w:szCs w:val="14"/>
                </w:rPr>
                <w:delText>Massage</w:delText>
              </w:r>
            </w:del>
          </w:p>
        </w:tc>
      </w:tr>
      <w:tr w:rsidR="001D2698" w14:paraId="2F46A726" w14:textId="77777777">
        <w:trPr>
          <w:del w:id="1189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4237AA" w14:textId="77777777" w:rsidR="001D2698" w:rsidRDefault="00000000">
            <w:pPr>
              <w:rPr>
                <w:del w:id="11879" w:author="نویسنده" w:date="2026-10-18T12:19:01Z"/>
              </w:rPr>
            </w:pPr>
            <w:del w:id="11878" w:author="نویسنده" w:date="2026-10-18T12:19:01Z">
              <w:r>
                <w:rPr>
                  <w:sz w:val="14"/>
                  <w:szCs w:val="14"/>
                </w:rPr>
                <w:delText>R257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5E758F" w14:textId="77777777" w:rsidR="001D2698" w:rsidRDefault="00000000">
            <w:pPr>
              <w:rPr>
                <w:del w:id="11881" w:author="نویسنده" w:date="2026-10-18T12:19:01Z"/>
              </w:rPr>
            </w:pPr>
            <w:del w:id="11880"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D0D214" w14:textId="77777777" w:rsidR="001D2698" w:rsidRDefault="00000000">
            <w:pPr>
              <w:rPr>
                <w:del w:id="11883" w:author="نویسنده" w:date="2026-10-18T12:19:01Z"/>
              </w:rPr>
            </w:pPr>
            <w:del w:id="11882" w:author="نویسنده" w:date="2026-10-18T12:19:01Z">
              <w:r>
                <w:rPr>
                  <w:sz w:val="14"/>
                  <w:szCs w:val="14"/>
                </w:rPr>
                <w:delText>2015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182F05" w14:textId="77777777" w:rsidR="001D2698" w:rsidRDefault="00000000">
            <w:pPr>
              <w:rPr>
                <w:del w:id="11885" w:author="نویسنده" w:date="2026-10-18T12:19:01Z"/>
              </w:rPr>
            </w:pPr>
            <w:del w:id="11884" w:author="نویسنده" w:date="2026-10-18T12:19:01Z">
              <w:r>
                <w:rPr>
                  <w:sz w:val="14"/>
                  <w:szCs w:val="14"/>
                </w:rPr>
                <w:delText>Improving the workplace reduces physician burnout.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D0A012" w14:textId="77777777" w:rsidR="001D2698" w:rsidRDefault="00000000">
            <w:pPr>
              <w:rPr>
                <w:del w:id="11887" w:author="نویسنده" w:date="2026-10-18T12:19:01Z"/>
              </w:rPr>
            </w:pPr>
            <w:del w:id="11886"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99906E" w14:textId="77777777" w:rsidR="001D2698" w:rsidRDefault="00000000">
            <w:pPr>
              <w:rPr>
                <w:del w:id="11889" w:author="نویسنده" w:date="2026-10-18T12:19:01Z"/>
              </w:rPr>
            </w:pPr>
            <w:del w:id="11888" w:author="نویسنده" w:date="2026-10-18T12:19:01Z">
              <w:r>
                <w:rPr>
                  <w:sz w:val="14"/>
                  <w:szCs w:val="14"/>
                </w:rPr>
                <w:delText xml:space="preserve">Organisational workplace intervention; no digital delivery reported</w:delText>
              </w:r>
            </w:del>
          </w:p>
        </w:tc>
      </w:tr>
      <w:tr w:rsidR="001D2698" w14:paraId="78C97C99" w14:textId="77777777">
        <w:trPr>
          <w:del w:id="1190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8738D1" w14:textId="77777777" w:rsidR="001D2698" w:rsidRDefault="00000000">
            <w:pPr>
              <w:rPr>
                <w:del w:id="11892" w:author="نویسنده" w:date="2026-10-18T12:19:01Z"/>
              </w:rPr>
            </w:pPr>
            <w:del w:id="11891" w:author="نویسنده" w:date="2026-10-18T12:19:01Z">
              <w:r>
                <w:rPr>
                  <w:sz w:val="14"/>
                  <w:szCs w:val="14"/>
                </w:rPr>
                <w:delText>R259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9B85DE" w14:textId="77777777" w:rsidR="001D2698" w:rsidRDefault="00000000">
            <w:pPr>
              <w:rPr>
                <w:del w:id="11894" w:author="نویسنده" w:date="2026-10-18T12:19:01Z"/>
              </w:rPr>
            </w:pPr>
            <w:del w:id="11893"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6B4440" w14:textId="77777777" w:rsidR="001D2698" w:rsidRDefault="00000000">
            <w:pPr>
              <w:rPr>
                <w:del w:id="11896" w:author="نویسنده" w:date="2026-10-18T12:19:01Z"/>
              </w:rPr>
            </w:pPr>
            <w:del w:id="11895" w:author="نویسنده" w:date="2026-10-18T12:19:01Z">
              <w:r>
                <w:rPr>
                  <w:sz w:val="14"/>
                  <w:szCs w:val="14"/>
                </w:rPr>
                <w:delText>2009</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264AB3" w14:textId="77777777" w:rsidR="001D2698" w:rsidRDefault="00000000">
            <w:pPr>
              <w:rPr>
                <w:del w:id="11898" w:author="نویسنده" w:date="2026-10-18T12:19:01Z"/>
              </w:rPr>
            </w:pPr>
            <w:del w:id="11897" w:author="نویسنده" w:date="2026-10-18T12:19:01Z">
              <w:r>
                <w:rPr>
                  <w:sz w:val="14"/>
                  <w:szCs w:val="14"/>
                </w:rPr>
                <w:delText>Impact of enhanced resources on anticipatory stress and adjustment to new…</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0CB42E" w14:textId="77777777" w:rsidR="001D2698" w:rsidRDefault="00000000">
            <w:pPr>
              <w:rPr>
                <w:del w:id="11900" w:author="نویسنده" w:date="2026-10-18T12:19:01Z"/>
              </w:rPr>
            </w:pPr>
            <w:del w:id="11899"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692BFD" w14:textId="77777777" w:rsidR="001D2698" w:rsidRDefault="00000000">
            <w:pPr>
              <w:rPr>
                <w:del w:id="11902" w:author="نویسنده" w:date="2026-10-18T12:19:01Z"/>
              </w:rPr>
            </w:pPr>
            <w:del w:id="11901" w:author="نویسنده" w:date="2026-10-18T12:19:01Z">
              <w:r>
                <w:rPr>
                  <w:sz w:val="14"/>
                  <w:szCs w:val="14"/>
                </w:rPr>
                <w:delText>In-person resource workshop; new information technology was the stressor, not the intervention</w:delText>
              </w:r>
            </w:del>
          </w:p>
        </w:tc>
      </w:tr>
      <w:tr w:rsidR="001D2698" w14:paraId="7874D488" w14:textId="77777777">
        <w:trPr>
          <w:del w:id="1191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BDE4CD" w14:textId="77777777" w:rsidR="001D2698" w:rsidRDefault="00000000">
            <w:pPr>
              <w:rPr>
                <w:del w:id="11905" w:author="نویسنده" w:date="2026-10-18T12:19:01Z"/>
              </w:rPr>
            </w:pPr>
            <w:del w:id="11904" w:author="نویسنده" w:date="2026-10-18T12:19:01Z">
              <w:r>
                <w:rPr>
                  <w:sz w:val="14"/>
                  <w:szCs w:val="14"/>
                </w:rPr>
                <w:delText>R260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FF89FA" w14:textId="77777777" w:rsidR="001D2698" w:rsidRDefault="00000000">
            <w:pPr>
              <w:rPr>
                <w:del w:id="11907" w:author="نویسنده" w:date="2026-10-18T12:19:01Z"/>
              </w:rPr>
            </w:pPr>
            <w:del w:id="11906"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5D1F2C" w14:textId="77777777" w:rsidR="001D2698" w:rsidRDefault="00000000">
            <w:pPr>
              <w:rPr>
                <w:del w:id="11909" w:author="نویسنده" w:date="2026-10-18T12:19:01Z"/>
              </w:rPr>
            </w:pPr>
            <w:del w:id="11908" w:author="نویسنده" w:date="2026-10-18T12:19:01Z">
              <w:r>
                <w:rPr>
                  <w:sz w:val="14"/>
                  <w:szCs w:val="14"/>
                </w:rPr>
                <w:delText>2006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81D5A4" w14:textId="77777777" w:rsidR="001D2698" w:rsidRDefault="00000000">
            <w:pPr>
              <w:rPr>
                <w:del w:id="11911" w:author="نویسنده" w:date="2026-10-18T12:19:01Z"/>
              </w:rPr>
            </w:pPr>
            <w:del w:id="11910" w:author="نویسنده" w:date="2026-10-18T12:19:01Z">
              <w:r>
                <w:rPr>
                  <w:sz w:val="14"/>
                  <w:szCs w:val="14"/>
                </w:rPr>
                <w:delText>Interventions to reduce back pain in rehabilitation hospital nursing staff.</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EDDBAF" w14:textId="77777777" w:rsidR="001D2698" w:rsidRDefault="00000000">
            <w:pPr>
              <w:rPr>
                <w:del w:id="11913" w:author="نویسنده" w:date="2026-10-18T12:19:01Z"/>
              </w:rPr>
            </w:pPr>
            <w:del w:id="11912"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1179A7" w14:textId="77777777" w:rsidR="001D2698" w:rsidRDefault="00000000">
            <w:pPr>
              <w:rPr>
                <w:del w:id="11915" w:author="نویسنده" w:date="2026-10-18T12:19:01Z"/>
              </w:rPr>
            </w:pPr>
            <w:del w:id="11914" w:author="نویسنده" w:date="2026-10-18T12:19:01Z">
              <w:r>
                <w:rPr>
                  <w:sz w:val="14"/>
                  <w:szCs w:val="14"/>
                </w:rPr>
                <w:delText>Ergonomic and back-care interventions</w:delText>
              </w:r>
            </w:del>
          </w:p>
        </w:tc>
      </w:tr>
      <w:tr w:rsidR="001D2698" w14:paraId="550349FA" w14:textId="77777777">
        <w:trPr>
          <w:del w:id="1192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0A4F95" w14:textId="77777777" w:rsidR="001D2698" w:rsidRDefault="00000000">
            <w:pPr>
              <w:rPr>
                <w:del w:id="11918" w:author="نویسنده" w:date="2026-10-18T12:19:01Z"/>
              </w:rPr>
            </w:pPr>
            <w:del w:id="11917" w:author="نویسنده" w:date="2026-10-18T12:19:01Z">
              <w:r>
                <w:rPr>
                  <w:sz w:val="14"/>
                  <w:szCs w:val="14"/>
                </w:rPr>
                <w:delText>R261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9BC970" w14:textId="77777777" w:rsidR="001D2698" w:rsidRDefault="00000000">
            <w:pPr>
              <w:rPr>
                <w:del w:id="11920" w:author="نویسنده" w:date="2026-10-18T12:19:01Z"/>
              </w:rPr>
            </w:pPr>
            <w:del w:id="11919"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8BC45F" w14:textId="77777777" w:rsidR="001D2698" w:rsidRDefault="00000000">
            <w:pPr>
              <w:rPr>
                <w:del w:id="11922" w:author="نویسنده" w:date="2026-10-18T12:19:01Z"/>
              </w:rPr>
            </w:pPr>
            <w:del w:id="11921" w:author="نویسنده" w:date="2026-10-18T12:19:01Z">
              <w:r>
                <w:rPr>
                  <w:sz w:val="14"/>
                  <w:szCs w:val="14"/>
                </w:rPr>
                <w:delText>2004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F965ED" w14:textId="77777777" w:rsidR="001D2698" w:rsidRDefault="00000000">
            <w:pPr>
              <w:rPr>
                <w:del w:id="11924" w:author="نویسنده" w:date="2026-10-18T12:19:01Z"/>
              </w:rPr>
            </w:pPr>
            <w:del w:id="11923" w:author="نویسنده" w:date="2026-10-18T12:19:01Z">
              <w:r>
                <w:rPr>
                  <w:sz w:val="14"/>
                  <w:szCs w:val="14"/>
                </w:rPr>
                <w:delText xml:space="preserve">An occupational health intervention programme for workers at risk for…</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C800C7" w14:textId="77777777" w:rsidR="001D2698" w:rsidRDefault="00000000">
            <w:pPr>
              <w:rPr>
                <w:del w:id="11926" w:author="نویسنده" w:date="2026-10-18T12:19:01Z"/>
              </w:rPr>
            </w:pPr>
            <w:del w:id="11925"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D2974E" w14:textId="77777777" w:rsidR="001D2698" w:rsidRDefault="00000000">
            <w:pPr>
              <w:rPr>
                <w:del w:id="11928" w:author="نویسنده" w:date="2026-10-18T12:19:01Z"/>
              </w:rPr>
            </w:pPr>
            <w:del w:id="11927" w:author="نویسنده" w:date="2026-10-18T12:19:01Z">
              <w:r>
                <w:rPr>
                  <w:sz w:val="14"/>
                  <w:szCs w:val="14"/>
                </w:rPr>
                <w:delText xml:space="preserve">Occupational-physician programme; no digital delivery</w:delText>
              </w:r>
            </w:del>
          </w:p>
        </w:tc>
      </w:tr>
      <w:tr w:rsidR="001D2698" w14:paraId="25878C7A" w14:textId="77777777">
        <w:trPr>
          <w:del w:id="1194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39CFF6" w14:textId="77777777" w:rsidR="001D2698" w:rsidRDefault="00000000">
            <w:pPr>
              <w:rPr>
                <w:del w:id="11931" w:author="نویسنده" w:date="2026-10-18T12:19:01Z"/>
              </w:rPr>
            </w:pPr>
            <w:del w:id="11930" w:author="نویسنده" w:date="2026-10-18T12:19:01Z">
              <w:r>
                <w:rPr>
                  <w:sz w:val="14"/>
                  <w:szCs w:val="14"/>
                </w:rPr>
                <w:delText>R269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EC0FE6" w14:textId="77777777" w:rsidR="001D2698" w:rsidRDefault="00000000">
            <w:pPr>
              <w:rPr>
                <w:del w:id="11933" w:author="نویسنده" w:date="2026-10-18T12:19:01Z"/>
              </w:rPr>
            </w:pPr>
            <w:del w:id="11932"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2AA406" w14:textId="77777777" w:rsidR="001D2698" w:rsidRDefault="00000000">
            <w:pPr>
              <w:rPr>
                <w:del w:id="11935" w:author="نویسنده" w:date="2026-10-18T12:19:01Z"/>
              </w:rPr>
            </w:pPr>
            <w:del w:id="11934" w:author="نویسنده" w:date="2026-10-18T12:19:01Z">
              <w:r>
                <w:rPr>
                  <w:sz w:val="14"/>
                  <w:szCs w:val="14"/>
                </w:rPr>
                <w:delText>2021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E3603B" w14:textId="77777777" w:rsidR="001D2698" w:rsidRDefault="00000000">
            <w:pPr>
              <w:rPr>
                <w:del w:id="11937" w:author="نویسنده" w:date="2026-10-18T12:19:01Z"/>
              </w:rPr>
            </w:pPr>
            <w:del w:id="11936" w:author="نویسنده" w:date="2026-10-18T12:19:01Z">
              <w:r>
                <w:rPr>
                  <w:sz w:val="14"/>
                  <w:szCs w:val="14"/>
                </w:rPr>
                <w:delText>Evaluation of a Yoga-Based Mind-Body Intervention for Resident…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EFA08E" w14:textId="77777777" w:rsidR="001D2698" w:rsidRDefault="00000000">
            <w:pPr>
              <w:rPr>
                <w:del w:id="11939" w:author="نویسنده" w:date="2026-10-18T12:19:01Z"/>
              </w:rPr>
            </w:pPr>
            <w:del w:id="11938"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EF61CC" w14:textId="77777777" w:rsidR="001D2698" w:rsidRDefault="00000000">
            <w:pPr>
              <w:rPr>
                <w:del w:id="11941" w:author="نویسنده" w:date="2026-10-18T12:19:01Z"/>
              </w:rPr>
            </w:pPr>
            <w:del w:id="11940" w:author="نویسنده" w:date="2026-10-18T12:19:01Z">
              <w:r>
                <w:rPr>
                  <w:sz w:val="14"/>
                  <w:szCs w:val="14"/>
                </w:rPr>
                <w:delText xml:space="preserve">In-person yoga-based programme; virtual delivery only proposed</w:delText>
              </w:r>
            </w:del>
          </w:p>
        </w:tc>
      </w:tr>
      <w:tr w:rsidR="001D2698" w14:paraId="446F578F" w14:textId="77777777">
        <w:trPr>
          <w:del w:id="1195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24F517" w14:textId="77777777" w:rsidR="001D2698" w:rsidRDefault="00000000">
            <w:pPr>
              <w:rPr>
                <w:del w:id="11944" w:author="نویسنده" w:date="2026-10-18T12:19:01Z"/>
              </w:rPr>
            </w:pPr>
            <w:del w:id="11943" w:author="نویسنده" w:date="2026-10-18T12:19:01Z">
              <w:r>
                <w:rPr>
                  <w:sz w:val="14"/>
                  <w:szCs w:val="14"/>
                </w:rPr>
                <w:delText>R278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DB6C38" w14:textId="77777777" w:rsidR="001D2698" w:rsidRDefault="00000000">
            <w:pPr>
              <w:rPr>
                <w:del w:id="11946" w:author="نویسنده" w:date="2026-10-18T12:19:01Z"/>
              </w:rPr>
            </w:pPr>
            <w:del w:id="11945"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D3534B" w14:textId="77777777" w:rsidR="001D2698" w:rsidRDefault="00000000">
            <w:pPr>
              <w:rPr>
                <w:del w:id="11948" w:author="نویسنده" w:date="2026-10-18T12:19:01Z"/>
              </w:rPr>
            </w:pPr>
            <w:del w:id="11947"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2F51DD" w14:textId="77777777" w:rsidR="001D2698" w:rsidRDefault="00000000">
            <w:pPr>
              <w:rPr>
                <w:del w:id="11950" w:author="نویسنده" w:date="2026-10-18T12:19:01Z"/>
              </w:rPr>
            </w:pPr>
            <w:del w:id="11949" w:author="نویسنده" w:date="2026-10-18T12:19:01Z">
              <w:r>
                <w:rPr>
                  <w:sz w:val="14"/>
                  <w:szCs w:val="14"/>
                </w:rPr>
                <w:delText>Teacher Training Can Make a Difference: Tools to Overcome the Impact of…</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648186" w14:textId="77777777" w:rsidR="001D2698" w:rsidRDefault="00000000">
            <w:pPr>
              <w:rPr>
                <w:del w:id="11952" w:author="نویسنده" w:date="2026-10-18T12:19:01Z"/>
              </w:rPr>
            </w:pPr>
            <w:del w:id="11951"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C9BD48" w14:textId="77777777" w:rsidR="001D2698" w:rsidRDefault="00000000">
            <w:pPr>
              <w:rPr>
                <w:del w:id="11954" w:author="نویسنده" w:date="2026-10-18T12:19:01Z"/>
              </w:rPr>
            </w:pPr>
            <w:del w:id="11953" w:author="نویسنده" w:date="2026-10-18T12:19:01Z">
              <w:r>
                <w:rPr>
                  <w:sz w:val="14"/>
                  <w:szCs w:val="14"/>
                </w:rPr>
                <w:delText xml:space="preserve">Teacher-training programme; digital delivery not described</w:delText>
              </w:r>
            </w:del>
          </w:p>
        </w:tc>
      </w:tr>
      <w:tr w:rsidR="001D2698" w14:paraId="0B3AFC18" w14:textId="77777777">
        <w:trPr>
          <w:del w:id="1196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7EF212" w14:textId="77777777" w:rsidR="001D2698" w:rsidRDefault="00000000">
            <w:pPr>
              <w:rPr>
                <w:del w:id="11957" w:author="نویسنده" w:date="2026-10-18T12:19:01Z"/>
              </w:rPr>
            </w:pPr>
            <w:del w:id="11956" w:author="نویسنده" w:date="2026-10-18T12:19:01Z">
              <w:r>
                <w:rPr>
                  <w:sz w:val="14"/>
                  <w:szCs w:val="14"/>
                </w:rPr>
                <w:delText>R285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1996AC" w14:textId="77777777" w:rsidR="001D2698" w:rsidRDefault="00000000">
            <w:pPr>
              <w:rPr>
                <w:del w:id="11959" w:author="نویسنده" w:date="2026-10-18T12:19:01Z"/>
              </w:rPr>
            </w:pPr>
            <w:del w:id="11958"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B62152" w14:textId="77777777" w:rsidR="001D2698" w:rsidRDefault="00000000">
            <w:pPr>
              <w:rPr>
                <w:del w:id="11961" w:author="نویسنده" w:date="2026-10-18T12:19:01Z"/>
              </w:rPr>
            </w:pPr>
            <w:del w:id="11960" w:author="نویسنده" w:date="2026-10-18T12:19:01Z">
              <w:r>
                <w:rPr>
                  <w:sz w:val="14"/>
                  <w:szCs w:val="14"/>
                </w:rPr>
                <w:delText>2018</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2922A6" w14:textId="77777777" w:rsidR="001D2698" w:rsidRDefault="00000000">
            <w:pPr>
              <w:rPr>
                <w:del w:id="11963" w:author="نویسنده" w:date="2026-10-18T12:19:01Z"/>
              </w:rPr>
            </w:pPr>
            <w:del w:id="11962" w:author="نویسنده" w:date="2026-10-18T12:19:01Z">
              <w:r>
                <w:rPr>
                  <w:sz w:val="14"/>
                  <w:szCs w:val="14"/>
                </w:rPr>
                <w:delText>The effects of a workplace intervention on employees' cortisol awakening…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232EAB" w14:textId="77777777" w:rsidR="001D2698" w:rsidRDefault="00000000">
            <w:pPr>
              <w:rPr>
                <w:del w:id="11965" w:author="نویسنده" w:date="2026-10-18T12:19:01Z"/>
              </w:rPr>
            </w:pPr>
            <w:del w:id="11964" w:author="نویسنده" w:date="2026-10-18T12:19:01Z">
              <w:r>
                <w:rPr>
                  <w:sz w:val="14"/>
                  <w:szCs w:val="14"/>
                </w:rPr>
                <w:delText>Not digitally delivered</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C23368" w14:textId="77777777" w:rsidR="001D2698" w:rsidRDefault="00000000">
            <w:pPr>
              <w:rPr>
                <w:del w:id="11967" w:author="نویسنده" w:date="2026-10-18T12:19:01Z"/>
              </w:rPr>
            </w:pPr>
            <w:del w:id="11966" w:author="نویسنده" w:date="2026-10-18T12:19:01Z">
              <w:r>
                <w:rPr>
                  <w:sz w:val="14"/>
                  <w:szCs w:val="14"/>
                </w:rPr>
                <w:delText>Workplace work-family intervention; no digital delivery</w:delText>
              </w:r>
            </w:del>
          </w:p>
        </w:tc>
      </w:tr>
      <w:tr w:rsidR="001D2698" w14:paraId="331E5772" w14:textId="77777777">
        <w:trPr>
          <w:del w:id="1198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E5D9FD" w14:textId="77777777" w:rsidR="001D2698" w:rsidRDefault="00000000">
            <w:pPr>
              <w:rPr>
                <w:del w:id="11970" w:author="نویسنده" w:date="2026-10-18T12:19:01Z"/>
              </w:rPr>
            </w:pPr>
            <w:del w:id="11969" w:author="نویسنده" w:date="2026-10-18T12:19:01Z">
              <w:r>
                <w:rPr>
                  <w:sz w:val="14"/>
                  <w:szCs w:val="14"/>
                </w:rPr>
                <w:delText>R016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E8C4BC" w14:textId="77777777" w:rsidR="001D2698" w:rsidRDefault="00000000">
            <w:pPr>
              <w:rPr>
                <w:del w:id="11972" w:author="نویسنده" w:date="2026-10-18T12:19:01Z"/>
              </w:rPr>
            </w:pPr>
            <w:del w:id="11971"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D023A8" w14:textId="77777777" w:rsidR="001D2698" w:rsidRDefault="00000000">
            <w:pPr>
              <w:rPr>
                <w:del w:id="11974" w:author="نویسنده" w:date="2026-10-18T12:19:01Z"/>
              </w:rPr>
            </w:pPr>
            <w:del w:id="11973"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F4C92E" w14:textId="77777777" w:rsidR="001D2698" w:rsidRDefault="00000000">
            <w:pPr>
              <w:rPr>
                <w:del w:id="11976" w:author="نویسنده" w:date="2026-10-18T12:19:01Z"/>
              </w:rPr>
            </w:pPr>
            <w:del w:id="11975" w:author="نویسنده" w:date="2026-10-18T12:19:01Z">
              <w:r>
                <w:rPr>
                  <w:sz w:val="14"/>
                  <w:szCs w:val="14"/>
                </w:rPr>
                <w:delText>Effects of a combined nature-based and audio-based virtual mindfulness…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D6F229" w14:textId="77777777" w:rsidR="001D2698" w:rsidRDefault="00000000">
            <w:pPr>
              <w:rPr>
                <w:del w:id="11978" w:author="نویسنده" w:date="2026-10-18T12:19:01Z"/>
              </w:rPr>
            </w:pPr>
            <w:del w:id="11977"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14B988" w14:textId="77777777" w:rsidR="001D2698" w:rsidRDefault="00000000">
            <w:pPr>
              <w:rPr>
                <w:del w:id="11980" w:author="نویسنده" w:date="2026-10-18T12:19:01Z"/>
              </w:rPr>
            </w:pPr>
            <w:del w:id="11979" w:author="نویسنده" w:date="2026-10-18T12:19:01Z">
              <w:r>
                <w:rPr>
                  <w:sz w:val="14"/>
                  <w:szCs w:val="14"/>
                </w:rPr>
                <w:delText>Outcomes: perceived stress, well-being; burnout not measured</w:delText>
              </w:r>
            </w:del>
          </w:p>
        </w:tc>
      </w:tr>
      <w:tr w:rsidR="001D2698" w14:paraId="194E3E07" w14:textId="77777777">
        <w:trPr>
          <w:del w:id="1199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0D7D5E" w14:textId="77777777" w:rsidR="001D2698" w:rsidRDefault="00000000">
            <w:pPr>
              <w:rPr>
                <w:del w:id="11983" w:author="نویسنده" w:date="2026-10-18T12:19:01Z"/>
              </w:rPr>
            </w:pPr>
            <w:del w:id="11982" w:author="نویسنده" w:date="2026-10-18T12:19:01Z">
              <w:r>
                <w:rPr>
                  <w:sz w:val="14"/>
                  <w:szCs w:val="14"/>
                </w:rPr>
                <w:delText>R022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8F4787" w14:textId="77777777" w:rsidR="001D2698" w:rsidRDefault="00000000">
            <w:pPr>
              <w:rPr>
                <w:del w:id="11985" w:author="نویسنده" w:date="2026-10-18T12:19:01Z"/>
              </w:rPr>
            </w:pPr>
            <w:del w:id="11984"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B7F1B7" w14:textId="77777777" w:rsidR="001D2698" w:rsidRDefault="00000000">
            <w:pPr>
              <w:rPr>
                <w:del w:id="11987" w:author="نویسنده" w:date="2026-10-18T12:19:01Z"/>
              </w:rPr>
            </w:pPr>
            <w:del w:id="11986"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C0D3FF" w14:textId="77777777" w:rsidR="001D2698" w:rsidRDefault="00000000">
            <w:pPr>
              <w:rPr>
                <w:del w:id="11989" w:author="نویسنده" w:date="2026-10-18T12:19:01Z"/>
              </w:rPr>
            </w:pPr>
            <w:del w:id="11988" w:author="نویسنده" w:date="2026-10-18T12:19:01Z">
              <w:r>
                <w:rPr>
                  <w:sz w:val="14"/>
                  <w:szCs w:val="14"/>
                </w:rPr>
                <w:delText>Should Mindfulness for Health Care Workers Go Virtual? A…</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91A14C" w14:textId="77777777" w:rsidR="001D2698" w:rsidRDefault="00000000">
            <w:pPr>
              <w:rPr>
                <w:del w:id="11991" w:author="نویسنده" w:date="2026-10-18T12:19:01Z"/>
              </w:rPr>
            </w:pPr>
            <w:del w:id="11990"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E5BB46" w14:textId="77777777" w:rsidR="001D2698" w:rsidRDefault="00000000">
            <w:pPr>
              <w:rPr>
                <w:del w:id="11993" w:author="نویسنده" w:date="2026-10-18T12:19:01Z"/>
              </w:rPr>
            </w:pPr>
            <w:del w:id="11992" w:author="نویسنده" w:date="2026-10-18T12:19:01Z">
              <w:r>
                <w:rPr>
                  <w:sz w:val="14"/>
                  <w:szCs w:val="14"/>
                </w:rPr>
                <w:delText>Outcomes: anxiety ratings, heart-rate variability; burnout not measured</w:delText>
              </w:r>
            </w:del>
          </w:p>
        </w:tc>
      </w:tr>
      <w:tr w:rsidR="001D2698" w14:paraId="03CEEE9B" w14:textId="77777777">
        <w:trPr>
          <w:del w:id="1200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AE64F6" w14:textId="77777777" w:rsidR="001D2698" w:rsidRDefault="00000000">
            <w:pPr>
              <w:rPr>
                <w:del w:id="11996" w:author="نویسنده" w:date="2026-10-18T12:19:01Z"/>
              </w:rPr>
            </w:pPr>
            <w:del w:id="11995" w:author="نویسنده" w:date="2026-10-18T12:19:01Z">
              <w:r>
                <w:rPr>
                  <w:sz w:val="14"/>
                  <w:szCs w:val="14"/>
                </w:rPr>
                <w:delText>R024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642A13" w14:textId="77777777" w:rsidR="001D2698" w:rsidRDefault="00000000">
            <w:pPr>
              <w:rPr>
                <w:del w:id="11998" w:author="نویسنده" w:date="2026-10-18T12:19:01Z"/>
              </w:rPr>
            </w:pPr>
            <w:del w:id="11997"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AF0CA5" w14:textId="77777777" w:rsidR="001D2698" w:rsidRDefault="00000000">
            <w:pPr>
              <w:rPr>
                <w:del w:id="12000" w:author="نویسنده" w:date="2026-10-18T12:19:01Z"/>
              </w:rPr>
            </w:pPr>
            <w:del w:id="11999"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84E571" w14:textId="77777777" w:rsidR="001D2698" w:rsidRDefault="00000000">
            <w:pPr>
              <w:rPr>
                <w:del w:id="12002" w:author="نویسنده" w:date="2026-10-18T12:19:01Z"/>
              </w:rPr>
            </w:pPr>
            <w:del w:id="12001" w:author="نویسنده" w:date="2026-10-18T12:19:01Z">
              <w:r>
                <w:rPr>
                  <w:sz w:val="14"/>
                  <w:szCs w:val="14"/>
                </w:rPr>
                <w:delText>A Randomized Waitlist-Controlled Trial of a Virtual Reality Intervention…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62EF2C" w14:textId="77777777" w:rsidR="001D2698" w:rsidRDefault="00000000">
            <w:pPr>
              <w:rPr>
                <w:del w:id="12004" w:author="نویسنده" w:date="2026-10-18T12:19:01Z"/>
              </w:rPr>
            </w:pPr>
            <w:del w:id="12003"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7E63FE" w14:textId="77777777" w:rsidR="001D2698" w:rsidRDefault="00000000">
            <w:pPr>
              <w:rPr>
                <w:del w:id="12006" w:author="نویسنده" w:date="2026-10-18T12:19:01Z"/>
              </w:rPr>
            </w:pPr>
            <w:del w:id="12005" w:author="نویسنده" w:date="2026-10-18T12:19:01Z">
              <w:r>
                <w:rPr>
                  <w:sz w:val="14"/>
                  <w:szCs w:val="14"/>
                </w:rPr>
                <w:delText>Outcomes: professional commitment, resilience, coping; burnout not measured</w:delText>
              </w:r>
            </w:del>
          </w:p>
        </w:tc>
      </w:tr>
      <w:tr w:rsidR="001D2698" w14:paraId="7BE62DF1" w14:textId="77777777">
        <w:trPr>
          <w:del w:id="1202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A44FEE" w14:textId="77777777" w:rsidR="001D2698" w:rsidRDefault="00000000">
            <w:pPr>
              <w:rPr>
                <w:del w:id="12009" w:author="نویسنده" w:date="2026-10-18T12:19:01Z"/>
              </w:rPr>
            </w:pPr>
            <w:del w:id="12008" w:author="نویسنده" w:date="2026-10-18T12:19:01Z">
              <w:r>
                <w:rPr>
                  <w:sz w:val="14"/>
                  <w:szCs w:val="14"/>
                </w:rPr>
                <w:delText>R028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9B29F7" w14:textId="77777777" w:rsidR="001D2698" w:rsidRDefault="00000000">
            <w:pPr>
              <w:rPr>
                <w:del w:id="12011" w:author="نویسنده" w:date="2026-10-18T12:19:01Z"/>
              </w:rPr>
            </w:pPr>
            <w:del w:id="12010"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A5ADAA" w14:textId="77777777" w:rsidR="001D2698" w:rsidRDefault="00000000">
            <w:pPr>
              <w:rPr>
                <w:del w:id="12013" w:author="نویسنده" w:date="2026-10-18T12:19:01Z"/>
              </w:rPr>
            </w:pPr>
            <w:del w:id="12012"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0430CC" w14:textId="77777777" w:rsidR="001D2698" w:rsidRDefault="00000000">
            <w:pPr>
              <w:rPr>
                <w:del w:id="12015" w:author="نویسنده" w:date="2026-10-18T12:19:01Z"/>
              </w:rPr>
            </w:pPr>
            <w:del w:id="12014" w:author="نویسنده" w:date="2026-10-18T12:19:01Z">
              <w:r>
                <w:rPr>
                  <w:sz w:val="14"/>
                  <w:szCs w:val="14"/>
                </w:rPr>
                <w:delText>A Four-Week Online Compassion and Gratitude Training Programme to Enhance…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D0B404" w14:textId="77777777" w:rsidR="001D2698" w:rsidRDefault="00000000">
            <w:pPr>
              <w:rPr>
                <w:del w:id="12017" w:author="نویسنده" w:date="2026-10-18T12:19:01Z"/>
              </w:rPr>
            </w:pPr>
            <w:del w:id="12016"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96AFE1" w14:textId="77777777" w:rsidR="001D2698" w:rsidRDefault="00000000">
            <w:pPr>
              <w:rPr>
                <w:del w:id="12019" w:author="نویسنده" w:date="2026-10-18T12:19:01Z"/>
              </w:rPr>
            </w:pPr>
            <w:del w:id="12018" w:author="نویسنده" w:date="2026-10-18T12:19:01Z">
              <w:r>
                <w:rPr>
                  <w:sz w:val="14"/>
                  <w:szCs w:val="14"/>
                </w:rPr>
                <w:delText>Outcome: emotional intelligence; burnout not measured</w:delText>
              </w:r>
            </w:del>
          </w:p>
        </w:tc>
      </w:tr>
      <w:tr w:rsidR="001D2698" w14:paraId="76288BD6" w14:textId="77777777">
        <w:trPr>
          <w:del w:id="1203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7D6346" w14:textId="77777777" w:rsidR="001D2698" w:rsidRDefault="00000000">
            <w:pPr>
              <w:rPr>
                <w:del w:id="12022" w:author="نویسنده" w:date="2026-10-18T12:19:01Z"/>
              </w:rPr>
            </w:pPr>
            <w:del w:id="12021" w:author="نویسنده" w:date="2026-10-18T12:19:01Z">
              <w:r>
                <w:rPr>
                  <w:sz w:val="14"/>
                  <w:szCs w:val="14"/>
                </w:rPr>
                <w:delText>R031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563D7D" w14:textId="77777777" w:rsidR="001D2698" w:rsidRDefault="00000000">
            <w:pPr>
              <w:rPr>
                <w:del w:id="12024" w:author="نویسنده" w:date="2026-10-18T12:19:01Z"/>
              </w:rPr>
            </w:pPr>
            <w:del w:id="12023"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819BB5" w14:textId="77777777" w:rsidR="001D2698" w:rsidRDefault="00000000">
            <w:pPr>
              <w:rPr>
                <w:del w:id="12026" w:author="نویسنده" w:date="2026-10-18T12:19:01Z"/>
              </w:rPr>
            </w:pPr>
            <w:del w:id="12025"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3F4A8A" w14:textId="77777777" w:rsidR="001D2698" w:rsidRDefault="00000000">
            <w:pPr>
              <w:rPr>
                <w:del w:id="12028" w:author="نویسنده" w:date="2026-10-18T12:19:01Z"/>
              </w:rPr>
            </w:pPr>
            <w:del w:id="12027" w:author="نویسنده" w:date="2026-10-18T12:19:01Z">
              <w:r>
                <w:rPr>
                  <w:sz w:val="14"/>
                  <w:szCs w:val="14"/>
                </w:rPr>
                <w:delText>Resilience as a Mediator in a Web-Based Intervention (MINDxYOU) to Reduce…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1B7D87" w14:textId="77777777" w:rsidR="001D2698" w:rsidRDefault="00000000">
            <w:pPr>
              <w:rPr>
                <w:del w:id="12030" w:author="نویسنده" w:date="2026-10-18T12:19:01Z"/>
              </w:rPr>
            </w:pPr>
            <w:del w:id="12029"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AB8560" w14:textId="77777777" w:rsidR="001D2698" w:rsidRDefault="00000000">
            <w:pPr>
              <w:rPr>
                <w:del w:id="12032" w:author="نویسنده" w:date="2026-10-18T12:19:01Z"/>
              </w:rPr>
            </w:pPr>
            <w:del w:id="12031" w:author="نویسنده" w:date="2026-10-18T12:19:01Z">
              <w:r>
                <w:rPr>
                  <w:sz w:val="14"/>
                  <w:szCs w:val="14"/>
                </w:rPr>
                <w:delText>Outcomes: stress, anxiety, depression, somatization, process variables; burnout not measured</w:delText>
              </w:r>
            </w:del>
          </w:p>
        </w:tc>
      </w:tr>
      <w:tr w:rsidR="001D2698" w14:paraId="2D6365FD" w14:textId="77777777">
        <w:trPr>
          <w:del w:id="1204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899A64" w14:textId="77777777" w:rsidR="001D2698" w:rsidRDefault="00000000">
            <w:pPr>
              <w:rPr>
                <w:del w:id="12035" w:author="نویسنده" w:date="2026-10-18T12:19:01Z"/>
              </w:rPr>
            </w:pPr>
            <w:del w:id="12034" w:author="نویسنده" w:date="2026-10-18T12:19:01Z">
              <w:r>
                <w:rPr>
                  <w:sz w:val="14"/>
                  <w:szCs w:val="14"/>
                </w:rPr>
                <w:delText>R052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F4955E" w14:textId="77777777" w:rsidR="001D2698" w:rsidRDefault="00000000">
            <w:pPr>
              <w:rPr>
                <w:del w:id="12037" w:author="نویسنده" w:date="2026-10-18T12:19:01Z"/>
              </w:rPr>
            </w:pPr>
            <w:del w:id="12036"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1302F9" w14:textId="77777777" w:rsidR="001D2698" w:rsidRDefault="00000000">
            <w:pPr>
              <w:rPr>
                <w:del w:id="12039" w:author="نویسنده" w:date="2026-10-18T12:19:01Z"/>
              </w:rPr>
            </w:pPr>
            <w:del w:id="12038"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6603C3" w14:textId="77777777" w:rsidR="001D2698" w:rsidRDefault="00000000">
            <w:pPr>
              <w:rPr>
                <w:del w:id="12041" w:author="نویسنده" w:date="2026-10-18T12:19:01Z"/>
              </w:rPr>
            </w:pPr>
            <w:del w:id="12040" w:author="نویسنده" w:date="2026-10-18T12:19:01Z">
              <w:r>
                <w:rPr>
                  <w:sz w:val="14"/>
                  <w:szCs w:val="14"/>
                </w:rPr>
                <w:delText>Risk of Secondary Traumatic Stress in Treating Traumatized Military…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AB52F7" w14:textId="77777777" w:rsidR="001D2698" w:rsidRDefault="00000000">
            <w:pPr>
              <w:rPr>
                <w:del w:id="12043" w:author="نویسنده" w:date="2026-10-18T12:19:01Z"/>
              </w:rPr>
            </w:pPr>
            <w:del w:id="12042"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9AA2C7" w14:textId="77777777" w:rsidR="001D2698" w:rsidRDefault="00000000">
            <w:pPr>
              <w:rPr>
                <w:del w:id="12045" w:author="نویسنده" w:date="2026-10-18T12:19:01Z"/>
              </w:rPr>
            </w:pPr>
            <w:del w:id="12044" w:author="نویسنده" w:date="2026-10-18T12:19:01Z">
              <w:r>
                <w:rPr>
                  <w:sz w:val="14"/>
                  <w:szCs w:val="14"/>
                </w:rPr>
                <w:delText xml:space="preserve">Burnout analysed as a risk factor, not as an intervention outcome</w:delText>
              </w:r>
            </w:del>
          </w:p>
        </w:tc>
      </w:tr>
      <w:tr w:rsidR="001D2698" w14:paraId="0339E430" w14:textId="77777777">
        <w:trPr>
          <w:del w:id="1205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4C6F81" w14:textId="77777777" w:rsidR="001D2698" w:rsidRDefault="00000000">
            <w:pPr>
              <w:rPr>
                <w:del w:id="12048" w:author="نویسنده" w:date="2026-10-18T12:19:01Z"/>
              </w:rPr>
            </w:pPr>
            <w:del w:id="12047" w:author="نویسنده" w:date="2026-10-18T12:19:01Z">
              <w:r>
                <w:rPr>
                  <w:sz w:val="14"/>
                  <w:szCs w:val="14"/>
                </w:rPr>
                <w:delText>R060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5E8479" w14:textId="77777777" w:rsidR="001D2698" w:rsidRDefault="00000000">
            <w:pPr>
              <w:rPr>
                <w:del w:id="12050" w:author="نویسنده" w:date="2026-10-18T12:19:01Z"/>
              </w:rPr>
            </w:pPr>
            <w:del w:id="12049"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0D0348" w14:textId="77777777" w:rsidR="001D2698" w:rsidRDefault="00000000">
            <w:pPr>
              <w:rPr>
                <w:del w:id="12052" w:author="نویسنده" w:date="2026-10-18T12:19:01Z"/>
              </w:rPr>
            </w:pPr>
            <w:del w:id="12051"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439529" w14:textId="77777777" w:rsidR="001D2698" w:rsidRDefault="00000000">
            <w:pPr>
              <w:rPr>
                <w:del w:id="12054" w:author="نویسنده" w:date="2026-10-18T12:19:01Z"/>
              </w:rPr>
            </w:pPr>
            <w:del w:id="12053" w:author="نویسنده" w:date="2026-10-18T12:19:01Z">
              <w:r>
                <w:rPr>
                  <w:sz w:val="14"/>
                  <w:szCs w:val="14"/>
                </w:rPr>
                <w:delText>Investigating the impact of the RENEW program on enhancing nurses'…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BDFB9E" w14:textId="77777777" w:rsidR="001D2698" w:rsidRDefault="00000000">
            <w:pPr>
              <w:rPr>
                <w:del w:id="12056" w:author="نویسنده" w:date="2026-10-18T12:19:01Z"/>
              </w:rPr>
            </w:pPr>
            <w:del w:id="12055"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6ABF4D" w14:textId="77777777" w:rsidR="001D2698" w:rsidRDefault="00000000">
            <w:pPr>
              <w:rPr>
                <w:del w:id="12058" w:author="نویسنده" w:date="2026-10-18T12:19:01Z"/>
              </w:rPr>
            </w:pPr>
            <w:del w:id="12057" w:author="نویسنده" w:date="2026-10-18T12:19:01Z">
              <w:r>
                <w:rPr>
                  <w:sz w:val="14"/>
                  <w:szCs w:val="14"/>
                </w:rPr>
                <w:delText>Outcomes: resilience, psychological distress; burnout not measured</w:delText>
              </w:r>
            </w:del>
          </w:p>
        </w:tc>
      </w:tr>
      <w:tr w:rsidR="001D2698" w14:paraId="08053C82" w14:textId="77777777">
        <w:trPr>
          <w:del w:id="1207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F3B89D" w14:textId="77777777" w:rsidR="001D2698" w:rsidRDefault="00000000">
            <w:pPr>
              <w:rPr>
                <w:del w:id="12061" w:author="نویسنده" w:date="2026-10-18T12:19:01Z"/>
              </w:rPr>
            </w:pPr>
            <w:del w:id="12060" w:author="نویسنده" w:date="2026-10-18T12:19:01Z">
              <w:r>
                <w:rPr>
                  <w:sz w:val="14"/>
                  <w:szCs w:val="14"/>
                </w:rPr>
                <w:delText>R061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FE3B33" w14:textId="77777777" w:rsidR="001D2698" w:rsidRDefault="00000000">
            <w:pPr>
              <w:rPr>
                <w:del w:id="12063" w:author="نویسنده" w:date="2026-10-18T12:19:01Z"/>
              </w:rPr>
            </w:pPr>
            <w:del w:id="12062"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31EE0B" w14:textId="77777777" w:rsidR="001D2698" w:rsidRDefault="00000000">
            <w:pPr>
              <w:rPr>
                <w:del w:id="12065" w:author="نویسنده" w:date="2026-10-18T12:19:01Z"/>
              </w:rPr>
            </w:pPr>
            <w:del w:id="12064" w:author="نویسنده" w:date="2026-10-18T12:19:01Z">
              <w:r>
                <w:rPr>
                  <w:sz w:val="14"/>
                  <w:szCs w:val="14"/>
                </w:rPr>
                <w:delText>2016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85DFA7" w14:textId="77777777" w:rsidR="001D2698" w:rsidRDefault="00000000">
            <w:pPr>
              <w:rPr>
                <w:del w:id="12067" w:author="نویسنده" w:date="2026-10-18T12:19:01Z"/>
              </w:rPr>
            </w:pPr>
            <w:del w:id="12066" w:author="نویسنده" w:date="2026-10-18T12:19:01Z">
              <w:r>
                <w:rPr>
                  <w:sz w:val="14"/>
                  <w:szCs w:val="14"/>
                </w:rPr>
                <w:delText>Reducing nurses' stress: A randomized controlled trial of a web-based…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E20AB1" w14:textId="77777777" w:rsidR="001D2698" w:rsidRDefault="00000000">
            <w:pPr>
              <w:rPr>
                <w:del w:id="12069" w:author="نویسنده" w:date="2026-10-18T12:19:01Z"/>
              </w:rPr>
            </w:pPr>
            <w:del w:id="12068"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C1206A" w14:textId="77777777" w:rsidR="001D2698" w:rsidRDefault="00000000">
            <w:pPr>
              <w:rPr>
                <w:del w:id="12071" w:author="نویسنده" w:date="2026-10-18T12:19:01Z"/>
              </w:rPr>
            </w:pPr>
            <w:del w:id="12070" w:author="نویسنده" w:date="2026-10-18T12:19:01Z">
              <w:r>
                <w:rPr>
                  <w:sz w:val="14"/>
                  <w:szCs w:val="14"/>
                </w:rPr>
                <w:delText>Outcomes: nursing stress and related measures; burnout not measured</w:delText>
              </w:r>
            </w:del>
          </w:p>
        </w:tc>
      </w:tr>
      <w:tr w:rsidR="001D2698" w14:paraId="56E6F72B" w14:textId="77777777">
        <w:trPr>
          <w:del w:id="1208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EEEAF8" w14:textId="77777777" w:rsidR="001D2698" w:rsidRDefault="00000000">
            <w:pPr>
              <w:rPr>
                <w:del w:id="12074" w:author="نویسنده" w:date="2026-10-18T12:19:01Z"/>
              </w:rPr>
            </w:pPr>
            <w:del w:id="12073" w:author="نویسنده" w:date="2026-10-18T12:19:01Z">
              <w:r>
                <w:rPr>
                  <w:sz w:val="14"/>
                  <w:szCs w:val="14"/>
                </w:rPr>
                <w:delText>R063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B8F839" w14:textId="77777777" w:rsidR="001D2698" w:rsidRDefault="00000000">
            <w:pPr>
              <w:rPr>
                <w:del w:id="12076" w:author="نویسنده" w:date="2026-10-18T12:19:01Z"/>
              </w:rPr>
            </w:pPr>
            <w:del w:id="12075"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176B29" w14:textId="77777777" w:rsidR="001D2698" w:rsidRDefault="00000000">
            <w:pPr>
              <w:rPr>
                <w:del w:id="12078" w:author="نویسنده" w:date="2026-10-18T12:19:01Z"/>
              </w:rPr>
            </w:pPr>
            <w:del w:id="12077"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76F688" w14:textId="77777777" w:rsidR="001D2698" w:rsidRDefault="00000000">
            <w:pPr>
              <w:rPr>
                <w:del w:id="12080" w:author="نویسنده" w:date="2026-10-18T12:19:01Z"/>
              </w:rPr>
            </w:pPr>
            <w:del w:id="12079" w:author="نویسنده" w:date="2026-10-18T12:19:01Z">
              <w:r>
                <w:rPr>
                  <w:sz w:val="14"/>
                  <w:szCs w:val="14"/>
                </w:rPr>
                <w:delText>Nurse leader well-being: Optimizing sleep with a randomized pilot study…</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DCBC4F" w14:textId="77777777" w:rsidR="001D2698" w:rsidRDefault="00000000">
            <w:pPr>
              <w:rPr>
                <w:del w:id="12082" w:author="نویسنده" w:date="2026-10-18T12:19:01Z"/>
              </w:rPr>
            </w:pPr>
            <w:del w:id="12081"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311B08" w14:textId="77777777" w:rsidR="001D2698" w:rsidRDefault="00000000">
            <w:pPr>
              <w:rPr>
                <w:del w:id="12084" w:author="نویسنده" w:date="2026-10-18T12:19:01Z"/>
              </w:rPr>
            </w:pPr>
            <w:del w:id="12083" w:author="نویسنده" w:date="2026-10-18T12:19:01Z">
              <w:r>
                <w:rPr>
                  <w:sz w:val="14"/>
                  <w:szCs w:val="14"/>
                </w:rPr>
                <w:delText>Outcomes: sleep, insomnia, resilience; burnout not measured</w:delText>
              </w:r>
            </w:del>
          </w:p>
        </w:tc>
      </w:tr>
      <w:tr w:rsidR="001D2698" w14:paraId="063A364D" w14:textId="77777777">
        <w:trPr>
          <w:del w:id="1209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510B9" w14:textId="77777777" w:rsidR="001D2698" w:rsidRDefault="00000000">
            <w:pPr>
              <w:rPr>
                <w:del w:id="12087" w:author="نویسنده" w:date="2026-10-18T12:19:01Z"/>
              </w:rPr>
            </w:pPr>
            <w:del w:id="12086" w:author="نویسنده" w:date="2026-10-18T12:19:01Z">
              <w:r>
                <w:rPr>
                  <w:sz w:val="14"/>
                  <w:szCs w:val="14"/>
                </w:rPr>
                <w:delText>R065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7F7CD2" w14:textId="77777777" w:rsidR="001D2698" w:rsidRDefault="00000000">
            <w:pPr>
              <w:rPr>
                <w:del w:id="12089" w:author="نویسنده" w:date="2026-10-18T12:19:01Z"/>
              </w:rPr>
            </w:pPr>
            <w:del w:id="12088"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E4689F" w14:textId="77777777" w:rsidR="001D2698" w:rsidRDefault="00000000">
            <w:pPr>
              <w:rPr>
                <w:del w:id="12091" w:author="نویسنده" w:date="2026-10-18T12:19:01Z"/>
              </w:rPr>
            </w:pPr>
            <w:del w:id="12090"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8E578E" w14:textId="77777777" w:rsidR="001D2698" w:rsidRDefault="00000000">
            <w:pPr>
              <w:rPr>
                <w:del w:id="12093" w:author="نویسنده" w:date="2026-10-18T12:19:01Z"/>
              </w:rPr>
            </w:pPr>
            <w:del w:id="12092" w:author="نویسنده" w:date="2026-10-18T12:19:01Z">
              <w:r>
                <w:rPr>
                  <w:sz w:val="14"/>
                  <w:szCs w:val="14"/>
                </w:rPr>
                <w:delText>A randomized controlled trial investigating digital resilience training…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C1BA7B" w14:textId="77777777" w:rsidR="001D2698" w:rsidRDefault="00000000">
            <w:pPr>
              <w:rPr>
                <w:del w:id="12095" w:author="نویسنده" w:date="2026-10-18T12:19:01Z"/>
              </w:rPr>
            </w:pPr>
            <w:del w:id="12094"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1BB6A3" w14:textId="77777777" w:rsidR="001D2698" w:rsidRDefault="00000000">
            <w:pPr>
              <w:rPr>
                <w:del w:id="12097" w:author="نویسنده" w:date="2026-10-18T12:19:01Z"/>
              </w:rPr>
            </w:pPr>
            <w:del w:id="12096" w:author="نویسنده" w:date="2026-10-18T12:19:01Z">
              <w:r>
                <w:rPr>
                  <w:sz w:val="14"/>
                  <w:szCs w:val="14"/>
                </w:rPr>
                <w:delText>Outcomes: resilience, work engagement, intention to leave; burnout not measured</w:delText>
              </w:r>
            </w:del>
          </w:p>
        </w:tc>
      </w:tr>
      <w:tr w:rsidR="001D2698" w14:paraId="01C54B93" w14:textId="77777777">
        <w:trPr>
          <w:del w:id="1211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41EC76" w14:textId="77777777" w:rsidR="001D2698" w:rsidRDefault="00000000">
            <w:pPr>
              <w:rPr>
                <w:del w:id="12100" w:author="نویسنده" w:date="2026-10-18T12:19:01Z"/>
              </w:rPr>
            </w:pPr>
            <w:del w:id="12099" w:author="نویسنده" w:date="2026-10-18T12:19:01Z">
              <w:r>
                <w:rPr>
                  <w:sz w:val="14"/>
                  <w:szCs w:val="14"/>
                </w:rPr>
                <w:delText>R073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191F18" w14:textId="77777777" w:rsidR="001D2698" w:rsidRDefault="00000000">
            <w:pPr>
              <w:rPr>
                <w:del w:id="12102" w:author="نویسنده" w:date="2026-10-18T12:19:01Z"/>
              </w:rPr>
            </w:pPr>
            <w:del w:id="12101"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CAA659" w14:textId="77777777" w:rsidR="001D2698" w:rsidRDefault="00000000">
            <w:pPr>
              <w:rPr>
                <w:del w:id="12104" w:author="نویسنده" w:date="2026-10-18T12:19:01Z"/>
              </w:rPr>
            </w:pPr>
            <w:del w:id="12103"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5C91E2" w14:textId="77777777" w:rsidR="001D2698" w:rsidRDefault="00000000">
            <w:pPr>
              <w:rPr>
                <w:del w:id="12106" w:author="نویسنده" w:date="2026-10-18T12:19:01Z"/>
              </w:rPr>
            </w:pPr>
            <w:del w:id="12105" w:author="نویسنده" w:date="2026-10-18T12:19:01Z">
              <w:r>
                <w:rPr>
                  <w:sz w:val="14"/>
                  <w:szCs w:val="14"/>
                </w:rPr>
                <w:delText>Resilience Among Healthcare Staff: A Randomized Controlled Trial of a…</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552DCB" w14:textId="77777777" w:rsidR="001D2698" w:rsidRDefault="00000000">
            <w:pPr>
              <w:rPr>
                <w:del w:id="12108" w:author="نویسنده" w:date="2026-10-18T12:19:01Z"/>
              </w:rPr>
            </w:pPr>
            <w:del w:id="12107"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CAA269" w14:textId="77777777" w:rsidR="001D2698" w:rsidRDefault="00000000">
            <w:pPr>
              <w:rPr>
                <w:del w:id="12110" w:author="نویسنده" w:date="2026-10-18T12:19:01Z"/>
              </w:rPr>
            </w:pPr>
            <w:del w:id="12109" w:author="نویسنده" w:date="2026-10-18T12:19:01Z">
              <w:r>
                <w:rPr>
                  <w:sz w:val="14"/>
                  <w:szCs w:val="14"/>
                </w:rPr>
                <w:delText>Outcomes: resilience, perceived stress; burnout not measured</w:delText>
              </w:r>
            </w:del>
          </w:p>
        </w:tc>
      </w:tr>
      <w:tr w:rsidR="001D2698" w14:paraId="4ED02CAC" w14:textId="77777777">
        <w:trPr>
          <w:del w:id="1212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F0E713" w14:textId="77777777" w:rsidR="001D2698" w:rsidRDefault="00000000">
            <w:pPr>
              <w:rPr>
                <w:del w:id="12113" w:author="نویسنده" w:date="2026-10-18T12:19:01Z"/>
              </w:rPr>
            </w:pPr>
            <w:del w:id="12112" w:author="نویسنده" w:date="2026-10-18T12:19:01Z">
              <w:r>
                <w:rPr>
                  <w:sz w:val="14"/>
                  <w:szCs w:val="14"/>
                </w:rPr>
                <w:delText>R077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DD7EE0" w14:textId="77777777" w:rsidR="001D2698" w:rsidRDefault="00000000">
            <w:pPr>
              <w:rPr>
                <w:del w:id="12115" w:author="نویسنده" w:date="2026-10-18T12:19:01Z"/>
              </w:rPr>
            </w:pPr>
            <w:del w:id="12114"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591FF8" w14:textId="77777777" w:rsidR="001D2698" w:rsidRDefault="00000000">
            <w:pPr>
              <w:rPr>
                <w:del w:id="12117" w:author="نویسنده" w:date="2026-10-18T12:19:01Z"/>
              </w:rPr>
            </w:pPr>
            <w:del w:id="12116"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2C5E6D" w14:textId="77777777" w:rsidR="001D2698" w:rsidRDefault="00000000">
            <w:pPr>
              <w:rPr>
                <w:del w:id="12119" w:author="نویسنده" w:date="2026-10-18T12:19:01Z"/>
              </w:rPr>
            </w:pPr>
            <w:del w:id="12118" w:author="نویسنده" w:date="2026-10-18T12:19:01Z">
              <w:r>
                <w:rPr>
                  <w:sz w:val="14"/>
                  <w:szCs w:val="14"/>
                </w:rPr>
                <w:delText>Effects of mindfulness-based stress reduction on ICU nurses' resilience…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2F3810" w14:textId="77777777" w:rsidR="001D2698" w:rsidRDefault="00000000">
            <w:pPr>
              <w:rPr>
                <w:del w:id="12121" w:author="نویسنده" w:date="2026-10-18T12:19:01Z"/>
              </w:rPr>
            </w:pPr>
            <w:del w:id="12120"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86AE0E" w14:textId="77777777" w:rsidR="001D2698" w:rsidRDefault="00000000">
            <w:pPr>
              <w:rPr>
                <w:del w:id="12123" w:author="نویسنده" w:date="2026-10-18T12:19:01Z"/>
              </w:rPr>
            </w:pPr>
            <w:del w:id="12122" w:author="نویسنده" w:date="2026-10-18T12:19:01Z">
              <w:r>
                <w:rPr>
                  <w:sz w:val="14"/>
                  <w:szCs w:val="14"/>
                </w:rPr>
                <w:delText>Outcomes: resilience, well-being; burnout not measured</w:delText>
              </w:r>
            </w:del>
          </w:p>
        </w:tc>
      </w:tr>
      <w:tr w:rsidR="001D2698" w14:paraId="107ADBE5" w14:textId="77777777">
        <w:trPr>
          <w:del w:id="1213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4E974E" w14:textId="77777777" w:rsidR="001D2698" w:rsidRDefault="00000000">
            <w:pPr>
              <w:rPr>
                <w:del w:id="12126" w:author="نویسنده" w:date="2026-10-18T12:19:01Z"/>
              </w:rPr>
            </w:pPr>
            <w:del w:id="12125" w:author="نویسنده" w:date="2026-10-18T12:19:01Z">
              <w:r>
                <w:rPr>
                  <w:sz w:val="14"/>
                  <w:szCs w:val="14"/>
                </w:rPr>
                <w:lastRenderedPageBreak/>
                <w:delText>R078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0F567E" w14:textId="77777777" w:rsidR="001D2698" w:rsidRDefault="00000000">
            <w:pPr>
              <w:rPr>
                <w:del w:id="12128" w:author="نویسنده" w:date="2026-10-18T12:19:01Z"/>
              </w:rPr>
            </w:pPr>
            <w:del w:id="12127"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75DA5D" w14:textId="77777777" w:rsidR="001D2698" w:rsidRDefault="00000000">
            <w:pPr>
              <w:rPr>
                <w:del w:id="12130" w:author="نویسنده" w:date="2026-10-18T12:19:01Z"/>
              </w:rPr>
            </w:pPr>
            <w:del w:id="12129"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4723A3" w14:textId="77777777" w:rsidR="001D2698" w:rsidRDefault="00000000">
            <w:pPr>
              <w:rPr>
                <w:del w:id="12132" w:author="نویسنده" w:date="2026-10-18T12:19:01Z"/>
              </w:rPr>
            </w:pPr>
            <w:del w:id="12131" w:author="نویسنده" w:date="2026-10-18T12:19:01Z">
              <w:r>
                <w:rPr>
                  <w:sz w:val="14"/>
                  <w:szCs w:val="14"/>
                </w:rPr>
                <w:delText>A tailored online mindfulness intervention for junior doctors: a…</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2EF5D0" w14:textId="77777777" w:rsidR="001D2698" w:rsidRDefault="00000000">
            <w:pPr>
              <w:rPr>
                <w:del w:id="12134" w:author="نویسنده" w:date="2026-10-18T12:19:01Z"/>
              </w:rPr>
            </w:pPr>
            <w:del w:id="12133"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98FEFC" w14:textId="77777777" w:rsidR="001D2698" w:rsidRDefault="00000000">
            <w:pPr>
              <w:rPr>
                <w:del w:id="12136" w:author="نویسنده" w:date="2026-10-18T12:19:01Z"/>
              </w:rPr>
            </w:pPr>
            <w:del w:id="12135" w:author="نویسنده" w:date="2026-10-18T12:19:01Z">
              <w:r>
                <w:rPr>
                  <w:sz w:val="14"/>
                  <w:szCs w:val="14"/>
                </w:rPr>
                <w:delText>Outcomes: mindfulness, stress, self-compassion, occupational stress, engagement; burnout not measured</w:delText>
              </w:r>
            </w:del>
          </w:p>
        </w:tc>
      </w:tr>
      <w:tr w:rsidR="001D2698" w14:paraId="1901D1A7" w14:textId="77777777">
        <w:trPr>
          <w:del w:id="1215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52AB91" w14:textId="77777777" w:rsidR="001D2698" w:rsidRDefault="00000000">
            <w:pPr>
              <w:rPr>
                <w:del w:id="12139" w:author="نویسنده" w:date="2026-10-18T12:19:01Z"/>
              </w:rPr>
            </w:pPr>
            <w:del w:id="12138" w:author="نویسنده" w:date="2026-10-18T12:19:01Z">
              <w:r>
                <w:rPr>
                  <w:sz w:val="14"/>
                  <w:szCs w:val="14"/>
                </w:rPr>
                <w:delText>R093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8CCF8B" w14:textId="77777777" w:rsidR="001D2698" w:rsidRDefault="00000000">
            <w:pPr>
              <w:rPr>
                <w:del w:id="12141" w:author="نویسنده" w:date="2026-10-18T12:19:01Z"/>
              </w:rPr>
            </w:pPr>
            <w:del w:id="12140"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02B041" w14:textId="77777777" w:rsidR="001D2698" w:rsidRDefault="00000000">
            <w:pPr>
              <w:rPr>
                <w:del w:id="12143" w:author="نویسنده" w:date="2026-10-18T12:19:01Z"/>
              </w:rPr>
            </w:pPr>
            <w:del w:id="12142"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30A6A0" w14:textId="77777777" w:rsidR="001D2698" w:rsidRDefault="00000000">
            <w:pPr>
              <w:rPr>
                <w:del w:id="12145" w:author="نویسنده" w:date="2026-10-18T12:19:01Z"/>
              </w:rPr>
            </w:pPr>
            <w:del w:id="12144" w:author="نویسنده" w:date="2026-10-18T12:19:01Z">
              <w:r>
                <w:rPr>
                  <w:sz w:val="14"/>
                  <w:szCs w:val="14"/>
                </w:rPr>
                <w:delText>Head start staff well-being: early impact results from a cluster…</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752004" w14:textId="77777777" w:rsidR="001D2698" w:rsidRDefault="00000000">
            <w:pPr>
              <w:rPr>
                <w:del w:id="12147" w:author="نویسنده" w:date="2026-10-18T12:19:01Z"/>
              </w:rPr>
            </w:pPr>
            <w:del w:id="12146"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5A15C5" w14:textId="77777777" w:rsidR="001D2698" w:rsidRDefault="00000000">
            <w:pPr>
              <w:rPr>
                <w:del w:id="12149" w:author="نویسنده" w:date="2026-10-18T12:19:01Z"/>
              </w:rPr>
            </w:pPr>
            <w:del w:id="12148" w:author="نویسنده" w:date="2026-10-18T12:19:01Z">
              <w:r>
                <w:rPr>
                  <w:sz w:val="14"/>
                  <w:szCs w:val="14"/>
                </w:rPr>
                <w:delText>Burnout outcome not reported; full text not openly accessible</w:delText>
              </w:r>
            </w:del>
          </w:p>
        </w:tc>
      </w:tr>
      <w:tr w:rsidR="001D2698" w14:paraId="74F1F57D" w14:textId="77777777">
        <w:trPr>
          <w:del w:id="1216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D4B826" w14:textId="77777777" w:rsidR="001D2698" w:rsidRDefault="00000000">
            <w:pPr>
              <w:rPr>
                <w:del w:id="12152" w:author="نویسنده" w:date="2026-10-18T12:19:01Z"/>
              </w:rPr>
            </w:pPr>
            <w:del w:id="12151" w:author="نویسنده" w:date="2026-10-18T12:19:01Z">
              <w:r>
                <w:rPr>
                  <w:sz w:val="14"/>
                  <w:szCs w:val="14"/>
                </w:rPr>
                <w:delText>R098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A98AC1" w14:textId="77777777" w:rsidR="001D2698" w:rsidRDefault="00000000">
            <w:pPr>
              <w:rPr>
                <w:del w:id="12154" w:author="نویسنده" w:date="2026-10-18T12:19:01Z"/>
              </w:rPr>
            </w:pPr>
            <w:del w:id="12153"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3CFF2F" w14:textId="77777777" w:rsidR="001D2698" w:rsidRDefault="00000000">
            <w:pPr>
              <w:rPr>
                <w:del w:id="12156" w:author="نویسنده" w:date="2026-10-18T12:19:01Z"/>
              </w:rPr>
            </w:pPr>
            <w:del w:id="12155"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16654C" w14:textId="77777777" w:rsidR="001D2698" w:rsidRDefault="00000000">
            <w:pPr>
              <w:rPr>
                <w:del w:id="12158" w:author="نویسنده" w:date="2026-10-18T12:19:01Z"/>
              </w:rPr>
            </w:pPr>
            <w:del w:id="12157" w:author="نویسنده" w:date="2026-10-18T12:19:01Z">
              <w:r>
                <w:rPr>
                  <w:sz w:val="14"/>
                  <w:szCs w:val="14"/>
                </w:rPr>
                <w:delText xml:space="preserve">Evaluation of the Online Sport-Specific Mindfulemotions Program in a…</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38E96E" w14:textId="77777777" w:rsidR="001D2698" w:rsidRDefault="00000000">
            <w:pPr>
              <w:rPr>
                <w:del w:id="12160" w:author="نویسنده" w:date="2026-10-18T12:19:01Z"/>
              </w:rPr>
            </w:pPr>
            <w:del w:id="12159"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5FEC1D" w14:textId="77777777" w:rsidR="001D2698" w:rsidRDefault="00000000">
            <w:pPr>
              <w:rPr>
                <w:del w:id="12162" w:author="نویسنده" w:date="2026-10-18T12:19:01Z"/>
              </w:rPr>
            </w:pPr>
            <w:del w:id="12161" w:author="نویسنده" w:date="2026-10-18T12:19:01Z">
              <w:r>
                <w:rPr>
                  <w:sz w:val="14"/>
                  <w:szCs w:val="14"/>
                </w:rPr>
                <w:delText>Burnout outcome not reported (mindfulness, self-compassion only)</w:delText>
              </w:r>
            </w:del>
          </w:p>
        </w:tc>
      </w:tr>
      <w:tr w:rsidR="001D2698" w14:paraId="462BB8E8" w14:textId="77777777">
        <w:trPr>
          <w:del w:id="1217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63BE44" w14:textId="77777777" w:rsidR="001D2698" w:rsidRDefault="00000000">
            <w:pPr>
              <w:rPr>
                <w:del w:id="12165" w:author="نویسنده" w:date="2026-10-18T12:19:01Z"/>
              </w:rPr>
            </w:pPr>
            <w:del w:id="12164" w:author="نویسنده" w:date="2026-10-18T12:19:01Z">
              <w:r>
                <w:rPr>
                  <w:sz w:val="14"/>
                  <w:szCs w:val="14"/>
                </w:rPr>
                <w:delText>R103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86E1EF" w14:textId="77777777" w:rsidR="001D2698" w:rsidRDefault="00000000">
            <w:pPr>
              <w:rPr>
                <w:del w:id="12167" w:author="نویسنده" w:date="2026-10-18T12:19:01Z"/>
              </w:rPr>
            </w:pPr>
            <w:del w:id="12166"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96869C" w14:textId="77777777" w:rsidR="001D2698" w:rsidRDefault="00000000">
            <w:pPr>
              <w:rPr>
                <w:del w:id="12169" w:author="نویسنده" w:date="2026-10-18T12:19:01Z"/>
              </w:rPr>
            </w:pPr>
            <w:del w:id="12168"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B6EC7B" w14:textId="77777777" w:rsidR="001D2698" w:rsidRDefault="00000000">
            <w:pPr>
              <w:rPr>
                <w:del w:id="12171" w:author="نویسنده" w:date="2026-10-18T12:19:01Z"/>
              </w:rPr>
            </w:pPr>
            <w:del w:id="12170" w:author="نویسنده" w:date="2026-10-18T12:19:01Z">
              <w:r>
                <w:rPr>
                  <w:sz w:val="14"/>
                  <w:szCs w:val="14"/>
                </w:rPr>
                <w:delText>Evaluating a Digital Mindful Self-Compassion Intervention to Reduce…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9B1469" w14:textId="77777777" w:rsidR="001D2698" w:rsidRDefault="00000000">
            <w:pPr>
              <w:rPr>
                <w:del w:id="12173" w:author="نویسنده" w:date="2026-10-18T12:19:01Z"/>
              </w:rPr>
            </w:pPr>
            <w:del w:id="12172"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6ABEF0" w14:textId="77777777" w:rsidR="001D2698" w:rsidRDefault="00000000">
            <w:pPr>
              <w:rPr>
                <w:del w:id="12175" w:author="نویسنده" w:date="2026-10-18T12:19:01Z"/>
              </w:rPr>
            </w:pPr>
            <w:del w:id="12174" w:author="نویسنده" w:date="2026-10-18T12:19:01Z">
              <w:r>
                <w:rPr>
                  <w:sz w:val="14"/>
                  <w:szCs w:val="14"/>
                </w:rPr>
                <w:delText>Compassion-fatigue composite only; burnout subscale not reported</w:delText>
              </w:r>
            </w:del>
          </w:p>
        </w:tc>
      </w:tr>
      <w:tr w:rsidR="001D2698" w14:paraId="66C66EE4" w14:textId="77777777">
        <w:trPr>
          <w:del w:id="1218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616D35" w14:textId="77777777" w:rsidR="001D2698" w:rsidRDefault="00000000">
            <w:pPr>
              <w:rPr>
                <w:del w:id="12178" w:author="نویسنده" w:date="2026-10-18T12:19:01Z"/>
              </w:rPr>
            </w:pPr>
            <w:del w:id="12177" w:author="نویسنده" w:date="2026-10-18T12:19:01Z">
              <w:r>
                <w:rPr>
                  <w:sz w:val="14"/>
                  <w:szCs w:val="14"/>
                </w:rPr>
                <w:delText>R107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A74453" w14:textId="77777777" w:rsidR="001D2698" w:rsidRDefault="00000000">
            <w:pPr>
              <w:rPr>
                <w:del w:id="12180" w:author="نویسنده" w:date="2026-10-18T12:19:01Z"/>
              </w:rPr>
            </w:pPr>
            <w:del w:id="12179"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F4F539" w14:textId="77777777" w:rsidR="001D2698" w:rsidRDefault="00000000">
            <w:pPr>
              <w:rPr>
                <w:del w:id="12182" w:author="نویسنده" w:date="2026-10-18T12:19:01Z"/>
              </w:rPr>
            </w:pPr>
            <w:del w:id="12181" w:author="نویسنده" w:date="2026-10-18T12:19:01Z">
              <w:r>
                <w:rPr>
                  <w:sz w:val="14"/>
                  <w:szCs w:val="14"/>
                </w:rPr>
                <w:delText>2024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707A14" w14:textId="77777777" w:rsidR="001D2698" w:rsidRDefault="00000000">
            <w:pPr>
              <w:rPr>
                <w:del w:id="12184" w:author="نویسنده" w:date="2026-10-18T12:19:01Z"/>
              </w:rPr>
            </w:pPr>
            <w:del w:id="12183" w:author="نویسنده" w:date="2026-10-18T12:19:01Z">
              <w:r>
                <w:rPr>
                  <w:sz w:val="14"/>
                  <w:szCs w:val="14"/>
                </w:rPr>
                <w:delText>Efficacy of an Online Mindfulness Training to Improve Well-Being in K-12…</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081A19" w14:textId="77777777" w:rsidR="001D2698" w:rsidRDefault="00000000">
            <w:pPr>
              <w:rPr>
                <w:del w:id="12186" w:author="نویسنده" w:date="2026-10-18T12:19:01Z"/>
              </w:rPr>
            </w:pPr>
            <w:del w:id="12185"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DDF9D7" w14:textId="77777777" w:rsidR="001D2698" w:rsidRDefault="00000000">
            <w:pPr>
              <w:rPr>
                <w:del w:id="12188" w:author="نویسنده" w:date="2026-10-18T12:19:01Z"/>
              </w:rPr>
            </w:pPr>
            <w:del w:id="12187" w:author="نویسنده" w:date="2026-10-18T12:19:01Z">
              <w:r>
                <w:rPr>
                  <w:sz w:val="14"/>
                  <w:szCs w:val="14"/>
                </w:rPr>
                <w:delText>Outcomes: well-being, mindfulness skills; burnout not measured</w:delText>
              </w:r>
            </w:del>
          </w:p>
        </w:tc>
      </w:tr>
      <w:tr w:rsidR="001D2698" w14:paraId="283618F1" w14:textId="77777777">
        <w:trPr>
          <w:del w:id="1220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990D19" w14:textId="77777777" w:rsidR="001D2698" w:rsidRDefault="00000000">
            <w:pPr>
              <w:rPr>
                <w:del w:id="12191" w:author="نویسنده" w:date="2026-10-18T12:19:01Z"/>
              </w:rPr>
            </w:pPr>
            <w:del w:id="12190" w:author="نویسنده" w:date="2026-10-18T12:19:01Z">
              <w:r>
                <w:rPr>
                  <w:sz w:val="14"/>
                  <w:szCs w:val="14"/>
                </w:rPr>
                <w:delText>R108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9863FB" w14:textId="77777777" w:rsidR="001D2698" w:rsidRDefault="00000000">
            <w:pPr>
              <w:rPr>
                <w:del w:id="12193" w:author="نویسنده" w:date="2026-10-18T12:19:01Z"/>
              </w:rPr>
            </w:pPr>
            <w:del w:id="12192"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405D3D" w14:textId="77777777" w:rsidR="001D2698" w:rsidRDefault="00000000">
            <w:pPr>
              <w:rPr>
                <w:del w:id="12195" w:author="نویسنده" w:date="2026-10-18T12:19:01Z"/>
              </w:rPr>
            </w:pPr>
            <w:del w:id="12194" w:author="نویسنده" w:date="2026-10-18T12:19:01Z">
              <w:r>
                <w:rPr>
                  <w:sz w:val="14"/>
                  <w:szCs w:val="14"/>
                </w:rPr>
                <w:delText>2022</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45CAD3" w14:textId="77777777" w:rsidR="001D2698" w:rsidRDefault="00000000">
            <w:pPr>
              <w:rPr>
                <w:del w:id="12197" w:author="نویسنده" w:date="2026-10-18T12:19:01Z"/>
              </w:rPr>
            </w:pPr>
            <w:del w:id="12196" w:author="نویسنده" w:date="2026-10-18T12:19:01Z">
              <w:r>
                <w:rPr>
                  <w:sz w:val="14"/>
                  <w:szCs w:val="14"/>
                </w:rPr>
                <w:delText>Mental and physical training with meditation and aerobic exercise…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82B614" w14:textId="77777777" w:rsidR="001D2698" w:rsidRDefault="00000000">
            <w:pPr>
              <w:rPr>
                <w:del w:id="12199" w:author="نویسنده" w:date="2026-10-18T12:19:01Z"/>
              </w:rPr>
            </w:pPr>
            <w:del w:id="12198"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8FE44D" w14:textId="77777777" w:rsidR="001D2698" w:rsidRDefault="00000000">
            <w:pPr>
              <w:rPr>
                <w:del w:id="12201" w:author="نویسنده" w:date="2026-10-18T12:19:01Z"/>
              </w:rPr>
            </w:pPr>
            <w:del w:id="12200" w:author="نویسنده" w:date="2026-10-18T12:19:01Z">
              <w:r>
                <w:rPr>
                  <w:sz w:val="14"/>
                  <w:szCs w:val="14"/>
                </w:rPr>
                <w:delText xml:space="preserve">ProQOL burnout subscale administered but not analysed or reported</w:delText>
              </w:r>
            </w:del>
          </w:p>
        </w:tc>
      </w:tr>
      <w:tr w:rsidR="001D2698" w14:paraId="3AAAEEE9" w14:textId="77777777">
        <w:trPr>
          <w:del w:id="1221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67AD84" w14:textId="77777777" w:rsidR="001D2698" w:rsidRDefault="00000000">
            <w:pPr>
              <w:rPr>
                <w:del w:id="12204" w:author="نویسنده" w:date="2026-10-18T12:19:01Z"/>
              </w:rPr>
            </w:pPr>
            <w:del w:id="12203" w:author="نویسنده" w:date="2026-10-18T12:19:01Z">
              <w:r>
                <w:rPr>
                  <w:sz w:val="14"/>
                  <w:szCs w:val="14"/>
                </w:rPr>
                <w:delText>R119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78843C" w14:textId="77777777" w:rsidR="001D2698" w:rsidRDefault="00000000">
            <w:pPr>
              <w:rPr>
                <w:del w:id="12206" w:author="نویسنده" w:date="2026-10-18T12:19:01Z"/>
              </w:rPr>
            </w:pPr>
            <w:del w:id="12205"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75BF1F" w14:textId="77777777" w:rsidR="001D2698" w:rsidRDefault="00000000">
            <w:pPr>
              <w:rPr>
                <w:del w:id="12208" w:author="نویسنده" w:date="2026-10-18T12:19:01Z"/>
              </w:rPr>
            </w:pPr>
            <w:del w:id="12207" w:author="نویسنده" w:date="2026-10-18T12:19:01Z">
              <w:r>
                <w:rPr>
                  <w:sz w:val="14"/>
                  <w:szCs w:val="14"/>
                </w:rPr>
                <w:delText>2024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31F37B" w14:textId="77777777" w:rsidR="001D2698" w:rsidRDefault="00000000">
            <w:pPr>
              <w:rPr>
                <w:del w:id="12210" w:author="نویسنده" w:date="2026-10-18T12:19:01Z"/>
              </w:rPr>
            </w:pPr>
            <w:del w:id="12209" w:author="نویسنده" w:date="2026-10-18T12:19:01Z">
              <w:r>
                <w:rPr>
                  <w:sz w:val="14"/>
                  <w:szCs w:val="14"/>
                </w:rPr>
                <w:delText>Design and Implementation of a Brief Digital Mindfulness and Compassion…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56B331" w14:textId="77777777" w:rsidR="001D2698" w:rsidRDefault="00000000">
            <w:pPr>
              <w:rPr>
                <w:del w:id="12212" w:author="نویسنده" w:date="2026-10-18T12:19:01Z"/>
              </w:rPr>
            </w:pPr>
            <w:del w:id="12211"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251BDE" w14:textId="77777777" w:rsidR="001D2698" w:rsidRDefault="00000000">
            <w:pPr>
              <w:rPr>
                <w:del w:id="12214" w:author="نویسنده" w:date="2026-10-18T12:19:01Z"/>
              </w:rPr>
            </w:pPr>
            <w:del w:id="12213" w:author="نویسنده" w:date="2026-10-18T12:19:01Z">
              <w:r>
                <w:rPr>
                  <w:sz w:val="14"/>
                  <w:szCs w:val="14"/>
                </w:rPr>
                <w:delText>Outcomes: self-compassion, mindfulness, EEG; burnout not measured</w:delText>
              </w:r>
            </w:del>
          </w:p>
        </w:tc>
      </w:tr>
      <w:tr w:rsidR="001D2698" w14:paraId="3EEBF112" w14:textId="77777777">
        <w:trPr>
          <w:del w:id="1222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9C43A0" w14:textId="77777777" w:rsidR="001D2698" w:rsidRDefault="00000000">
            <w:pPr>
              <w:rPr>
                <w:del w:id="12217" w:author="نویسنده" w:date="2026-10-18T12:19:01Z"/>
              </w:rPr>
            </w:pPr>
            <w:del w:id="12216" w:author="نویسنده" w:date="2026-10-18T12:19:01Z">
              <w:r>
                <w:rPr>
                  <w:sz w:val="14"/>
                  <w:szCs w:val="14"/>
                </w:rPr>
                <w:delText>R132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DB28F0" w14:textId="77777777" w:rsidR="001D2698" w:rsidRDefault="00000000">
            <w:pPr>
              <w:rPr>
                <w:del w:id="12219" w:author="نویسنده" w:date="2026-10-18T12:19:01Z"/>
              </w:rPr>
            </w:pPr>
            <w:del w:id="12218"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BE7AE5" w14:textId="77777777" w:rsidR="001D2698" w:rsidRDefault="00000000">
            <w:pPr>
              <w:rPr>
                <w:del w:id="12221" w:author="نویسنده" w:date="2026-10-18T12:19:01Z"/>
              </w:rPr>
            </w:pPr>
            <w:del w:id="12220"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7D78C2" w14:textId="77777777" w:rsidR="001D2698" w:rsidRDefault="00000000">
            <w:pPr>
              <w:rPr>
                <w:del w:id="12223" w:author="نویسنده" w:date="2026-10-18T12:19:01Z"/>
              </w:rPr>
            </w:pPr>
            <w:del w:id="12222" w:author="نویسنده" w:date="2026-10-18T12:19:01Z">
              <w:r>
                <w:rPr>
                  <w:sz w:val="14"/>
                  <w:szCs w:val="14"/>
                </w:rPr>
                <w:delText>The Impact of Loving-Kindness Meditation on Compassion Fatigue of Nurses…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8E94F3" w14:textId="77777777" w:rsidR="001D2698" w:rsidRDefault="00000000">
            <w:pPr>
              <w:rPr>
                <w:del w:id="12225" w:author="نویسنده" w:date="2026-10-18T12:19:01Z"/>
              </w:rPr>
            </w:pPr>
            <w:del w:id="12224"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F50C76" w14:textId="77777777" w:rsidR="001D2698" w:rsidRDefault="00000000">
            <w:pPr>
              <w:rPr>
                <w:del w:id="12227" w:author="نویسنده" w:date="2026-10-18T12:19:01Z"/>
              </w:rPr>
            </w:pPr>
            <w:del w:id="12226" w:author="نویسنده" w:date="2026-10-18T12:19:01Z">
              <w:r>
                <w:rPr>
                  <w:sz w:val="14"/>
                  <w:szCs w:val="14"/>
                </w:rPr>
                <w:delText>Compassion-fatigue inventory only; burnout not measured</w:delText>
              </w:r>
            </w:del>
          </w:p>
        </w:tc>
      </w:tr>
      <w:tr w:rsidR="001D2698" w14:paraId="7146C215" w14:textId="77777777">
        <w:trPr>
          <w:del w:id="1224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8C1015" w14:textId="77777777" w:rsidR="001D2698" w:rsidRDefault="00000000">
            <w:pPr>
              <w:rPr>
                <w:del w:id="12230" w:author="نویسنده" w:date="2026-10-18T12:19:01Z"/>
              </w:rPr>
            </w:pPr>
            <w:del w:id="12229" w:author="نویسنده" w:date="2026-10-18T12:19:01Z">
              <w:r>
                <w:rPr>
                  <w:sz w:val="14"/>
                  <w:szCs w:val="14"/>
                </w:rPr>
                <w:delText>R140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51FFF3" w14:textId="77777777" w:rsidR="001D2698" w:rsidRDefault="00000000">
            <w:pPr>
              <w:rPr>
                <w:del w:id="12232" w:author="نویسنده" w:date="2026-10-18T12:19:01Z"/>
              </w:rPr>
            </w:pPr>
            <w:del w:id="12231" w:author="نویسنده" w:date="2026-10-18T12:19:01Z">
              <w:r>
                <w:rPr>
                  <w:sz w:val="14"/>
                  <w:szCs w:val="14"/>
                </w:rPr>
                <w:delText>Main</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D4CCBD" w14:textId="77777777" w:rsidR="001D2698" w:rsidRDefault="00000000">
            <w:pPr>
              <w:rPr>
                <w:del w:id="12234" w:author="نویسنده" w:date="2026-10-18T12:19:01Z"/>
              </w:rPr>
            </w:pPr>
            <w:del w:id="12233" w:author="نویسنده" w:date="2026-10-18T12:19:01Z">
              <w:r>
                <w:rPr>
                  <w:sz w:val="14"/>
                  <w:szCs w:val="14"/>
                </w:rPr>
                <w:delText>2024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BF6919" w14:textId="77777777" w:rsidR="001D2698" w:rsidRDefault="00000000">
            <w:pPr>
              <w:rPr>
                <w:del w:id="12236" w:author="نویسنده" w:date="2026-10-18T12:19:01Z"/>
              </w:rPr>
            </w:pPr>
            <w:del w:id="12235" w:author="نویسنده" w:date="2026-10-18T12:19:01Z">
              <w:r>
                <w:rPr>
                  <w:sz w:val="14"/>
                  <w:szCs w:val="14"/>
                </w:rPr>
                <w:delText>Digital Engagement Strategy and Health Care Worker Mental Health: A…</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2F9011" w14:textId="77777777" w:rsidR="001D2698" w:rsidRDefault="00000000">
            <w:pPr>
              <w:rPr>
                <w:del w:id="12238" w:author="نویسنده" w:date="2026-10-18T12:19:01Z"/>
              </w:rPr>
            </w:pPr>
            <w:del w:id="12237"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B6A78D" w14:textId="77777777" w:rsidR="001D2698" w:rsidRDefault="00000000">
            <w:pPr>
              <w:rPr>
                <w:del w:id="12240" w:author="نویسنده" w:date="2026-10-18T12:19:01Z"/>
              </w:rPr>
            </w:pPr>
            <w:del w:id="12239" w:author="نویسنده" w:date="2026-10-18T12:19:01Z">
              <w:r>
                <w:rPr>
                  <w:sz w:val="14"/>
                  <w:szCs w:val="14"/>
                </w:rPr>
                <w:delText>Burnout was measured with the nine-item Well-Being Index; no direct burnout instrument (decision c17)</w:delText>
              </w:r>
            </w:del>
          </w:p>
        </w:tc>
      </w:tr>
      <w:tr w:rsidR="001D2698" w14:paraId="32E1696D" w14:textId="77777777">
        <w:trPr>
          <w:del w:id="1225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90951E" w14:textId="77777777" w:rsidR="001D2698" w:rsidRDefault="00000000">
            <w:pPr>
              <w:rPr>
                <w:del w:id="12243" w:author="نویسنده" w:date="2026-10-18T12:19:01Z"/>
              </w:rPr>
            </w:pPr>
            <w:del w:id="12242" w:author="نویسنده" w:date="2026-10-18T12:19:01Z">
              <w:r>
                <w:rPr>
                  <w:sz w:val="14"/>
                  <w:szCs w:val="14"/>
                </w:rPr>
                <w:delText>R176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B5728B" w14:textId="77777777" w:rsidR="001D2698" w:rsidRDefault="00000000">
            <w:pPr>
              <w:rPr>
                <w:del w:id="12245" w:author="نویسنده" w:date="2026-10-18T12:19:01Z"/>
              </w:rPr>
            </w:pPr>
            <w:del w:id="12244"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F825C0" w14:textId="77777777" w:rsidR="001D2698" w:rsidRDefault="00000000">
            <w:pPr>
              <w:rPr>
                <w:del w:id="12247" w:author="نویسنده" w:date="2026-10-18T12:19:01Z"/>
              </w:rPr>
            </w:pPr>
            <w:del w:id="12246"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CCF5C5" w14:textId="77777777" w:rsidR="001D2698" w:rsidRDefault="00000000">
            <w:pPr>
              <w:rPr>
                <w:del w:id="12249" w:author="نویسنده" w:date="2026-10-18T12:19:01Z"/>
              </w:rPr>
            </w:pPr>
            <w:del w:id="12248" w:author="نویسنده" w:date="2026-10-18T12:19:01Z">
              <w:r>
                <w:rPr>
                  <w:sz w:val="14"/>
                  <w:szCs w:val="14"/>
                </w:rPr>
                <w:delText>Randomized Controlled Trial of a Web-Based Intervention to Disseminate…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FD30D3" w14:textId="77777777" w:rsidR="001D2698" w:rsidRDefault="00000000">
            <w:pPr>
              <w:rPr>
                <w:del w:id="12251" w:author="نویسنده" w:date="2026-10-18T12:19:01Z"/>
              </w:rPr>
            </w:pPr>
            <w:del w:id="12250"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46F993" w14:textId="77777777" w:rsidR="001D2698" w:rsidRDefault="00000000">
            <w:pPr>
              <w:rPr>
                <w:del w:id="12253" w:author="نویسنده" w:date="2026-10-18T12:19:01Z"/>
              </w:rPr>
            </w:pPr>
            <w:del w:id="12252" w:author="نویسنده" w:date="2026-10-18T12:19:01Z">
              <w:r>
                <w:rPr>
                  <w:sz w:val="14"/>
                  <w:szCs w:val="14"/>
                </w:rPr>
                <w:delText>Outcome was guideline familiarity</w:delText>
              </w:r>
            </w:del>
          </w:p>
        </w:tc>
      </w:tr>
      <w:tr w:rsidR="001D2698" w14:paraId="2B175F2A" w14:textId="77777777">
        <w:trPr>
          <w:del w:id="1226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96392B" w14:textId="77777777" w:rsidR="001D2698" w:rsidRDefault="00000000">
            <w:pPr>
              <w:rPr>
                <w:del w:id="12256" w:author="نویسنده" w:date="2026-10-18T12:19:01Z"/>
              </w:rPr>
            </w:pPr>
            <w:del w:id="12255" w:author="نویسنده" w:date="2026-10-18T12:19:01Z">
              <w:r>
                <w:rPr>
                  <w:sz w:val="14"/>
                  <w:szCs w:val="14"/>
                </w:rPr>
                <w:delText>R178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1BCD6E" w14:textId="77777777" w:rsidR="001D2698" w:rsidRDefault="00000000">
            <w:pPr>
              <w:rPr>
                <w:del w:id="12258" w:author="نویسنده" w:date="2026-10-18T12:19:01Z"/>
              </w:rPr>
            </w:pPr>
            <w:del w:id="12257"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A4F89D" w14:textId="77777777" w:rsidR="001D2698" w:rsidRDefault="00000000">
            <w:pPr>
              <w:rPr>
                <w:del w:id="12260" w:author="نویسنده" w:date="2026-10-18T12:19:01Z"/>
              </w:rPr>
            </w:pPr>
            <w:del w:id="12259" w:author="نویسنده" w:date="2026-10-18T12:19:01Z">
              <w:r>
                <w:rPr>
                  <w:sz w:val="14"/>
                  <w:szCs w:val="14"/>
                </w:rPr>
                <w:delText>2026</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E2580F" w14:textId="77777777" w:rsidR="001D2698" w:rsidRDefault="00000000">
            <w:pPr>
              <w:rPr>
                <w:del w:id="12262" w:author="نویسنده" w:date="2026-10-18T12:19:01Z"/>
              </w:rPr>
            </w:pPr>
            <w:del w:id="12261" w:author="نویسنده" w:date="2026-10-18T12:19:01Z">
              <w:r>
                <w:rPr>
                  <w:sz w:val="14"/>
                  <w:szCs w:val="14"/>
                </w:rPr>
                <w:delText>Impact of an ambient digital scribe on typing and note quality: the…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58F3B1" w14:textId="77777777" w:rsidR="001D2698" w:rsidRDefault="00000000">
            <w:pPr>
              <w:rPr>
                <w:del w:id="12264" w:author="نویسنده" w:date="2026-10-18T12:19:01Z"/>
              </w:rPr>
            </w:pPr>
            <w:del w:id="12263"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89A8A4" w14:textId="77777777" w:rsidR="001D2698" w:rsidRDefault="00000000">
            <w:pPr>
              <w:rPr>
                <w:del w:id="12266" w:author="نویسنده" w:date="2026-10-18T12:19:01Z"/>
              </w:rPr>
            </w:pPr>
            <w:del w:id="12265" w:author="نویسنده" w:date="2026-10-18T12:19:01Z">
              <w:r>
                <w:rPr>
                  <w:sz w:val="14"/>
                  <w:szCs w:val="14"/>
                </w:rPr>
                <w:delText>Outcomes were typing workload and note quality</w:delText>
              </w:r>
            </w:del>
          </w:p>
        </w:tc>
      </w:tr>
      <w:tr w:rsidR="001D2698" w14:paraId="3FF8E9C0" w14:textId="77777777">
        <w:trPr>
          <w:del w:id="1228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AAA1F4" w14:textId="77777777" w:rsidR="001D2698" w:rsidRDefault="00000000">
            <w:pPr>
              <w:rPr>
                <w:del w:id="12269" w:author="نویسنده" w:date="2026-10-18T12:19:01Z"/>
              </w:rPr>
            </w:pPr>
            <w:del w:id="12268" w:author="نویسنده" w:date="2026-10-18T12:19:01Z">
              <w:r>
                <w:rPr>
                  <w:sz w:val="14"/>
                  <w:szCs w:val="14"/>
                </w:rPr>
                <w:delText>R181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13E35C" w14:textId="77777777" w:rsidR="001D2698" w:rsidRDefault="00000000">
            <w:pPr>
              <w:rPr>
                <w:del w:id="12271" w:author="نویسنده" w:date="2026-10-18T12:19:01Z"/>
              </w:rPr>
            </w:pPr>
            <w:del w:id="12270"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061277" w14:textId="77777777" w:rsidR="001D2698" w:rsidRDefault="00000000">
            <w:pPr>
              <w:rPr>
                <w:del w:id="12273" w:author="نویسنده" w:date="2026-10-18T12:19:01Z"/>
              </w:rPr>
            </w:pPr>
            <w:del w:id="12272" w:author="نویسنده" w:date="2026-10-18T12:19:01Z">
              <w:r>
                <w:rPr>
                  <w:sz w:val="14"/>
                  <w:szCs w:val="14"/>
                </w:rPr>
                <w:delText>2018</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FF5B75" w14:textId="77777777" w:rsidR="001D2698" w:rsidRDefault="00000000">
            <w:pPr>
              <w:rPr>
                <w:del w:id="12275" w:author="نویسنده" w:date="2026-10-18T12:19:01Z"/>
              </w:rPr>
            </w:pPr>
            <w:del w:id="12274" w:author="نویسنده" w:date="2026-10-18T12:19:01Z">
              <w:r>
                <w:rPr>
                  <w:sz w:val="14"/>
                  <w:szCs w:val="14"/>
                </w:rPr>
                <w:delText>The effectiveness of a serious game to enhance empathy for care workers…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649DFF" w14:textId="77777777" w:rsidR="001D2698" w:rsidRDefault="00000000">
            <w:pPr>
              <w:rPr>
                <w:del w:id="12277" w:author="نویسنده" w:date="2026-10-18T12:19:01Z"/>
              </w:rPr>
            </w:pPr>
            <w:del w:id="12276"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0E41A3" w14:textId="77777777" w:rsidR="001D2698" w:rsidRDefault="00000000">
            <w:pPr>
              <w:rPr>
                <w:del w:id="12279" w:author="نویسنده" w:date="2026-10-18T12:19:01Z"/>
              </w:rPr>
            </w:pPr>
            <w:del w:id="12278" w:author="نویسنده" w:date="2026-10-18T12:19:01Z">
              <w:r>
                <w:rPr>
                  <w:sz w:val="14"/>
                  <w:szCs w:val="14"/>
                </w:rPr>
                <w:delText>Outcomes were empathy and personal distress</w:delText>
              </w:r>
            </w:del>
          </w:p>
        </w:tc>
      </w:tr>
      <w:tr w:rsidR="001D2698" w14:paraId="75628AC8" w14:textId="77777777">
        <w:trPr>
          <w:del w:id="1229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2C34EE" w14:textId="77777777" w:rsidR="001D2698" w:rsidRDefault="00000000">
            <w:pPr>
              <w:rPr>
                <w:del w:id="12282" w:author="نویسنده" w:date="2026-10-18T12:19:01Z"/>
              </w:rPr>
            </w:pPr>
            <w:del w:id="12281" w:author="نویسنده" w:date="2026-10-18T12:19:01Z">
              <w:r>
                <w:rPr>
                  <w:sz w:val="14"/>
                  <w:szCs w:val="14"/>
                </w:rPr>
                <w:delText>R182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F7618E" w14:textId="77777777" w:rsidR="001D2698" w:rsidRDefault="00000000">
            <w:pPr>
              <w:rPr>
                <w:del w:id="12284" w:author="نویسنده" w:date="2026-10-18T12:19:01Z"/>
              </w:rPr>
            </w:pPr>
            <w:del w:id="12283"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666F49" w14:textId="77777777" w:rsidR="001D2698" w:rsidRDefault="00000000">
            <w:pPr>
              <w:rPr>
                <w:del w:id="12286" w:author="نویسنده" w:date="2026-10-18T12:19:01Z"/>
              </w:rPr>
            </w:pPr>
            <w:del w:id="12285"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C8102C" w14:textId="77777777" w:rsidR="001D2698" w:rsidRDefault="00000000">
            <w:pPr>
              <w:rPr>
                <w:del w:id="12288" w:author="نویسنده" w:date="2026-10-18T12:19:01Z"/>
              </w:rPr>
            </w:pPr>
            <w:del w:id="12287" w:author="نویسنده" w:date="2026-10-18T12:19:01Z">
              <w:r>
                <w:rPr>
                  <w:sz w:val="14"/>
                  <w:szCs w:val="14"/>
                </w:rPr>
                <w:delText>Impact of WeChat-based 'three good things' on turnover intention and…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213ADA" w14:textId="77777777" w:rsidR="001D2698" w:rsidRDefault="00000000">
            <w:pPr>
              <w:rPr>
                <w:del w:id="12290" w:author="نویسنده" w:date="2026-10-18T12:19:01Z"/>
              </w:rPr>
            </w:pPr>
            <w:del w:id="12289"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DBB95A" w14:textId="77777777" w:rsidR="001D2698" w:rsidRDefault="00000000">
            <w:pPr>
              <w:rPr>
                <w:del w:id="12292" w:author="نویسنده" w:date="2026-10-18T12:19:01Z"/>
              </w:rPr>
            </w:pPr>
            <w:del w:id="12291" w:author="نویسنده" w:date="2026-10-18T12:19:01Z">
              <w:r>
                <w:rPr>
                  <w:sz w:val="14"/>
                  <w:szCs w:val="14"/>
                </w:rPr>
                <w:delText>Outcomes were turnover intention and coping style</w:delText>
              </w:r>
            </w:del>
          </w:p>
        </w:tc>
      </w:tr>
      <w:tr w:rsidR="001D2698" w14:paraId="193E8F4E" w14:textId="77777777">
        <w:trPr>
          <w:del w:id="1230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7319BC" w14:textId="77777777" w:rsidR="001D2698" w:rsidRDefault="00000000">
            <w:pPr>
              <w:rPr>
                <w:del w:id="12295" w:author="نویسنده" w:date="2026-10-18T12:19:01Z"/>
              </w:rPr>
            </w:pPr>
            <w:del w:id="12294" w:author="نویسنده" w:date="2026-10-18T12:19:01Z">
              <w:r>
                <w:rPr>
                  <w:sz w:val="14"/>
                  <w:szCs w:val="14"/>
                </w:rPr>
                <w:delText>R183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AF1D89" w14:textId="77777777" w:rsidR="001D2698" w:rsidRDefault="00000000">
            <w:pPr>
              <w:rPr>
                <w:del w:id="12297" w:author="نویسنده" w:date="2026-10-18T12:19:01Z"/>
              </w:rPr>
            </w:pPr>
            <w:del w:id="12296"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0CDB3F" w14:textId="77777777" w:rsidR="001D2698" w:rsidRDefault="00000000">
            <w:pPr>
              <w:rPr>
                <w:del w:id="12299" w:author="نویسنده" w:date="2026-10-18T12:19:01Z"/>
              </w:rPr>
            </w:pPr>
            <w:del w:id="12298"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43EEDA" w14:textId="77777777" w:rsidR="001D2698" w:rsidRDefault="00000000">
            <w:pPr>
              <w:rPr>
                <w:del w:id="12301" w:author="نویسنده" w:date="2026-10-18T12:19:01Z"/>
              </w:rPr>
            </w:pPr>
            <w:del w:id="12300" w:author="نویسنده" w:date="2026-10-18T12:19:01Z">
              <w:r>
                <w:rPr>
                  <w:sz w:val="14"/>
                  <w:szCs w:val="14"/>
                </w:rPr>
                <w:delText>A WeChat-based "Three Good Things" positive psychotherapy for the…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2F21D9" w14:textId="77777777" w:rsidR="001D2698" w:rsidRDefault="00000000">
            <w:pPr>
              <w:rPr>
                <w:del w:id="12303" w:author="نویسنده" w:date="2026-10-18T12:19:01Z"/>
              </w:rPr>
            </w:pPr>
            <w:del w:id="12302"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3256F4" w14:textId="77777777" w:rsidR="001D2698" w:rsidRDefault="00000000">
            <w:pPr>
              <w:rPr>
                <w:del w:id="12305" w:author="نویسنده" w:date="2026-10-18T12:19:01Z"/>
              </w:rPr>
            </w:pPr>
            <w:del w:id="12304" w:author="نویسنده" w:date="2026-10-18T12:19:01Z">
              <w:r>
                <w:rPr>
                  <w:sz w:val="14"/>
                  <w:szCs w:val="14"/>
                </w:rPr>
                <w:delText>Outcomes were job performance and self-efficacy</w:delText>
              </w:r>
            </w:del>
          </w:p>
        </w:tc>
      </w:tr>
      <w:tr w:rsidR="001D2698" w14:paraId="2DFEFE69" w14:textId="77777777">
        <w:trPr>
          <w:del w:id="1231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0C73D0" w14:textId="77777777" w:rsidR="001D2698" w:rsidRDefault="00000000">
            <w:pPr>
              <w:rPr>
                <w:del w:id="12308" w:author="نویسنده" w:date="2026-10-18T12:19:01Z"/>
              </w:rPr>
            </w:pPr>
            <w:del w:id="12307" w:author="نویسنده" w:date="2026-10-18T12:19:01Z">
              <w:r>
                <w:rPr>
                  <w:sz w:val="14"/>
                  <w:szCs w:val="14"/>
                </w:rPr>
                <w:delText>R185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C3A92F" w14:textId="77777777" w:rsidR="001D2698" w:rsidRDefault="00000000">
            <w:pPr>
              <w:rPr>
                <w:del w:id="12310" w:author="نویسنده" w:date="2026-10-18T12:19:01Z"/>
              </w:rPr>
            </w:pPr>
            <w:del w:id="12309"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E59E0" w14:textId="77777777" w:rsidR="001D2698" w:rsidRDefault="00000000">
            <w:pPr>
              <w:rPr>
                <w:del w:id="12312" w:author="نویسنده" w:date="2026-10-18T12:19:01Z"/>
              </w:rPr>
            </w:pPr>
            <w:del w:id="12311"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0AAC23" w14:textId="77777777" w:rsidR="001D2698" w:rsidRDefault="00000000">
            <w:pPr>
              <w:rPr>
                <w:del w:id="12314" w:author="نویسنده" w:date="2026-10-18T12:19:01Z"/>
              </w:rPr>
            </w:pPr>
            <w:del w:id="12313" w:author="نویسنده" w:date="2026-10-18T12:19:01Z">
              <w:r>
                <w:rPr>
                  <w:sz w:val="14"/>
                  <w:szCs w:val="14"/>
                </w:rPr>
                <w:delText>Virtual reality during work breaks to reduce fatigue of intensive unit…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7A724F" w14:textId="77777777" w:rsidR="001D2698" w:rsidRDefault="00000000">
            <w:pPr>
              <w:rPr>
                <w:del w:id="12316" w:author="نویسنده" w:date="2026-10-18T12:19:01Z"/>
              </w:rPr>
            </w:pPr>
            <w:del w:id="12315"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80385D" w14:textId="77777777" w:rsidR="001D2698" w:rsidRDefault="00000000">
            <w:pPr>
              <w:rPr>
                <w:del w:id="12318" w:author="نویسنده" w:date="2026-10-18T12:19:01Z"/>
              </w:rPr>
            </w:pPr>
            <w:del w:id="12317" w:author="نویسنده" w:date="2026-10-18T12:19:01Z">
              <w:r>
                <w:rPr>
                  <w:sz w:val="14"/>
                  <w:szCs w:val="14"/>
                </w:rPr>
                <w:delText>Outcomes were stress, anxiety and fatigue during breaks</w:delText>
              </w:r>
            </w:del>
          </w:p>
        </w:tc>
      </w:tr>
      <w:tr w:rsidR="001D2698" w14:paraId="7C76D5AB" w14:textId="77777777">
        <w:trPr>
          <w:del w:id="12332"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72C595" w14:textId="77777777" w:rsidR="001D2698" w:rsidRDefault="00000000">
            <w:pPr>
              <w:rPr>
                <w:del w:id="12321" w:author="نویسنده" w:date="2026-10-18T12:19:01Z"/>
              </w:rPr>
            </w:pPr>
            <w:del w:id="12320" w:author="نویسنده" w:date="2026-10-18T12:19:01Z">
              <w:r>
                <w:rPr>
                  <w:sz w:val="14"/>
                  <w:szCs w:val="14"/>
                </w:rPr>
                <w:delText>R188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12AAE4" w14:textId="77777777" w:rsidR="001D2698" w:rsidRDefault="00000000">
            <w:pPr>
              <w:rPr>
                <w:del w:id="12323" w:author="نویسنده" w:date="2026-10-18T12:19:01Z"/>
              </w:rPr>
            </w:pPr>
            <w:del w:id="12322"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32A46D" w14:textId="77777777" w:rsidR="001D2698" w:rsidRDefault="00000000">
            <w:pPr>
              <w:rPr>
                <w:del w:id="12325" w:author="نویسنده" w:date="2026-10-18T12:19:01Z"/>
              </w:rPr>
            </w:pPr>
            <w:del w:id="12324" w:author="نویسنده" w:date="2026-10-18T12:19:01Z">
              <w:r>
                <w:rPr>
                  <w:sz w:val="14"/>
                  <w:szCs w:val="14"/>
                </w:rPr>
                <w:delText>2019</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DABAE5" w14:textId="77777777" w:rsidR="001D2698" w:rsidRDefault="00000000">
            <w:pPr>
              <w:rPr>
                <w:del w:id="12327" w:author="نویسنده" w:date="2026-10-18T12:19:01Z"/>
              </w:rPr>
            </w:pPr>
            <w:del w:id="12326" w:author="نویسنده" w:date="2026-10-18T12:19:01Z">
              <w:r>
                <w:rPr>
                  <w:sz w:val="14"/>
                  <w:szCs w:val="14"/>
                </w:rPr>
                <w:delText>Effect of Serial Anthropometric Measurements and Motivational Text…</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40C01A" w14:textId="77777777" w:rsidR="001D2698" w:rsidRDefault="00000000">
            <w:pPr>
              <w:rPr>
                <w:del w:id="12329" w:author="نویسنده" w:date="2026-10-18T12:19:01Z"/>
              </w:rPr>
            </w:pPr>
            <w:del w:id="12328"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168846" w14:textId="77777777" w:rsidR="001D2698" w:rsidRDefault="00000000">
            <w:pPr>
              <w:rPr>
                <w:del w:id="12331" w:author="نویسنده" w:date="2026-10-18T12:19:01Z"/>
              </w:rPr>
            </w:pPr>
            <w:del w:id="12330" w:author="نویسنده" w:date="2026-10-18T12:19:01Z">
              <w:r>
                <w:rPr>
                  <w:sz w:val="14"/>
                  <w:szCs w:val="14"/>
                </w:rPr>
                <w:delText>Weight-reduction intervention; burnout was a secondary measure unrelated to the aim of the intervention</w:delText>
              </w:r>
            </w:del>
          </w:p>
        </w:tc>
      </w:tr>
      <w:tr w:rsidR="001D2698" w14:paraId="54B3BBA8" w14:textId="77777777">
        <w:trPr>
          <w:del w:id="12345"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F00537" w14:textId="77777777" w:rsidR="001D2698" w:rsidRDefault="00000000">
            <w:pPr>
              <w:rPr>
                <w:del w:id="12334" w:author="نویسنده" w:date="2026-10-18T12:19:01Z"/>
              </w:rPr>
            </w:pPr>
            <w:del w:id="12333" w:author="نویسنده" w:date="2026-10-18T12:19:01Z">
              <w:r>
                <w:rPr>
                  <w:sz w:val="14"/>
                  <w:szCs w:val="14"/>
                </w:rPr>
                <w:delText>R199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05182D" w14:textId="77777777" w:rsidR="001D2698" w:rsidRDefault="00000000">
            <w:pPr>
              <w:rPr>
                <w:del w:id="12336" w:author="نویسنده" w:date="2026-10-18T12:19:01Z"/>
              </w:rPr>
            </w:pPr>
            <w:del w:id="12335"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7D404E" w14:textId="77777777" w:rsidR="001D2698" w:rsidRDefault="00000000">
            <w:pPr>
              <w:rPr>
                <w:del w:id="12338" w:author="نویسنده" w:date="2026-10-18T12:19:01Z"/>
              </w:rPr>
            </w:pPr>
            <w:del w:id="12337" w:author="نویسنده" w:date="2026-10-18T12:19:01Z">
              <w:r>
                <w:rPr>
                  <w:sz w:val="14"/>
                  <w:szCs w:val="14"/>
                </w:rPr>
                <w:delText>2021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18AE87" w14:textId="77777777" w:rsidR="001D2698" w:rsidRDefault="00000000">
            <w:pPr>
              <w:rPr>
                <w:del w:id="12340" w:author="نویسنده" w:date="2026-10-18T12:19:01Z"/>
              </w:rPr>
            </w:pPr>
            <w:del w:id="12339" w:author="نویسنده" w:date="2026-10-18T12:19:01Z">
              <w:r>
                <w:rPr>
                  <w:sz w:val="14"/>
                  <w:szCs w:val="14"/>
                </w:rPr>
                <w:delText>Adaptive Neurostimulation Methods in Correcting Posttraumatic Stress…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EC41BD" w14:textId="77777777" w:rsidR="001D2698" w:rsidRDefault="00000000">
            <w:pPr>
              <w:rPr>
                <w:del w:id="12342" w:author="نویسنده" w:date="2026-10-18T12:19:01Z"/>
              </w:rPr>
            </w:pPr>
            <w:del w:id="12341"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A2E18E" w14:textId="77777777" w:rsidR="001D2698" w:rsidRDefault="00000000">
            <w:pPr>
              <w:rPr>
                <w:del w:id="12344" w:author="نویسنده" w:date="2026-10-18T12:19:01Z"/>
              </w:rPr>
            </w:pPr>
            <w:del w:id="12343" w:author="نویسنده" w:date="2026-10-18T12:19:01Z">
              <w:r>
                <w:rPr>
                  <w:sz w:val="14"/>
                  <w:szCs w:val="14"/>
                </w:rPr>
                <w:delText>Outcomes were stress-state indicators</w:delText>
              </w:r>
            </w:del>
          </w:p>
        </w:tc>
      </w:tr>
      <w:tr w:rsidR="001D2698" w14:paraId="5BB20CEB" w14:textId="77777777">
        <w:trPr>
          <w:del w:id="12358"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330948" w14:textId="77777777" w:rsidR="001D2698" w:rsidRDefault="00000000">
            <w:pPr>
              <w:rPr>
                <w:del w:id="12347" w:author="نویسنده" w:date="2026-10-18T12:19:01Z"/>
              </w:rPr>
            </w:pPr>
            <w:del w:id="12346" w:author="نویسنده" w:date="2026-10-18T12:19:01Z">
              <w:r>
                <w:rPr>
                  <w:sz w:val="14"/>
                  <w:szCs w:val="14"/>
                </w:rPr>
                <w:delText>R206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F7BC30" w14:textId="77777777" w:rsidR="001D2698" w:rsidRDefault="00000000">
            <w:pPr>
              <w:rPr>
                <w:del w:id="12349" w:author="نویسنده" w:date="2026-10-18T12:19:01Z"/>
              </w:rPr>
            </w:pPr>
            <w:del w:id="12348"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FB5DA4" w14:textId="77777777" w:rsidR="001D2698" w:rsidRDefault="00000000">
            <w:pPr>
              <w:rPr>
                <w:del w:id="12351" w:author="نویسنده" w:date="2026-10-18T12:19:01Z"/>
              </w:rPr>
            </w:pPr>
            <w:del w:id="12350"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446578" w14:textId="77777777" w:rsidR="001D2698" w:rsidRDefault="00000000">
            <w:pPr>
              <w:rPr>
                <w:del w:id="12353" w:author="نویسنده" w:date="2026-10-18T12:19:01Z"/>
              </w:rPr>
            </w:pPr>
            <w:del w:id="12352" w:author="نویسنده" w:date="2026-10-18T12:19:01Z">
              <w:r>
                <w:rPr>
                  <w:sz w:val="14"/>
                  <w:szCs w:val="14"/>
                </w:rPr>
                <w:delText>Just-in-Time Teaching (JiTT) Screencasts: A Randomized Controlled Trial…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F5A768" w14:textId="77777777" w:rsidR="001D2698" w:rsidRDefault="00000000">
            <w:pPr>
              <w:rPr>
                <w:del w:id="12355" w:author="نویسنده" w:date="2026-10-18T12:19:01Z"/>
              </w:rPr>
            </w:pPr>
            <w:del w:id="12354"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23E917" w14:textId="77777777" w:rsidR="001D2698" w:rsidRDefault="00000000">
            <w:pPr>
              <w:rPr>
                <w:del w:id="12357" w:author="نویسنده" w:date="2026-10-18T12:19:01Z"/>
              </w:rPr>
            </w:pPr>
            <w:del w:id="12356" w:author="نویسنده" w:date="2026-10-18T12:19:01Z">
              <w:r>
                <w:rPr>
                  <w:sz w:val="14"/>
                  <w:szCs w:val="14"/>
                </w:rPr>
                <w:delText>Outcome was clinical confidence</w:delText>
              </w:r>
            </w:del>
          </w:p>
        </w:tc>
      </w:tr>
      <w:tr w:rsidR="001D2698" w14:paraId="662FA9FF" w14:textId="77777777">
        <w:trPr>
          <w:del w:id="12371"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A67899" w14:textId="77777777" w:rsidR="001D2698" w:rsidRDefault="00000000">
            <w:pPr>
              <w:rPr>
                <w:del w:id="12360" w:author="نویسنده" w:date="2026-10-18T12:19:01Z"/>
              </w:rPr>
            </w:pPr>
            <w:del w:id="12359" w:author="نویسنده" w:date="2026-10-18T12:19:01Z">
              <w:r>
                <w:rPr>
                  <w:sz w:val="14"/>
                  <w:szCs w:val="14"/>
                </w:rPr>
                <w:delText>R207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6D6EA3" w14:textId="77777777" w:rsidR="001D2698" w:rsidRDefault="00000000">
            <w:pPr>
              <w:rPr>
                <w:del w:id="12362" w:author="نویسنده" w:date="2026-10-18T12:19:01Z"/>
              </w:rPr>
            </w:pPr>
            <w:del w:id="12361"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3A09A7" w14:textId="77777777" w:rsidR="001D2698" w:rsidRDefault="00000000">
            <w:pPr>
              <w:rPr>
                <w:del w:id="12364" w:author="نویسنده" w:date="2026-10-18T12:19:01Z"/>
              </w:rPr>
            </w:pPr>
            <w:del w:id="12363" w:author="نویسنده" w:date="2026-10-18T12:19:01Z">
              <w:r>
                <w:rPr>
                  <w:sz w:val="14"/>
                  <w:szCs w:val="14"/>
                </w:rPr>
                <w:delText>2023</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912C7A" w14:textId="77777777" w:rsidR="001D2698" w:rsidRDefault="00000000">
            <w:pPr>
              <w:rPr>
                <w:del w:id="12366" w:author="نویسنده" w:date="2026-10-18T12:19:01Z"/>
              </w:rPr>
            </w:pPr>
            <w:del w:id="12365" w:author="نویسنده" w:date="2026-10-18T12:19:01Z">
              <w:r>
                <w:rPr>
                  <w:sz w:val="14"/>
                  <w:szCs w:val="14"/>
                </w:rPr>
                <w:delText>Physician well-being during COVID-19: results from a randomized trial…</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6411DF" w14:textId="77777777" w:rsidR="001D2698" w:rsidRDefault="00000000">
            <w:pPr>
              <w:rPr>
                <w:del w:id="12368" w:author="نویسنده" w:date="2026-10-18T12:19:01Z"/>
              </w:rPr>
            </w:pPr>
            <w:del w:id="12367"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0E71C7" w14:textId="77777777" w:rsidR="001D2698" w:rsidRDefault="00000000">
            <w:pPr>
              <w:rPr>
                <w:del w:id="12370" w:author="نویسنده" w:date="2026-10-18T12:19:01Z"/>
              </w:rPr>
            </w:pPr>
            <w:del w:id="12369" w:author="نویسنده" w:date="2026-10-18T12:19:01Z">
              <w:r>
                <w:rPr>
                  <w:sz w:val="14"/>
                  <w:szCs w:val="14"/>
                </w:rPr>
                <w:delText>Outcomes were well-being, happiness and anxiety</w:delText>
              </w:r>
            </w:del>
          </w:p>
        </w:tc>
      </w:tr>
      <w:tr w:rsidR="001D2698" w14:paraId="3E9D68BA" w14:textId="77777777">
        <w:trPr>
          <w:del w:id="12384"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997926" w14:textId="77777777" w:rsidR="001D2698" w:rsidRDefault="00000000">
            <w:pPr>
              <w:rPr>
                <w:del w:id="12373" w:author="نویسنده" w:date="2026-10-18T12:19:01Z"/>
              </w:rPr>
            </w:pPr>
            <w:del w:id="12372" w:author="نویسنده" w:date="2026-10-18T12:19:01Z">
              <w:r>
                <w:rPr>
                  <w:sz w:val="14"/>
                  <w:szCs w:val="14"/>
                </w:rPr>
                <w:delText>R233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C974A9" w14:textId="77777777" w:rsidR="001D2698" w:rsidRDefault="00000000">
            <w:pPr>
              <w:rPr>
                <w:del w:id="12375" w:author="نویسنده" w:date="2026-10-18T12:19:01Z"/>
              </w:rPr>
            </w:pPr>
            <w:del w:id="12374" w:author="نویسنده" w:date="2026-10-18T12:19:01Z">
              <w:r>
                <w:rPr>
                  <w:sz w:val="14"/>
                  <w:szCs w:val="14"/>
                </w:rPr>
                <w:delText>Suppl.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8D204E" w14:textId="77777777" w:rsidR="001D2698" w:rsidRDefault="00000000">
            <w:pPr>
              <w:rPr>
                <w:del w:id="12377" w:author="نویسنده" w:date="2026-10-18T12:19:01Z"/>
              </w:rPr>
            </w:pPr>
            <w:del w:id="12376" w:author="نویسنده" w:date="2026-10-18T12:19:01Z">
              <w:r>
                <w:rPr>
                  <w:sz w:val="14"/>
                  <w:szCs w:val="14"/>
                </w:rPr>
                <w:delText>2021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1D30EB" w14:textId="77777777" w:rsidR="001D2698" w:rsidRDefault="00000000">
            <w:pPr>
              <w:rPr>
                <w:del w:id="12379" w:author="نویسنده" w:date="2026-10-18T12:19:01Z"/>
              </w:rPr>
            </w:pPr>
            <w:del w:id="12378" w:author="نویسنده" w:date="2026-10-18T12:19:01Z">
              <w:r>
                <w:rPr>
                  <w:sz w:val="14"/>
                  <w:szCs w:val="14"/>
                </w:rPr>
                <w:delText>Applying A/B Testing to Clinical Decision Support: Rapid Randomized…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EA8661" w14:textId="77777777" w:rsidR="001D2698" w:rsidRDefault="00000000">
            <w:pPr>
              <w:rPr>
                <w:del w:id="12381" w:author="نویسنده" w:date="2026-10-18T12:19:01Z"/>
              </w:rPr>
            </w:pPr>
            <w:del w:id="12380"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21D5E" w14:textId="77777777" w:rsidR="001D2698" w:rsidRDefault="00000000">
            <w:pPr>
              <w:rPr>
                <w:del w:id="12383" w:author="نویسنده" w:date="2026-10-18T12:19:01Z"/>
              </w:rPr>
            </w:pPr>
            <w:del w:id="12382" w:author="نویسنده" w:date="2026-10-18T12:19:01Z">
              <w:r>
                <w:rPr>
                  <w:sz w:val="14"/>
                  <w:szCs w:val="14"/>
                </w:rPr>
                <w:delText>A/B testing of clinical decision-support alerts; outcomes are alert metrics</w:delText>
              </w:r>
            </w:del>
          </w:p>
        </w:tc>
      </w:tr>
      <w:tr w:rsidR="001D2698" w14:paraId="7BB3E90C" w14:textId="77777777">
        <w:trPr>
          <w:del w:id="12397"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C78FA6" w14:textId="77777777" w:rsidR="001D2698" w:rsidRDefault="00000000">
            <w:pPr>
              <w:rPr>
                <w:del w:id="12386" w:author="نویسنده" w:date="2026-10-18T12:19:01Z"/>
              </w:rPr>
            </w:pPr>
            <w:del w:id="12385" w:author="نویسنده" w:date="2026-10-18T12:19:01Z">
              <w:r>
                <w:rPr>
                  <w:sz w:val="14"/>
                  <w:szCs w:val="14"/>
                </w:rPr>
                <w:delText>R242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DE923E" w14:textId="77777777" w:rsidR="001D2698" w:rsidRDefault="00000000">
            <w:pPr>
              <w:rPr>
                <w:del w:id="12388" w:author="نویسنده" w:date="2026-10-18T12:19:01Z"/>
              </w:rPr>
            </w:pPr>
            <w:del w:id="12387"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9D448A" w14:textId="77777777" w:rsidR="001D2698" w:rsidRDefault="00000000">
            <w:pPr>
              <w:rPr>
                <w:del w:id="12390" w:author="نویسنده" w:date="2026-10-18T12:19:01Z"/>
              </w:rPr>
            </w:pPr>
            <w:del w:id="12389" w:author="نویسنده" w:date="2026-10-18T12:19:01Z">
              <w:r>
                <w:rPr>
                  <w:sz w:val="14"/>
                  <w:szCs w:val="14"/>
                </w:rPr>
                <w:delText>2025</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5B5140" w14:textId="77777777" w:rsidR="001D2698" w:rsidRDefault="00000000">
            <w:pPr>
              <w:rPr>
                <w:del w:id="12392" w:author="نویسنده" w:date="2026-10-18T12:19:01Z"/>
              </w:rPr>
            </w:pPr>
            <w:del w:id="12391" w:author="نویسنده" w:date="2026-10-18T12:19:01Z">
              <w:r>
                <w:rPr>
                  <w:sz w:val="14"/>
                  <w:szCs w:val="14"/>
                </w:rPr>
                <w:delText>An adaptive simulation intervention decreases emergency physician…</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48EC67" w14:textId="77777777" w:rsidR="001D2698" w:rsidRDefault="00000000">
            <w:pPr>
              <w:rPr>
                <w:del w:id="12394" w:author="نویسنده" w:date="2026-10-18T12:19:01Z"/>
              </w:rPr>
            </w:pPr>
            <w:del w:id="12393"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A1F153" w14:textId="77777777" w:rsidR="001D2698" w:rsidRDefault="00000000">
            <w:pPr>
              <w:rPr>
                <w:del w:id="12396" w:author="نویسنده" w:date="2026-10-18T12:19:01Z"/>
              </w:rPr>
            </w:pPr>
            <w:del w:id="12395" w:author="نویسنده" w:date="2026-10-18T12:19:01Z">
              <w:r>
                <w:rPr>
                  <w:sz w:val="14"/>
                  <w:szCs w:val="14"/>
                </w:rPr>
                <w:delText>Outcomes were heart-rate variability and anxiety</w:delText>
              </w:r>
            </w:del>
          </w:p>
        </w:tc>
      </w:tr>
      <w:tr w:rsidR="001D2698" w14:paraId="0C77A983" w14:textId="77777777">
        <w:trPr>
          <w:del w:id="12410"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0060C7" w14:textId="77777777" w:rsidR="001D2698" w:rsidRDefault="00000000">
            <w:pPr>
              <w:rPr>
                <w:del w:id="12399" w:author="نویسنده" w:date="2026-10-18T12:19:01Z"/>
              </w:rPr>
            </w:pPr>
            <w:del w:id="12398" w:author="نویسنده" w:date="2026-10-18T12:19:01Z">
              <w:r>
                <w:rPr>
                  <w:sz w:val="14"/>
                  <w:szCs w:val="14"/>
                </w:rPr>
                <w:delText>R250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8D9007" w14:textId="77777777" w:rsidR="001D2698" w:rsidRDefault="00000000">
            <w:pPr>
              <w:rPr>
                <w:del w:id="12401" w:author="نویسنده" w:date="2026-10-18T12:19:01Z"/>
              </w:rPr>
            </w:pPr>
            <w:del w:id="12400"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DB3F4C" w14:textId="77777777" w:rsidR="001D2698" w:rsidRDefault="00000000">
            <w:pPr>
              <w:rPr>
                <w:del w:id="12403" w:author="نویسنده" w:date="2026-10-18T12:19:01Z"/>
              </w:rPr>
            </w:pPr>
            <w:del w:id="12402" w:author="نویسنده" w:date="2026-10-18T12:19:01Z">
              <w:r>
                <w:rPr>
                  <w:sz w:val="14"/>
                  <w:szCs w:val="14"/>
                </w:rPr>
                <w:delText>2024</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182FE2" w14:textId="77777777" w:rsidR="001D2698" w:rsidRDefault="00000000">
            <w:pPr>
              <w:rPr>
                <w:del w:id="12405" w:author="نویسنده" w:date="2026-10-18T12:19:01Z"/>
              </w:rPr>
            </w:pPr>
            <w:del w:id="12404" w:author="نویسنده" w:date="2026-10-18T12:19:01Z">
              <w:r>
                <w:rPr>
                  <w:sz w:val="14"/>
                  <w:szCs w:val="14"/>
                </w:rPr>
                <w:delText>Compassion Satisfaction and Burnout Are Related to Psychiatric Nurses'…</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F1D2E2" w14:textId="77777777" w:rsidR="001D2698" w:rsidRDefault="00000000">
            <w:pPr>
              <w:rPr>
                <w:del w:id="12407" w:author="نویسنده" w:date="2026-10-18T12:19:01Z"/>
              </w:rPr>
            </w:pPr>
            <w:del w:id="12406"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340383" w14:textId="77777777" w:rsidR="001D2698" w:rsidRDefault="00000000">
            <w:pPr>
              <w:rPr>
                <w:del w:id="12409" w:author="نویسنده" w:date="2026-10-18T12:19:01Z"/>
              </w:rPr>
            </w:pPr>
            <w:del w:id="12408" w:author="نویسنده" w:date="2026-10-18T12:19:01Z">
              <w:r>
                <w:rPr>
                  <w:sz w:val="14"/>
                  <w:szCs w:val="14"/>
                </w:rPr>
                <w:delText>Burnout used only as a correlate of antipathy scores, not as an outcome of the randomized comparison</w:delText>
              </w:r>
            </w:del>
          </w:p>
        </w:tc>
      </w:tr>
      <w:tr w:rsidR="001D2698" w14:paraId="69CB2EBE" w14:textId="77777777">
        <w:trPr>
          <w:del w:id="12423"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AEAFCC" w14:textId="77777777" w:rsidR="001D2698" w:rsidRDefault="00000000">
            <w:pPr>
              <w:rPr>
                <w:del w:id="12412" w:author="نویسنده" w:date="2026-10-18T12:19:01Z"/>
              </w:rPr>
            </w:pPr>
            <w:del w:id="12411" w:author="نویسنده" w:date="2026-10-18T12:19:01Z">
              <w:r>
                <w:rPr>
                  <w:sz w:val="14"/>
                  <w:szCs w:val="14"/>
                </w:rPr>
                <w:delText>R268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9B2190" w14:textId="77777777" w:rsidR="001D2698" w:rsidRDefault="00000000">
            <w:pPr>
              <w:rPr>
                <w:del w:id="12414" w:author="نویسنده" w:date="2026-10-18T12:19:01Z"/>
              </w:rPr>
            </w:pPr>
            <w:del w:id="12413"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638633" w14:textId="77777777" w:rsidR="001D2698" w:rsidRDefault="00000000">
            <w:pPr>
              <w:rPr>
                <w:del w:id="12416" w:author="نویسنده" w:date="2026-10-18T12:19:01Z"/>
              </w:rPr>
            </w:pPr>
            <w:del w:id="12415" w:author="نویسنده" w:date="2026-10-18T12:19:01Z">
              <w:r>
                <w:rPr>
                  <w:sz w:val="14"/>
                  <w:szCs w:val="14"/>
                </w:rPr>
                <w:delText>2021</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203A27" w14:textId="77777777" w:rsidR="001D2698" w:rsidRDefault="00000000">
            <w:pPr>
              <w:rPr>
                <w:del w:id="12418" w:author="نویسنده" w:date="2026-10-18T12:19:01Z"/>
              </w:rPr>
            </w:pPr>
            <w:del w:id="12417" w:author="نویسنده" w:date="2026-10-18T12:19:01Z">
              <w:r>
                <w:rPr>
                  <w:sz w:val="14"/>
                  <w:szCs w:val="14"/>
                </w:rPr>
                <w:delText>Heartfulness meditation improves loneliness and sleep in physicians and…</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63CC06" w14:textId="77777777" w:rsidR="001D2698" w:rsidRDefault="00000000">
            <w:pPr>
              <w:rPr>
                <w:del w:id="12420" w:author="نویسنده" w:date="2026-10-18T12:19:01Z"/>
              </w:rPr>
            </w:pPr>
            <w:del w:id="12419"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96E48F" w14:textId="77777777" w:rsidR="001D2698" w:rsidRDefault="00000000">
            <w:pPr>
              <w:rPr>
                <w:del w:id="12422" w:author="نویسنده" w:date="2026-10-18T12:19:01Z"/>
              </w:rPr>
            </w:pPr>
            <w:del w:id="12421" w:author="نویسنده" w:date="2026-10-18T12:19:01Z">
              <w:r>
                <w:rPr>
                  <w:sz w:val="14"/>
                  <w:szCs w:val="14"/>
                </w:rPr>
                <w:delText>Outcomes were loneliness and sleep</w:delText>
              </w:r>
            </w:del>
          </w:p>
        </w:tc>
      </w:tr>
      <w:tr w:rsidR="001D2698" w14:paraId="611BACF4" w14:textId="77777777">
        <w:trPr>
          <w:del w:id="12436"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CD2556" w14:textId="77777777" w:rsidR="001D2698" w:rsidRDefault="00000000">
            <w:pPr>
              <w:rPr>
                <w:del w:id="12425" w:author="نویسنده" w:date="2026-10-18T12:19:01Z"/>
              </w:rPr>
            </w:pPr>
            <w:del w:id="12424" w:author="نویسنده" w:date="2026-10-18T12:19:01Z">
              <w:r>
                <w:rPr>
                  <w:sz w:val="14"/>
                  <w:szCs w:val="14"/>
                </w:rPr>
                <w:delText>R270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E26D1" w14:textId="77777777" w:rsidR="001D2698" w:rsidRDefault="00000000">
            <w:pPr>
              <w:rPr>
                <w:del w:id="12427" w:author="نویسنده" w:date="2026-10-18T12:19:01Z"/>
              </w:rPr>
            </w:pPr>
            <w:del w:id="12426"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C3D9D9" w14:textId="77777777" w:rsidR="001D2698" w:rsidRDefault="00000000">
            <w:pPr>
              <w:rPr>
                <w:del w:id="12429" w:author="نویسنده" w:date="2026-10-18T12:19:01Z"/>
              </w:rPr>
            </w:pPr>
            <w:del w:id="12428" w:author="نویسنده" w:date="2026-10-18T12:19:01Z">
              <w:r>
                <w:rPr>
                  <w:sz w:val="14"/>
                  <w:szCs w:val="14"/>
                </w:rPr>
                <w:delText>2017</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891CF9" w14:textId="77777777" w:rsidR="001D2698" w:rsidRDefault="00000000">
            <w:pPr>
              <w:rPr>
                <w:del w:id="12431" w:author="نویسنده" w:date="2026-10-18T12:19:01Z"/>
              </w:rPr>
            </w:pPr>
            <w:del w:id="12430" w:author="نویسنده" w:date="2026-10-18T12:19:01Z">
              <w:r>
                <w:rPr>
                  <w:sz w:val="14"/>
                  <w:szCs w:val="14"/>
                </w:rPr>
                <w:delText>Comparing two types of perspective taking as strategies for detecting…</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293D59" w14:textId="77777777" w:rsidR="001D2698" w:rsidRDefault="00000000">
            <w:pPr>
              <w:rPr>
                <w:del w:id="12433" w:author="نویسنده" w:date="2026-10-18T12:19:01Z"/>
              </w:rPr>
            </w:pPr>
            <w:del w:id="12432"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233E59" w14:textId="77777777" w:rsidR="001D2698" w:rsidRDefault="00000000">
            <w:pPr>
              <w:rPr>
                <w:del w:id="12435" w:author="نویسنده" w:date="2026-10-18T12:19:01Z"/>
              </w:rPr>
            </w:pPr>
            <w:del w:id="12434" w:author="نویسنده" w:date="2026-10-18T12:19:01Z">
              <w:r>
                <w:rPr>
                  <w:sz w:val="14"/>
                  <w:szCs w:val="14"/>
                </w:rPr>
                <w:delText>Outcomes were accuracy of identifying parents' feelings and clinician distress</w:delText>
              </w:r>
            </w:del>
          </w:p>
        </w:tc>
      </w:tr>
      <w:tr w:rsidR="001D2698" w14:paraId="0099C483" w14:textId="77777777">
        <w:trPr>
          <w:del w:id="12449" w:author="نویسنده" w:date="2026-10-18T12:19:01Z"/>
        </w:trPr>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C6F78F" w14:textId="77777777" w:rsidR="001D2698" w:rsidRDefault="00000000">
            <w:pPr>
              <w:rPr>
                <w:del w:id="12438" w:author="نویسنده" w:date="2026-10-18T12:19:01Z"/>
              </w:rPr>
            </w:pPr>
            <w:del w:id="12437" w:author="نویسنده" w:date="2026-10-18T12:19:01Z">
              <w:r>
                <w:rPr>
                  <w:sz w:val="14"/>
                  <w:szCs w:val="14"/>
                </w:rPr>
                <w:delText>R279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1430DE" w14:textId="77777777" w:rsidR="001D2698" w:rsidRDefault="00000000">
            <w:pPr>
              <w:rPr>
                <w:del w:id="12440" w:author="نویسنده" w:date="2026-10-18T12:19:01Z"/>
              </w:rPr>
            </w:pPr>
            <w:del w:id="12439" w:author="نویسنده" w:date="2026-10-18T12:19:01Z">
              <w:r>
                <w:rPr>
                  <w:sz w:val="14"/>
                  <w:szCs w:val="14"/>
                </w:rPr>
                <w:delText>Suppl. 3</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A3A1AC" w14:textId="77777777" w:rsidR="001D2698" w:rsidRDefault="00000000">
            <w:pPr>
              <w:rPr>
                <w:del w:id="12442" w:author="نویسنده" w:date="2026-10-18T12:19:01Z"/>
              </w:rPr>
            </w:pPr>
            <w:del w:id="12441" w:author="نویسنده" w:date="2026-10-18T12:19:01Z">
              <w:r>
                <w:rPr>
                  <w:sz w:val="14"/>
                  <w:szCs w:val="14"/>
                </w:rPr>
                <w:delText>2020</w:delText>
              </w:r>
            </w:del>
          </w:p>
        </w:tc>
        <w:tc>
          <w:tcPr>
            <w:tcW w:w="346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7E01F9" w14:textId="77777777" w:rsidR="001D2698" w:rsidRDefault="00000000">
            <w:pPr>
              <w:rPr>
                <w:del w:id="12444" w:author="نویسنده" w:date="2026-10-18T12:19:01Z"/>
              </w:rPr>
            </w:pPr>
            <w:del w:id="12443" w:author="نویسنده" w:date="2026-10-18T12:19:01Z">
              <w:r>
                <w:rPr>
                  <w:sz w:val="14"/>
                  <w:szCs w:val="14"/>
                </w:rPr>
                <w:delText>Feasibility of Using Communication Coaching to Teach Palliative Care…</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1E9A08" w14:textId="77777777" w:rsidR="001D2698" w:rsidRDefault="00000000">
            <w:pPr>
              <w:rPr>
                <w:del w:id="12446" w:author="نویسنده" w:date="2026-10-18T12:19:01Z"/>
              </w:rPr>
            </w:pPr>
            <w:del w:id="12445" w:author="نویسنده" w:date="2026-10-18T12:19:01Z">
              <w:r>
                <w:rPr>
                  <w:sz w:val="14"/>
                  <w:szCs w:val="14"/>
                </w:rPr>
                <w:delText>Burnout not an outcome</w:delText>
              </w:r>
            </w:del>
          </w:p>
        </w:tc>
        <w:tc>
          <w:tcPr>
            <w:tcW w:w="243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07F6F4" w14:textId="77777777" w:rsidR="001D2698" w:rsidRDefault="00000000">
            <w:pPr>
              <w:rPr>
                <w:del w:id="12448" w:author="نویسنده" w:date="2026-10-18T12:19:01Z"/>
              </w:rPr>
            </w:pPr>
            <w:del w:id="12447" w:author="نویسنده" w:date="2026-10-18T12:19:01Z">
              <w:r>
                <w:rPr>
                  <w:sz w:val="14"/>
                  <w:szCs w:val="14"/>
                </w:rPr>
                <w:delText xml:space="preserve">Outcomes were motivational-interviewing behaviours</w:delText>
              </w:r>
            </w:del>
          </w:p>
        </w:tc>
      </w:tr>
      <w:tr w:rsidR="001D2698" w14:paraId="001622D6" w14:textId="77777777">
        <w:trPr>
          <w:del w:id="12456" w:author="نویسنده" w:date="2026-10-18T12:19:01Z"/>
        </w:trPr>
        <w:tc>
          <w:tcPr>
            <w:tcW w:w="655" w:type="dxa"/>
            <w:tcBorders>
              <w:top w:val="single" w:sz="4" w:space="0" w:color="808080"/>
              <w:left w:val="none" w:sz="0" w:space="0" w:color="FFFFFF"/>
              <w:bottom w:val="none" w:sz="0" w:space="0" w:color="FFFFFF"/>
              <w:right w:val="none" w:sz="0" w:space="0" w:color="FFFFFF"/>
            </w:tcBorders>
          </w:tcPr>
          <w:p w14:paraId="26148F36" w14:textId="77777777" w:rsidR="001D2698" w:rsidRDefault="001D2698">
            <w:pPr>
              <w:rPr>
                <w:del w:id="12450" w:author="نویسنده" w:date="2026-10-18T12:19:01Z"/>
              </w:rPr>
            </w:pPr>
          </w:p>
        </w:tc>
        <w:tc>
          <w:tcPr>
            <w:tcW w:w="749" w:type="dxa"/>
            <w:tcBorders>
              <w:top w:val="single" w:sz="4" w:space="0" w:color="808080"/>
              <w:left w:val="none" w:sz="0" w:space="0" w:color="FFFFFF"/>
              <w:bottom w:val="none" w:sz="0" w:space="0" w:color="FFFFFF"/>
              <w:right w:val="none" w:sz="0" w:space="0" w:color="FFFFFF"/>
            </w:tcBorders>
          </w:tcPr>
          <w:p w14:paraId="7DC6D83E" w14:textId="77777777" w:rsidR="001D2698" w:rsidRDefault="001D2698">
            <w:pPr>
              <w:rPr>
                <w:del w:id="12451" w:author="نویسنده" w:date="2026-10-18T12:19:01Z"/>
              </w:rPr>
            </w:pPr>
          </w:p>
        </w:tc>
        <w:tc>
          <w:tcPr>
            <w:tcW w:w="562" w:type="dxa"/>
            <w:tcBorders>
              <w:top w:val="single" w:sz="4" w:space="0" w:color="808080"/>
              <w:left w:val="none" w:sz="0" w:space="0" w:color="FFFFFF"/>
              <w:bottom w:val="none" w:sz="0" w:space="0" w:color="FFFFFF"/>
              <w:right w:val="none" w:sz="0" w:space="0" w:color="FFFFFF"/>
            </w:tcBorders>
          </w:tcPr>
          <w:p w14:paraId="5062AEC2" w14:textId="77777777" w:rsidR="001D2698" w:rsidRDefault="001D2698">
            <w:pPr>
              <w:rPr>
                <w:del w:id="12452" w:author="نویسنده" w:date="2026-10-18T12:19:01Z"/>
              </w:rPr>
            </w:pPr>
          </w:p>
        </w:tc>
        <w:tc>
          <w:tcPr>
            <w:tcW w:w="3463" w:type="dxa"/>
            <w:tcBorders>
              <w:top w:val="single" w:sz="4" w:space="0" w:color="808080"/>
              <w:left w:val="none" w:sz="0" w:space="0" w:color="FFFFFF"/>
              <w:bottom w:val="none" w:sz="0" w:space="0" w:color="FFFFFF"/>
              <w:right w:val="none" w:sz="0" w:space="0" w:color="FFFFFF"/>
            </w:tcBorders>
          </w:tcPr>
          <w:p w14:paraId="74D71DD1" w14:textId="77777777" w:rsidR="001D2698" w:rsidRDefault="001D2698">
            <w:pPr>
              <w:rPr>
                <w:del w:id="12453" w:author="نویسنده" w:date="2026-10-18T12:19:01Z"/>
              </w:rPr>
            </w:pPr>
          </w:p>
        </w:tc>
        <w:tc>
          <w:tcPr>
            <w:tcW w:w="1498" w:type="dxa"/>
            <w:tcBorders>
              <w:top w:val="single" w:sz="4" w:space="0" w:color="808080"/>
              <w:left w:val="none" w:sz="0" w:space="0" w:color="FFFFFF"/>
              <w:bottom w:val="none" w:sz="0" w:space="0" w:color="FFFFFF"/>
              <w:right w:val="none" w:sz="0" w:space="0" w:color="FFFFFF"/>
            </w:tcBorders>
          </w:tcPr>
          <w:p w14:paraId="7B9FD6DB" w14:textId="77777777" w:rsidR="001D2698" w:rsidRDefault="001D2698">
            <w:pPr>
              <w:rPr>
                <w:del w:id="12454" w:author="نویسنده" w:date="2026-10-18T12:19:01Z"/>
              </w:rPr>
            </w:pPr>
          </w:p>
        </w:tc>
        <w:tc>
          <w:tcPr>
            <w:tcW w:w="2434" w:type="dxa"/>
            <w:tcBorders>
              <w:top w:val="single" w:sz="4" w:space="0" w:color="808080"/>
              <w:left w:val="none" w:sz="0" w:space="0" w:color="FFFFFF"/>
              <w:bottom w:val="none" w:sz="0" w:space="0" w:color="FFFFFF"/>
              <w:right w:val="none" w:sz="0" w:space="0" w:color="FFFFFF"/>
            </w:tcBorders>
          </w:tcPr>
          <w:p w14:paraId="3E027A2F" w14:textId="77777777" w:rsidR="001D2698" w:rsidRDefault="001D2698">
            <w:pPr>
              <w:rPr>
                <w:del w:id="12455" w:author="نویسنده" w:date="2026-10-18T12:19:01Z"/>
              </w:rPr>
            </w:pPr>
          </w:p>
        </w:tc>
      </w:tr>
    </w:tbl>
    <w:p>
      <w:pPr>
        <w:rPr>
          <w:del w:id="12458" w:author="نویسنده" w:date="2026-10-18T12:19:01Z"/>
        </w:rPr>
      </w:pPr>
      <w:del w:id="12457" w:author="نویسنده" w:date="2026-10-18T12:19:01Z">
        <w:r>
          <w:br w:type="page"/>
        </w:r>
      </w:del>
    </w:p>
    <w:p>
      <w:pPr>
        <w:pStyle w:val="Heading1"/>
        <w:spacing w:before="360" w:after="180"/>
        <w:rPr>
          <w:del w:id="12460" w:author="نویسنده" w:date="2026-10-18T12:19:01Z"/>
        </w:rPr>
      </w:pPr>
      <w:del w:id="12459" w:author="نویسنده" w:date="2026-10-18T12:19:01Z">
        <w:r>
          <w:rPr>
            <w:b/>
            <w:bCs/>
            <w:sz w:val="28"/>
            <w:szCs w:val="28"/>
          </w:rPr>
          <w:lastRenderedPageBreak/>
          <w:delText>Appendix C. Included trials</w:delText>
        </w:r>
      </w:del>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
        <w:gridCol w:w="602"/>
        <w:gridCol w:w="435"/>
        <w:gridCol w:w="1535"/>
        <w:gridCol w:w="1193"/>
        <w:gridCol w:w="1063"/>
        <w:gridCol w:w="1576"/>
        <w:gridCol w:w="854"/>
        <w:gridCol w:w="514"/>
        <w:gridCol w:w="680"/>
        <w:gridCol w:w="421"/>
      </w:tblGrid>
      <w:tr w:rsidR="001D2698" w14:paraId="5DD70F34" w14:textId="77777777">
        <w:trPr>
          <w:tblHeader/>
          <w:del w:id="12483" w:author="نویسنده" w:date="2026-10-18T12:19:01Z"/>
        </w:trPr>
        <w:tc>
          <w:tcPr>
            <w:tcW w:w="562"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787D358A" w14:textId="77777777" w:rsidR="001D2698" w:rsidRDefault="00000000">
            <w:pPr>
              <w:rPr>
                <w:del w:id="12462" w:author="نویسنده" w:date="2026-10-18T12:19:01Z"/>
              </w:rPr>
            </w:pPr>
            <w:del w:id="12461" w:author="نویسنده" w:date="2026-10-18T12:19:01Z">
              <w:r>
                <w:rPr>
                  <w:b/>
                  <w:bCs/>
                  <w:sz w:val="13"/>
                  <w:szCs w:val="13"/>
                </w:rPr>
                <w:delText>Study</w:delText>
              </w:r>
            </w:del>
          </w:p>
        </w:tc>
        <w:tc>
          <w:tcPr>
            <w:tcW w:w="749"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767BDB2D" w14:textId="77777777" w:rsidR="001D2698" w:rsidRDefault="00000000">
            <w:pPr>
              <w:rPr>
                <w:del w:id="12464" w:author="نویسنده" w:date="2026-10-18T12:19:01Z"/>
              </w:rPr>
            </w:pPr>
            <w:del w:id="12463" w:author="نویسنده" w:date="2026-10-18T12:19:01Z">
              <w:r>
                <w:rPr>
                  <w:b/>
                  <w:bCs/>
                  <w:sz w:val="13"/>
                  <w:szCs w:val="13"/>
                </w:rPr>
                <w:delText>Reports</w:delText>
              </w:r>
            </w:del>
          </w:p>
        </w:tc>
        <w:tc>
          <w:tcPr>
            <w:tcW w:w="468"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08944ADB" w14:textId="77777777" w:rsidR="001D2698" w:rsidRDefault="00000000">
            <w:pPr>
              <w:rPr>
                <w:del w:id="12466" w:author="نویسنده" w:date="2026-10-18T12:19:01Z"/>
              </w:rPr>
            </w:pPr>
            <w:del w:id="12465" w:author="نویسنده" w:date="2026-10-18T12:19:01Z">
              <w:r>
                <w:rPr>
                  <w:b/>
                  <w:bCs/>
                  <w:sz w:val="13"/>
                  <w:szCs w:val="13"/>
                </w:rPr>
                <w:delText>Year</w:delText>
              </w:r>
            </w:del>
          </w:p>
        </w:tc>
        <w:tc>
          <w:tcPr>
            <w:tcW w:w="2527"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3C0870A0" w14:textId="77777777" w:rsidR="001D2698" w:rsidRDefault="00000000">
            <w:pPr>
              <w:rPr>
                <w:del w:id="12468" w:author="نویسنده" w:date="2026-10-18T12:19:01Z"/>
              </w:rPr>
            </w:pPr>
            <w:del w:id="12467" w:author="نویسنده" w:date="2026-10-18T12:19:01Z">
              <w:r>
                <w:rPr>
                  <w:b/>
                  <w:bCs/>
                  <w:sz w:val="13"/>
                  <w:szCs w:val="13"/>
                </w:rPr>
                <w:delText>Title</w:delText>
              </w:r>
            </w:del>
          </w:p>
        </w:tc>
        <w:tc>
          <w:tcPr>
            <w:tcW w:w="936"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2AD58564" w14:textId="77777777" w:rsidR="001D2698" w:rsidRDefault="00000000">
            <w:pPr>
              <w:rPr>
                <w:del w:id="12470" w:author="نویسنده" w:date="2026-10-18T12:19:01Z"/>
              </w:rPr>
            </w:pPr>
            <w:del w:id="12469" w:author="نویسنده" w:date="2026-10-18T12:19:01Z">
              <w:r>
                <w:rPr>
                  <w:b/>
                  <w:bCs/>
                  <w:sz w:val="13"/>
                  <w:szCs w:val="13"/>
                </w:rPr>
                <w:delText>Occupation</w:delText>
              </w:r>
            </w:del>
          </w:p>
        </w:tc>
        <w:tc>
          <w:tcPr>
            <w:tcW w:w="749"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5C6B09F2" w14:textId="77777777" w:rsidR="001D2698" w:rsidRDefault="00000000">
            <w:pPr>
              <w:rPr>
                <w:del w:id="12472" w:author="نویسنده" w:date="2026-10-18T12:19:01Z"/>
              </w:rPr>
            </w:pPr>
            <w:del w:id="12471" w:author="نویسنده" w:date="2026-10-18T12:19:01Z">
              <w:r>
                <w:rPr>
                  <w:b/>
                  <w:bCs/>
                  <w:sz w:val="13"/>
                  <w:szCs w:val="13"/>
                </w:rPr>
                <w:delText>Delivery</w:delText>
              </w:r>
            </w:del>
          </w:p>
        </w:tc>
        <w:tc>
          <w:tcPr>
            <w:tcW w:w="1123"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116960BC" w14:textId="77777777" w:rsidR="001D2698" w:rsidRDefault="00000000">
            <w:pPr>
              <w:rPr>
                <w:del w:id="12474" w:author="نویسنده" w:date="2026-10-18T12:19:01Z"/>
              </w:rPr>
            </w:pPr>
            <w:del w:id="12473" w:author="نویسنده" w:date="2026-10-18T12:19:01Z">
              <w:r>
                <w:rPr>
                  <w:b/>
                  <w:bCs/>
                  <w:sz w:val="13"/>
                  <w:szCs w:val="13"/>
                </w:rPr>
                <w:delText>Approach or mechanism</w:delText>
              </w:r>
            </w:del>
          </w:p>
        </w:tc>
        <w:tc>
          <w:tcPr>
            <w:tcW w:w="655"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12B0BB48" w14:textId="77777777" w:rsidR="001D2698" w:rsidRDefault="00000000">
            <w:pPr>
              <w:rPr>
                <w:del w:id="12476" w:author="نویسنده" w:date="2026-10-18T12:19:01Z"/>
              </w:rPr>
            </w:pPr>
            <w:del w:id="12475" w:author="نویسنده" w:date="2026-10-18T12:19:01Z">
              <w:r>
                <w:rPr>
                  <w:b/>
                  <w:bCs/>
                  <w:sz w:val="13"/>
                  <w:szCs w:val="13"/>
                </w:rPr>
                <w:delText>Comparator</w:delText>
              </w:r>
            </w:del>
          </w:p>
        </w:tc>
        <w:tc>
          <w:tcPr>
            <w:tcW w:w="374"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210D685D" w14:textId="77777777" w:rsidR="001D2698" w:rsidRDefault="00000000">
            <w:pPr>
              <w:rPr>
                <w:del w:id="12478" w:author="نویسنده" w:date="2026-10-18T12:19:01Z"/>
              </w:rPr>
            </w:pPr>
            <w:del w:id="12477" w:author="نویسنده" w:date="2026-10-18T12:19:01Z">
              <w:r>
                <w:rPr>
                  <w:b/>
                  <w:bCs/>
                  <w:sz w:val="13"/>
                  <w:szCs w:val="13"/>
                </w:rPr>
                <w:delText>Result</w:delText>
              </w:r>
            </w:del>
          </w:p>
        </w:tc>
        <w:tc>
          <w:tcPr>
            <w:tcW w:w="655"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1A697BE6" w14:textId="77777777" w:rsidR="001D2698" w:rsidRDefault="00000000">
            <w:pPr>
              <w:rPr>
                <w:del w:id="12480" w:author="نویسنده" w:date="2026-10-18T12:19:01Z"/>
              </w:rPr>
            </w:pPr>
            <w:del w:id="12479" w:author="نویسنده" w:date="2026-10-18T12:19:01Z">
              <w:r>
                <w:rPr>
                  <w:b/>
                  <w:bCs/>
                  <w:sz w:val="13"/>
                  <w:szCs w:val="13"/>
                </w:rPr>
                <w:delText>Burnout measure</w:delText>
              </w:r>
            </w:del>
          </w:p>
        </w:tc>
        <w:tc>
          <w:tcPr>
            <w:tcW w:w="562"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5BC2DE4D" w14:textId="77777777" w:rsidR="001D2698" w:rsidRDefault="00000000">
            <w:pPr>
              <w:rPr>
                <w:del w:id="12482" w:author="نویسنده" w:date="2026-10-18T12:19:01Z"/>
              </w:rPr>
            </w:pPr>
            <w:del w:id="12481" w:author="نویسنده" w:date="2026-10-18T12:19:01Z">
              <w:r>
                <w:rPr>
                  <w:b/>
                  <w:bCs/>
                  <w:sz w:val="13"/>
                  <w:szCs w:val="13"/>
                </w:rPr>
                <w:delText>n</w:delText>
              </w:r>
            </w:del>
          </w:p>
        </w:tc>
      </w:tr>
      <w:tr w:rsidR="001D2698" w14:paraId="7ADC926F" w14:textId="77777777">
        <w:trPr>
          <w:del w:id="12506"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6F38ED" w14:textId="77777777" w:rsidR="001D2698" w:rsidRDefault="00000000">
            <w:pPr>
              <w:rPr>
                <w:del w:id="12485" w:author="نویسنده" w:date="2026-10-18T12:19:01Z"/>
              </w:rPr>
            </w:pPr>
            <w:del w:id="12484" w:author="نویسنده" w:date="2026-10-18T12:19:01Z">
              <w:r>
                <w:rPr>
                  <w:sz w:val="13"/>
                  <w:szCs w:val="13"/>
                </w:rPr>
                <w:delText>S001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E79951" w14:textId="77777777" w:rsidR="001D2698" w:rsidRDefault="00000000">
            <w:pPr>
              <w:rPr>
                <w:del w:id="12487" w:author="نویسنده" w:date="2026-10-18T12:19:01Z"/>
              </w:rPr>
            </w:pPr>
            <w:del w:id="12486" w:author="نویسنده" w:date="2026-10-18T12:19:01Z">
              <w:r>
                <w:rPr>
                  <w:sz w:val="13"/>
                  <w:szCs w:val="13"/>
                </w:rPr>
                <w:delText>R001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F17B42" w14:textId="77777777" w:rsidR="001D2698" w:rsidRDefault="00000000">
            <w:pPr>
              <w:rPr>
                <w:del w:id="12489" w:author="نویسنده" w:date="2026-10-18T12:19:01Z"/>
              </w:rPr>
            </w:pPr>
            <w:del w:id="12488"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129414" w14:textId="77777777" w:rsidR="001D2698" w:rsidRDefault="00000000">
            <w:pPr>
              <w:rPr>
                <w:del w:id="12491" w:author="نویسنده" w:date="2026-10-18T12:19:01Z"/>
              </w:rPr>
            </w:pPr>
            <w:del w:id="12490" w:author="نویسنده" w:date="2026-10-18T12:19:01Z">
              <w:r>
                <w:rPr>
                  <w:sz w:val="13"/>
                  <w:szCs w:val="13"/>
                </w:rPr>
                <w:delText>Feasibility and acceptability of a culturally adapted psychological first aid training…</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C79BE9" w14:textId="77777777" w:rsidR="001D2698" w:rsidRDefault="00000000">
            <w:pPr>
              <w:rPr>
                <w:del w:id="12493" w:author="نویسنده" w:date="2026-10-18T12:19:01Z"/>
              </w:rPr>
            </w:pPr>
            <w:del w:id="12492"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B4E88E" w14:textId="77777777" w:rsidR="001D2698" w:rsidRDefault="00000000">
            <w:pPr>
              <w:rPr>
                <w:del w:id="12495" w:author="نویسنده" w:date="2026-10-18T12:19:01Z"/>
              </w:rPr>
            </w:pPr>
            <w:del w:id="12494" w:author="نویسنده" w:date="2026-10-18T12:19:01Z">
              <w:r>
                <w:rPr>
                  <w:sz w:val="13"/>
                  <w:szCs w:val="13"/>
                </w:rPr>
                <w:delText>Blended</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4A37D3" w14:textId="77777777" w:rsidR="001D2698" w:rsidRDefault="00000000">
            <w:pPr>
              <w:rPr>
                <w:del w:id="12497" w:author="نویسنده" w:date="2026-10-18T12:19:01Z"/>
              </w:rPr>
            </w:pPr>
            <w:del w:id="12496" w:author="نویسنده" w:date="2026-10-18T12:19:01Z">
              <w:r>
                <w:rPr>
                  <w:sz w:val="13"/>
                  <w:szCs w:val="13"/>
                </w:rPr>
                <w:delText>Psychoeducation/resilience</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4C6D61" w14:textId="77777777" w:rsidR="001D2698" w:rsidRDefault="00000000">
            <w:pPr>
              <w:rPr>
                <w:del w:id="12499" w:author="نویسنده" w:date="2026-10-18T12:19:01Z"/>
              </w:rPr>
            </w:pPr>
            <w:del w:id="12498"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0D06FA" w14:textId="77777777" w:rsidR="001D2698" w:rsidRDefault="00000000">
            <w:pPr>
              <w:rPr>
                <w:del w:id="12501" w:author="نویسنده" w:date="2026-10-18T12:19:01Z"/>
              </w:rPr>
            </w:pPr>
            <w:del w:id="12500"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D19A28" w14:textId="77777777" w:rsidR="001D2698" w:rsidRDefault="00000000">
            <w:pPr>
              <w:rPr>
                <w:del w:id="12503" w:author="نویسنده" w:date="2026-10-18T12:19:01Z"/>
              </w:rPr>
            </w:pPr>
            <w:del w:id="12502" w:author="نویسنده" w:date="2026-10-18T12:19:01Z">
              <w:r>
                <w:rPr>
                  <w:sz w:val="13"/>
                  <w:szCs w:val="13"/>
                </w:rPr>
                <w:delText>ProQOL†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13DB9B" w14:textId="77777777" w:rsidR="001D2698" w:rsidRDefault="00000000">
            <w:pPr>
              <w:rPr>
                <w:del w:id="12505" w:author="نویسنده" w:date="2026-10-18T12:19:01Z"/>
              </w:rPr>
            </w:pPr>
            <w:del w:id="12504" w:author="نویسنده" w:date="2026-10-18T12:19:01Z">
              <w:r>
                <w:rPr>
                  <w:sz w:val="13"/>
                  <w:szCs w:val="13"/>
                </w:rPr>
                <w:delText>96</w:delText>
              </w:r>
            </w:del>
          </w:p>
        </w:tc>
      </w:tr>
      <w:tr w:rsidR="001D2698" w14:paraId="611994E0" w14:textId="77777777">
        <w:trPr>
          <w:del w:id="12529"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EAB750" w14:textId="77777777" w:rsidR="001D2698" w:rsidRDefault="00000000">
            <w:pPr>
              <w:rPr>
                <w:del w:id="12508" w:author="نویسنده" w:date="2026-10-18T12:19:01Z"/>
              </w:rPr>
            </w:pPr>
            <w:del w:id="12507" w:author="نویسنده" w:date="2026-10-18T12:19:01Z">
              <w:r>
                <w:rPr>
                  <w:sz w:val="13"/>
                  <w:szCs w:val="13"/>
                </w:rPr>
                <w:delText>S002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87762B" w14:textId="77777777" w:rsidR="001D2698" w:rsidRDefault="00000000">
            <w:pPr>
              <w:rPr>
                <w:del w:id="12510" w:author="نویسنده" w:date="2026-10-18T12:19:01Z"/>
              </w:rPr>
            </w:pPr>
            <w:del w:id="12509" w:author="نویسنده" w:date="2026-10-18T12:19:01Z">
              <w:r>
                <w:rPr>
                  <w:sz w:val="13"/>
                  <w:szCs w:val="13"/>
                </w:rPr>
                <w:delText>R002</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CD1E11" w14:textId="77777777" w:rsidR="001D2698" w:rsidRDefault="00000000">
            <w:pPr>
              <w:rPr>
                <w:del w:id="12512" w:author="نویسنده" w:date="2026-10-18T12:19:01Z"/>
              </w:rPr>
            </w:pPr>
            <w:del w:id="12511"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077932" w14:textId="77777777" w:rsidR="001D2698" w:rsidRDefault="00000000">
            <w:pPr>
              <w:rPr>
                <w:del w:id="12514" w:author="نویسنده" w:date="2026-10-18T12:19:01Z"/>
              </w:rPr>
            </w:pPr>
            <w:del w:id="12513" w:author="نویسنده" w:date="2026-10-18T12:19:01Z">
              <w:r>
                <w:rPr>
                  <w:sz w:val="13"/>
                  <w:szCs w:val="13"/>
                </w:rPr>
                <w:delText>Effects of Digital Mental Health Screening Alone and With the Online MINDBODYSTRONG…</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C1594B" w14:textId="77777777" w:rsidR="001D2698" w:rsidRDefault="00000000">
            <w:pPr>
              <w:rPr>
                <w:del w:id="12516" w:author="نویسنده" w:date="2026-10-18T12:19:01Z"/>
              </w:rPr>
            </w:pPr>
            <w:del w:id="12515"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8B5BD3" w14:textId="77777777" w:rsidR="001D2698" w:rsidRDefault="00000000">
            <w:pPr>
              <w:rPr>
                <w:del w:id="12518" w:author="نویسنده" w:date="2026-10-18T12:19:01Z"/>
              </w:rPr>
            </w:pPr>
            <w:del w:id="12517"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4E95BA" w14:textId="77777777" w:rsidR="001D2698" w:rsidRDefault="00000000">
            <w:pPr>
              <w:rPr>
                <w:del w:id="12520" w:author="نویسنده" w:date="2026-10-18T12:19:01Z"/>
              </w:rPr>
            </w:pPr>
            <w:del w:id="12519"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D2E5E0" w14:textId="77777777" w:rsidR="001D2698" w:rsidRDefault="00000000">
            <w:pPr>
              <w:rPr>
                <w:del w:id="12522" w:author="نویسنده" w:date="2026-10-18T12:19:01Z"/>
              </w:rPr>
            </w:pPr>
            <w:del w:id="12521"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C98C08" w14:textId="77777777" w:rsidR="001D2698" w:rsidRDefault="00000000">
            <w:pPr>
              <w:rPr>
                <w:del w:id="12524" w:author="نویسنده" w:date="2026-10-18T12:19:01Z"/>
              </w:rPr>
            </w:pPr>
            <w:del w:id="12523"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0DD797" w14:textId="77777777" w:rsidR="001D2698" w:rsidRDefault="00000000">
            <w:pPr>
              <w:rPr>
                <w:del w:id="12526" w:author="نویسنده" w:date="2026-10-18T12:19:01Z"/>
              </w:rPr>
            </w:pPr>
            <w:del w:id="12525" w:author="نویسنده" w:date="2026-10-18T12:19:01Z">
              <w:r>
                <w:rPr>
                  <w:sz w:val="13"/>
                  <w:szCs w:val="13"/>
                </w:rPr>
                <w:delText>Single-item†</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1476AD" w14:textId="77777777" w:rsidR="001D2698" w:rsidRDefault="00000000">
            <w:pPr>
              <w:rPr>
                <w:del w:id="12528" w:author="نویسنده" w:date="2026-10-18T12:19:01Z"/>
              </w:rPr>
            </w:pPr>
            <w:del w:id="12527" w:author="نویسنده" w:date="2026-10-18T12:19:01Z">
              <w:r>
                <w:rPr>
                  <w:sz w:val="13"/>
                  <w:szCs w:val="13"/>
                </w:rPr>
                <w:delText>501</w:delText>
              </w:r>
            </w:del>
          </w:p>
        </w:tc>
      </w:tr>
      <w:tr w:rsidR="001D2698" w14:paraId="574127F9" w14:textId="77777777">
        <w:trPr>
          <w:del w:id="12552"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7140E6" w14:textId="77777777" w:rsidR="001D2698" w:rsidRDefault="00000000">
            <w:pPr>
              <w:rPr>
                <w:del w:id="12531" w:author="نویسنده" w:date="2026-10-18T12:19:01Z"/>
              </w:rPr>
            </w:pPr>
            <w:del w:id="12530" w:author="نویسنده" w:date="2026-10-18T12:19:01Z">
              <w:r>
                <w:rPr>
                  <w:sz w:val="13"/>
                  <w:szCs w:val="13"/>
                </w:rPr>
                <w:delText>S003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D38421" w14:textId="77777777" w:rsidR="001D2698" w:rsidRDefault="00000000">
            <w:pPr>
              <w:rPr>
                <w:del w:id="12533" w:author="نویسنده" w:date="2026-10-18T12:19:01Z"/>
              </w:rPr>
            </w:pPr>
            <w:del w:id="12532" w:author="نویسنده" w:date="2026-10-18T12:19:01Z">
              <w:r>
                <w:rPr>
                  <w:sz w:val="13"/>
                  <w:szCs w:val="13"/>
                </w:rPr>
                <w:delText>R003</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80D842" w14:textId="77777777" w:rsidR="001D2698" w:rsidRDefault="00000000">
            <w:pPr>
              <w:rPr>
                <w:del w:id="12535" w:author="نویسنده" w:date="2026-10-18T12:19:01Z"/>
              </w:rPr>
            </w:pPr>
            <w:del w:id="12534"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F50F9B" w14:textId="77777777" w:rsidR="001D2698" w:rsidRDefault="00000000">
            <w:pPr>
              <w:rPr>
                <w:del w:id="12537" w:author="نویسنده" w:date="2026-10-18T12:19:01Z"/>
              </w:rPr>
            </w:pPr>
            <w:del w:id="12536" w:author="نویسنده" w:date="2026-10-18T12:19:01Z">
              <w:r>
                <w:rPr>
                  <w:sz w:val="13"/>
                  <w:szCs w:val="13"/>
                </w:rPr>
                <w:delText>Efficacy of mHealth aided 12-week meditation and breath intervention on change in…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64668F" w14:textId="77777777" w:rsidR="001D2698" w:rsidRDefault="00000000">
            <w:pPr>
              <w:rPr>
                <w:del w:id="12539" w:author="نویسنده" w:date="2026-10-18T12:19:01Z"/>
              </w:rPr>
            </w:pPr>
            <w:del w:id="12538"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BF26BC" w14:textId="77777777" w:rsidR="001D2698" w:rsidRDefault="00000000">
            <w:pPr>
              <w:rPr>
                <w:del w:id="12541" w:author="نویسنده" w:date="2026-10-18T12:19:01Z"/>
              </w:rPr>
            </w:pPr>
            <w:del w:id="12540"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3DC945" w14:textId="77777777" w:rsidR="001D2698" w:rsidRDefault="00000000">
            <w:pPr>
              <w:rPr>
                <w:del w:id="12543" w:author="نویسنده" w:date="2026-10-18T12:19:01Z"/>
              </w:rPr>
            </w:pPr>
            <w:del w:id="12542"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5F4724" w14:textId="77777777" w:rsidR="001D2698" w:rsidRDefault="00000000">
            <w:pPr>
              <w:rPr>
                <w:del w:id="12545" w:author="نویسنده" w:date="2026-10-18T12:19:01Z"/>
              </w:rPr>
            </w:pPr>
            <w:del w:id="12544"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38F935" w14:textId="77777777" w:rsidR="001D2698" w:rsidRDefault="00000000">
            <w:pPr>
              <w:rPr>
                <w:del w:id="12547" w:author="نویسنده" w:date="2026-10-18T12:19:01Z"/>
              </w:rPr>
            </w:pPr>
            <w:del w:id="12546"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BD4AE2" w14:textId="77777777" w:rsidR="001D2698" w:rsidRDefault="00000000">
            <w:pPr>
              <w:rPr>
                <w:del w:id="12549" w:author="نویسنده" w:date="2026-10-18T12:19:01Z"/>
              </w:rPr>
            </w:pPr>
            <w:del w:id="12548"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EE97C5" w14:textId="77777777" w:rsidR="001D2698" w:rsidRDefault="00000000">
            <w:pPr>
              <w:rPr>
                <w:del w:id="12551" w:author="نویسنده" w:date="2026-10-18T12:19:01Z"/>
              </w:rPr>
            </w:pPr>
            <w:del w:id="12550" w:author="نویسنده" w:date="2026-10-18T12:19:01Z">
              <w:r>
                <w:rPr>
                  <w:sz w:val="13"/>
                  <w:szCs w:val="13"/>
                </w:rPr>
                <w:delText>98</w:delText>
              </w:r>
            </w:del>
          </w:p>
        </w:tc>
      </w:tr>
      <w:tr w:rsidR="001D2698" w14:paraId="6D33F422" w14:textId="77777777">
        <w:trPr>
          <w:del w:id="12575"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A75944" w14:textId="77777777" w:rsidR="001D2698" w:rsidRDefault="00000000">
            <w:pPr>
              <w:rPr>
                <w:del w:id="12554" w:author="نویسنده" w:date="2026-10-18T12:19:01Z"/>
              </w:rPr>
            </w:pPr>
            <w:del w:id="12553" w:author="نویسنده" w:date="2026-10-18T12:19:01Z">
              <w:r>
                <w:rPr>
                  <w:sz w:val="13"/>
                  <w:szCs w:val="13"/>
                </w:rPr>
                <w:delText>S004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186F6E" w14:textId="77777777" w:rsidR="001D2698" w:rsidRDefault="00000000">
            <w:pPr>
              <w:rPr>
                <w:del w:id="12556" w:author="نویسنده" w:date="2026-10-18T12:19:01Z"/>
              </w:rPr>
            </w:pPr>
            <w:del w:id="12555" w:author="نویسنده" w:date="2026-10-18T12:19:01Z">
              <w:r>
                <w:rPr>
                  <w:sz w:val="13"/>
                  <w:szCs w:val="13"/>
                </w:rPr>
                <w:delText>R004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778DD3" w14:textId="77777777" w:rsidR="001D2698" w:rsidRDefault="00000000">
            <w:pPr>
              <w:rPr>
                <w:del w:id="12558" w:author="نویسنده" w:date="2026-10-18T12:19:01Z"/>
              </w:rPr>
            </w:pPr>
            <w:del w:id="12557" w:author="نویسنده" w:date="2026-10-18T12:19:01Z">
              <w:r>
                <w:rPr>
                  <w:sz w:val="13"/>
                  <w:szCs w:val="13"/>
                </w:rPr>
                <w:delText>2022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88C0B3" w14:textId="77777777" w:rsidR="001D2698" w:rsidRDefault="00000000">
            <w:pPr>
              <w:rPr>
                <w:del w:id="12560" w:author="نویسنده" w:date="2026-10-18T12:19:01Z"/>
              </w:rPr>
            </w:pPr>
            <w:del w:id="12559" w:author="نویسنده" w:date="2026-10-18T12:19:01Z">
              <w:r>
                <w:rPr>
                  <w:sz w:val="13"/>
                  <w:szCs w:val="13"/>
                </w:rPr>
                <w:delText>Health Care Workers' Need for Headspace: Findings From a Multisite Definitive Randomized…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558632" w14:textId="77777777" w:rsidR="001D2698" w:rsidRDefault="00000000">
            <w:pPr>
              <w:rPr>
                <w:del w:id="12562" w:author="نویسنده" w:date="2026-10-18T12:19:01Z"/>
              </w:rPr>
            </w:pPr>
            <w:del w:id="12561"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09E6AF" w14:textId="77777777" w:rsidR="001D2698" w:rsidRDefault="00000000">
            <w:pPr>
              <w:rPr>
                <w:del w:id="12564" w:author="نویسنده" w:date="2026-10-18T12:19:01Z"/>
              </w:rPr>
            </w:pPr>
            <w:del w:id="12563"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E39C18" w14:textId="77777777" w:rsidR="001D2698" w:rsidRDefault="00000000">
            <w:pPr>
              <w:rPr>
                <w:del w:id="12566" w:author="نویسنده" w:date="2026-10-18T12:19:01Z"/>
              </w:rPr>
            </w:pPr>
            <w:del w:id="12565"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E8315E" w14:textId="77777777" w:rsidR="001D2698" w:rsidRDefault="00000000">
            <w:pPr>
              <w:rPr>
                <w:del w:id="12568" w:author="نویسنده" w:date="2026-10-18T12:19:01Z"/>
              </w:rPr>
            </w:pPr>
            <w:del w:id="12567"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BAA52A" w14:textId="77777777" w:rsidR="001D2698" w:rsidRDefault="00000000">
            <w:pPr>
              <w:rPr>
                <w:del w:id="12570" w:author="نویسنده" w:date="2026-10-18T12:19:01Z"/>
              </w:rPr>
            </w:pPr>
            <w:del w:id="12569"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5EF0B4" w14:textId="77777777" w:rsidR="001D2698" w:rsidRDefault="00000000">
            <w:pPr>
              <w:rPr>
                <w:del w:id="12572" w:author="نویسنده" w:date="2026-10-18T12:19:01Z"/>
              </w:rPr>
            </w:pPr>
            <w:del w:id="12571"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452F4B" w14:textId="77777777" w:rsidR="001D2698" w:rsidRDefault="00000000">
            <w:pPr>
              <w:rPr>
                <w:del w:id="12574" w:author="نویسنده" w:date="2026-10-18T12:19:01Z"/>
              </w:rPr>
            </w:pPr>
            <w:del w:id="12573" w:author="نویسنده" w:date="2026-10-18T12:19:01Z">
              <w:r>
                <w:rPr>
                  <w:sz w:val="13"/>
                  <w:szCs w:val="13"/>
                </w:rPr>
                <w:delText>2182</w:delText>
              </w:r>
            </w:del>
          </w:p>
        </w:tc>
      </w:tr>
      <w:tr w:rsidR="001D2698" w14:paraId="51EE5076" w14:textId="77777777">
        <w:trPr>
          <w:del w:id="12598"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29BCC6" w14:textId="77777777" w:rsidR="001D2698" w:rsidRDefault="00000000">
            <w:pPr>
              <w:rPr>
                <w:del w:id="12577" w:author="نویسنده" w:date="2026-10-18T12:19:01Z"/>
              </w:rPr>
            </w:pPr>
            <w:del w:id="12576" w:author="نویسنده" w:date="2026-10-18T12:19:01Z">
              <w:r>
                <w:rPr>
                  <w:sz w:val="13"/>
                  <w:szCs w:val="13"/>
                </w:rPr>
                <w:delText>S005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3C0505" w14:textId="77777777" w:rsidR="001D2698" w:rsidRDefault="00000000">
            <w:pPr>
              <w:rPr>
                <w:del w:id="12579" w:author="نویسنده" w:date="2026-10-18T12:19:01Z"/>
              </w:rPr>
            </w:pPr>
            <w:del w:id="12578" w:author="نویسنده" w:date="2026-10-18T12:19:01Z">
              <w:r>
                <w:rPr>
                  <w:sz w:val="13"/>
                  <w:szCs w:val="13"/>
                </w:rPr>
                <w:delText>R008</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996BDB" w14:textId="77777777" w:rsidR="001D2698" w:rsidRDefault="00000000">
            <w:pPr>
              <w:rPr>
                <w:del w:id="12581" w:author="نویسنده" w:date="2026-10-18T12:19:01Z"/>
              </w:rPr>
            </w:pPr>
            <w:del w:id="12580"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CB7EA2" w14:textId="77777777" w:rsidR="001D2698" w:rsidRDefault="00000000">
            <w:pPr>
              <w:rPr>
                <w:del w:id="12583" w:author="نویسنده" w:date="2026-10-18T12:19:01Z"/>
              </w:rPr>
            </w:pPr>
            <w:del w:id="12582" w:author="نویسنده" w:date="2026-10-18T12:19:01Z">
              <w:r>
                <w:rPr>
                  <w:sz w:val="13"/>
                  <w:szCs w:val="13"/>
                </w:rPr>
                <w:delText>Feasibility, acceptability, and efficacy of a positive emotion regulation intervention…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C5F108" w14:textId="77777777" w:rsidR="001D2698" w:rsidRDefault="00000000">
            <w:pPr>
              <w:rPr>
                <w:del w:id="12585" w:author="نویسنده" w:date="2026-10-18T12:19:01Z"/>
              </w:rPr>
            </w:pPr>
            <w:del w:id="12584"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BC9421" w14:textId="77777777" w:rsidR="001D2698" w:rsidRDefault="00000000">
            <w:pPr>
              <w:rPr>
                <w:del w:id="12587" w:author="نویسنده" w:date="2026-10-18T12:19:01Z"/>
              </w:rPr>
            </w:pPr>
            <w:del w:id="12586"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8B6FC1" w14:textId="77777777" w:rsidR="001D2698" w:rsidRDefault="00000000">
            <w:pPr>
              <w:rPr>
                <w:del w:id="12589" w:author="نویسنده" w:date="2026-10-18T12:19:01Z"/>
              </w:rPr>
            </w:pPr>
            <w:del w:id="12588" w:author="نویسنده" w:date="2026-10-18T12:19:01Z">
              <w:r>
                <w:rPr>
                  <w:sz w:val="13"/>
                  <w:szCs w:val="13"/>
                </w:rPr>
                <w:delText>Positive psychology</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4B410A" w14:textId="77777777" w:rsidR="001D2698" w:rsidRDefault="00000000">
            <w:pPr>
              <w:rPr>
                <w:del w:id="12591" w:author="نویسنده" w:date="2026-10-18T12:19:01Z"/>
              </w:rPr>
            </w:pPr>
            <w:del w:id="12590"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0AF545" w14:textId="77777777" w:rsidR="001D2698" w:rsidRDefault="00000000">
            <w:pPr>
              <w:rPr>
                <w:del w:id="12593" w:author="نویسنده" w:date="2026-10-18T12:19:01Z"/>
              </w:rPr>
            </w:pPr>
            <w:del w:id="12592"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7053B3" w14:textId="77777777" w:rsidR="001D2698" w:rsidRDefault="00000000">
            <w:pPr>
              <w:rPr>
                <w:del w:id="12595" w:author="نویسنده" w:date="2026-10-18T12:19:01Z"/>
              </w:rPr>
            </w:pPr>
            <w:del w:id="12594" w:author="نویسنده" w:date="2026-10-18T12:19:01Z">
              <w:r>
                <w:rPr>
                  <w:sz w:val="13"/>
                  <w:szCs w:val="13"/>
                </w:rPr>
                <w:delText>OLBI†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47C8C6" w14:textId="77777777" w:rsidR="001D2698" w:rsidRDefault="00000000">
            <w:pPr>
              <w:rPr>
                <w:del w:id="12597" w:author="نویسنده" w:date="2026-10-18T12:19:01Z"/>
              </w:rPr>
            </w:pPr>
            <w:del w:id="12596" w:author="نویسنده" w:date="2026-10-18T12:19:01Z">
              <w:r>
                <w:rPr>
                  <w:sz w:val="13"/>
                  <w:szCs w:val="13"/>
                </w:rPr>
                <w:delText>554</w:delText>
              </w:r>
            </w:del>
          </w:p>
        </w:tc>
      </w:tr>
      <w:tr w:rsidR="001D2698" w14:paraId="530F208A" w14:textId="77777777">
        <w:trPr>
          <w:del w:id="12621"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919483" w14:textId="77777777" w:rsidR="001D2698" w:rsidRDefault="00000000">
            <w:pPr>
              <w:rPr>
                <w:del w:id="12600" w:author="نویسنده" w:date="2026-10-18T12:19:01Z"/>
              </w:rPr>
            </w:pPr>
            <w:del w:id="12599" w:author="نویسنده" w:date="2026-10-18T12:19:01Z">
              <w:r>
                <w:rPr>
                  <w:sz w:val="13"/>
                  <w:szCs w:val="13"/>
                </w:rPr>
                <w:delText>S006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FB30AA" w14:textId="77777777" w:rsidR="001D2698" w:rsidRDefault="00000000">
            <w:pPr>
              <w:rPr>
                <w:del w:id="12602" w:author="نویسنده" w:date="2026-10-18T12:19:01Z"/>
              </w:rPr>
            </w:pPr>
            <w:del w:id="12601" w:author="نویسنده" w:date="2026-10-18T12:19:01Z">
              <w:r>
                <w:rPr>
                  <w:sz w:val="13"/>
                  <w:szCs w:val="13"/>
                </w:rPr>
                <w:delText>R009</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86EA1C" w14:textId="77777777" w:rsidR="001D2698" w:rsidRDefault="00000000">
            <w:pPr>
              <w:rPr>
                <w:del w:id="12604" w:author="نویسنده" w:date="2026-10-18T12:19:01Z"/>
              </w:rPr>
            </w:pPr>
            <w:del w:id="12603" w:author="نویسنده" w:date="2026-10-18T12:19:01Z">
              <w:r>
                <w:rPr>
                  <w:sz w:val="13"/>
                  <w:szCs w:val="13"/>
                </w:rPr>
                <w:delText>2022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D013DA" w14:textId="77777777" w:rsidR="001D2698" w:rsidRDefault="00000000">
            <w:pPr>
              <w:rPr>
                <w:del w:id="12606" w:author="نویسنده" w:date="2026-10-18T12:19:01Z"/>
              </w:rPr>
            </w:pPr>
            <w:del w:id="12605" w:author="نویسنده" w:date="2026-10-18T12:19:01Z">
              <w:r>
                <w:rPr>
                  <w:sz w:val="13"/>
                  <w:szCs w:val="13"/>
                </w:rPr>
                <w:delText>Mindfulness-Based Intervention for the Reduction of Compassion Fatigue and Burnout in…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9690AD" w14:textId="77777777" w:rsidR="001D2698" w:rsidRDefault="00000000">
            <w:pPr>
              <w:rPr>
                <w:del w:id="12608" w:author="نویسنده" w:date="2026-10-18T12:19:01Z"/>
              </w:rPr>
            </w:pPr>
            <w:del w:id="12607"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3907B4" w14:textId="77777777" w:rsidR="001D2698" w:rsidRDefault="00000000">
            <w:pPr>
              <w:rPr>
                <w:del w:id="12610" w:author="نویسنده" w:date="2026-10-18T12:19:01Z"/>
              </w:rPr>
            </w:pPr>
            <w:del w:id="12609"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E9497A" w14:textId="77777777" w:rsidR="001D2698" w:rsidRDefault="00000000">
            <w:pPr>
              <w:rPr>
                <w:del w:id="12612" w:author="نویسنده" w:date="2026-10-18T12:19:01Z"/>
              </w:rPr>
            </w:pPr>
            <w:del w:id="12611"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492ED" w14:textId="77777777" w:rsidR="001D2698" w:rsidRDefault="00000000">
            <w:pPr>
              <w:rPr>
                <w:del w:id="12614" w:author="نویسنده" w:date="2026-10-18T12:19:01Z"/>
              </w:rPr>
            </w:pPr>
            <w:del w:id="12613" w:author="نویسنده" w:date="2026-10-18T12:19:01Z">
              <w:r>
                <w:rPr>
                  <w:sz w:val="13"/>
                  <w:szCs w:val="13"/>
                </w:rPr>
                <w:delText>NR</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75847D" w14:textId="77777777" w:rsidR="001D2698" w:rsidRDefault="00000000">
            <w:pPr>
              <w:rPr>
                <w:del w:id="12616" w:author="نویسنده" w:date="2026-10-18T12:19:01Z"/>
              </w:rPr>
            </w:pPr>
            <w:del w:id="12615"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686296" w14:textId="77777777" w:rsidR="001D2698" w:rsidRDefault="00000000">
            <w:pPr>
              <w:rPr>
                <w:del w:id="12618" w:author="نویسنده" w:date="2026-10-18T12:19:01Z"/>
              </w:rPr>
            </w:pPr>
            <w:del w:id="12617" w:author="نویسنده" w:date="2026-10-18T12:19:01Z">
              <w:r>
                <w:rPr>
                  <w:sz w:val="13"/>
                  <w:szCs w:val="13"/>
                </w:rPr>
                <w:delText>ProQOL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9AF0A8" w14:textId="77777777" w:rsidR="001D2698" w:rsidRDefault="00000000">
            <w:pPr>
              <w:rPr>
                <w:del w:id="12620" w:author="نویسنده" w:date="2026-10-18T12:19:01Z"/>
              </w:rPr>
            </w:pPr>
            <w:del w:id="12619" w:author="نویسنده" w:date="2026-10-18T12:19:01Z">
              <w:r>
                <w:rPr>
                  <w:sz w:val="13"/>
                  <w:szCs w:val="13"/>
                </w:rPr>
                <w:delText>74</w:delText>
              </w:r>
            </w:del>
          </w:p>
        </w:tc>
      </w:tr>
      <w:tr w:rsidR="001D2698" w14:paraId="356BC35A" w14:textId="77777777">
        <w:trPr>
          <w:del w:id="12644"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60413A" w14:textId="77777777" w:rsidR="001D2698" w:rsidRDefault="00000000">
            <w:pPr>
              <w:rPr>
                <w:del w:id="12623" w:author="نویسنده" w:date="2026-10-18T12:19:01Z"/>
              </w:rPr>
            </w:pPr>
            <w:del w:id="12622" w:author="نویسنده" w:date="2026-10-18T12:19:01Z">
              <w:r>
                <w:rPr>
                  <w:sz w:val="13"/>
                  <w:szCs w:val="13"/>
                </w:rPr>
                <w:delText>S007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B30D03" w14:textId="77777777" w:rsidR="001D2698" w:rsidRDefault="00000000">
            <w:pPr>
              <w:rPr>
                <w:del w:id="12625" w:author="نویسنده" w:date="2026-10-18T12:19:01Z"/>
              </w:rPr>
            </w:pPr>
            <w:del w:id="12624" w:author="نویسنده" w:date="2026-10-18T12:19:01Z">
              <w:r>
                <w:rPr>
                  <w:sz w:val="13"/>
                  <w:szCs w:val="13"/>
                </w:rPr>
                <w:delText>R010</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06F5BF" w14:textId="77777777" w:rsidR="001D2698" w:rsidRDefault="00000000">
            <w:pPr>
              <w:rPr>
                <w:del w:id="12627" w:author="نویسنده" w:date="2026-10-18T12:19:01Z"/>
              </w:rPr>
            </w:pPr>
            <w:del w:id="12626"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0E6910" w14:textId="77777777" w:rsidR="001D2698" w:rsidRDefault="00000000">
            <w:pPr>
              <w:rPr>
                <w:del w:id="12629" w:author="نویسنده" w:date="2026-10-18T12:19:01Z"/>
              </w:rPr>
            </w:pPr>
            <w:del w:id="12628" w:author="نویسنده" w:date="2026-10-18T12:19:01Z">
              <w:r>
                <w:rPr>
                  <w:sz w:val="13"/>
                  <w:szCs w:val="13"/>
                </w:rPr>
                <w:delText>Effect of Minimal Individual or Group Enhancement in an eHealth Program on Mental…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E1925D" w14:textId="77777777" w:rsidR="001D2698" w:rsidRDefault="00000000">
            <w:pPr>
              <w:rPr>
                <w:del w:id="12631" w:author="نویسنده" w:date="2026-10-18T12:19:01Z"/>
              </w:rPr>
            </w:pPr>
            <w:del w:id="12630" w:author="نویسنده" w:date="2026-10-18T12:19:01Z">
              <w:r>
                <w:rPr>
                  <w:sz w:val="13"/>
                  <w:szCs w:val="13"/>
                </w:rPr>
                <w:delText>Selected for condition/risk</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B89D88" w14:textId="77777777" w:rsidR="001D2698" w:rsidRDefault="00000000">
            <w:pPr>
              <w:rPr>
                <w:del w:id="12633" w:author="نویسنده" w:date="2026-10-18T12:19:01Z"/>
              </w:rPr>
            </w:pPr>
            <w:del w:id="12632"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80102B" w14:textId="77777777" w:rsidR="001D2698" w:rsidRDefault="00000000">
            <w:pPr>
              <w:rPr>
                <w:del w:id="12635" w:author="نویسنده" w:date="2026-10-18T12:19:01Z"/>
              </w:rPr>
            </w:pPr>
            <w:del w:id="12634" w:author="نویسنده" w:date="2026-10-18T12:19:01Z">
              <w:r>
                <w:rPr>
                  <w:sz w:val="13"/>
                  <w:szCs w:val="13"/>
                </w:rPr>
                <w:delText>ACT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F93071" w14:textId="77777777" w:rsidR="001D2698" w:rsidRDefault="00000000">
            <w:pPr>
              <w:rPr>
                <w:del w:id="12637" w:author="نویسنده" w:date="2026-10-18T12:19:01Z"/>
              </w:rPr>
            </w:pPr>
            <w:del w:id="12636" w:author="نویسنده" w:date="2026-10-18T12:19:01Z">
              <w:r>
                <w:rPr>
                  <w:sz w:val="13"/>
                  <w:szCs w:val="13"/>
                </w:rPr>
                <w:delText>Head-to-head</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C42B55" w14:textId="77777777" w:rsidR="001D2698" w:rsidRDefault="00000000">
            <w:pPr>
              <w:rPr>
                <w:del w:id="12639" w:author="نویسنده" w:date="2026-10-18T12:19:01Z"/>
              </w:rPr>
            </w:pPr>
            <w:del w:id="12638"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BF0BE8" w14:textId="77777777" w:rsidR="001D2698" w:rsidRDefault="00000000">
            <w:pPr>
              <w:rPr>
                <w:del w:id="12641" w:author="نویسنده" w:date="2026-10-18T12:19:01Z"/>
              </w:rPr>
            </w:pPr>
            <w:del w:id="12640" w:author="نویسنده" w:date="2026-10-18T12:19:01Z">
              <w:r>
                <w:rPr>
                  <w:sz w:val="13"/>
                  <w:szCs w:val="13"/>
                </w:rPr>
                <w:delText>BBI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38ADAE" w14:textId="77777777" w:rsidR="001D2698" w:rsidRDefault="00000000">
            <w:pPr>
              <w:rPr>
                <w:del w:id="12643" w:author="نویسنده" w:date="2026-10-18T12:19:01Z"/>
              </w:rPr>
            </w:pPr>
            <w:del w:id="12642" w:author="نویسنده" w:date="2026-10-18T12:19:01Z">
              <w:r>
                <w:rPr>
                  <w:sz w:val="13"/>
                  <w:szCs w:val="13"/>
                </w:rPr>
                <w:delText>111</w:delText>
              </w:r>
            </w:del>
          </w:p>
        </w:tc>
      </w:tr>
      <w:tr w:rsidR="001D2698" w14:paraId="743E721D" w14:textId="77777777">
        <w:trPr>
          <w:del w:id="12667"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32370E" w14:textId="77777777" w:rsidR="001D2698" w:rsidRDefault="00000000">
            <w:pPr>
              <w:rPr>
                <w:del w:id="12646" w:author="نویسنده" w:date="2026-10-18T12:19:01Z"/>
              </w:rPr>
            </w:pPr>
            <w:del w:id="12645" w:author="نویسنده" w:date="2026-10-18T12:19:01Z">
              <w:r>
                <w:rPr>
                  <w:sz w:val="13"/>
                  <w:szCs w:val="13"/>
                </w:rPr>
                <w:delText>S008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76C204" w14:textId="77777777" w:rsidR="001D2698" w:rsidRDefault="00000000">
            <w:pPr>
              <w:rPr>
                <w:del w:id="12648" w:author="نویسنده" w:date="2026-10-18T12:19:01Z"/>
              </w:rPr>
            </w:pPr>
            <w:del w:id="12647" w:author="نویسنده" w:date="2026-10-18T12:19:01Z">
              <w:r>
                <w:rPr>
                  <w:sz w:val="13"/>
                  <w:szCs w:val="13"/>
                </w:rPr>
                <w:delText>R011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FDFA8E" w14:textId="77777777" w:rsidR="001D2698" w:rsidRDefault="00000000">
            <w:pPr>
              <w:rPr>
                <w:del w:id="12650" w:author="نویسنده" w:date="2026-10-18T12:19:01Z"/>
              </w:rPr>
            </w:pPr>
            <w:del w:id="12649"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820808" w14:textId="77777777" w:rsidR="001D2698" w:rsidRDefault="00000000">
            <w:pPr>
              <w:rPr>
                <w:del w:id="12652" w:author="نویسنده" w:date="2026-10-18T12:19:01Z"/>
              </w:rPr>
            </w:pPr>
            <w:del w:id="12651" w:author="نویسنده" w:date="2026-10-18T12:19:01Z">
              <w:r>
                <w:rPr>
                  <w:sz w:val="13"/>
                  <w:szCs w:val="13"/>
                </w:rPr>
                <w:delText>Feasibility, acceptability and preliminary efficacy of a mental health self-management…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7AEADB" w14:textId="77777777" w:rsidR="001D2698" w:rsidRDefault="00000000">
            <w:pPr>
              <w:rPr>
                <w:del w:id="12654" w:author="نویسنده" w:date="2026-10-18T12:19:01Z"/>
              </w:rPr>
            </w:pPr>
            <w:del w:id="12653"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90A622" w14:textId="77777777" w:rsidR="001D2698" w:rsidRDefault="00000000">
            <w:pPr>
              <w:rPr>
                <w:del w:id="12656" w:author="نویسنده" w:date="2026-10-18T12:19:01Z"/>
              </w:rPr>
            </w:pPr>
            <w:del w:id="12655"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422045" w14:textId="77777777" w:rsidR="001D2698" w:rsidRDefault="00000000">
            <w:pPr>
              <w:rPr>
                <w:del w:id="12658" w:author="نویسنده" w:date="2026-10-18T12:19:01Z"/>
              </w:rPr>
            </w:pPr>
            <w:del w:id="12657" w:author="نویسنده" w:date="2026-10-18T12:19:01Z">
              <w:r>
                <w:rPr>
                  <w:sz w:val="13"/>
                  <w:szCs w:val="13"/>
                </w:rPr>
                <w:delText>Psychoeducation/resilience</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DCE090" w14:textId="77777777" w:rsidR="001D2698" w:rsidRDefault="00000000">
            <w:pPr>
              <w:rPr>
                <w:del w:id="12660" w:author="نویسنده" w:date="2026-10-18T12:19:01Z"/>
              </w:rPr>
            </w:pPr>
            <w:del w:id="12659"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9FEAEE" w14:textId="77777777" w:rsidR="001D2698" w:rsidRDefault="00000000">
            <w:pPr>
              <w:rPr>
                <w:del w:id="12662" w:author="نویسنده" w:date="2026-10-18T12:19:01Z"/>
              </w:rPr>
            </w:pPr>
            <w:del w:id="12661"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044E42" w14:textId="77777777" w:rsidR="001D2698" w:rsidRDefault="00000000">
            <w:pPr>
              <w:rPr>
                <w:del w:id="12664" w:author="نویسنده" w:date="2026-10-18T12:19:01Z"/>
              </w:rPr>
            </w:pPr>
            <w:del w:id="12663"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3AEA61" w14:textId="77777777" w:rsidR="001D2698" w:rsidRDefault="00000000">
            <w:pPr>
              <w:rPr>
                <w:del w:id="12666" w:author="نویسنده" w:date="2026-10-18T12:19:01Z"/>
              </w:rPr>
            </w:pPr>
            <w:del w:id="12665" w:author="نویسنده" w:date="2026-10-18T12:19:01Z">
              <w:r>
                <w:rPr>
                  <w:sz w:val="13"/>
                  <w:szCs w:val="13"/>
                </w:rPr>
                <w:delText>34</w:delText>
              </w:r>
            </w:del>
          </w:p>
        </w:tc>
      </w:tr>
      <w:tr w:rsidR="001D2698" w14:paraId="78FFC1CB" w14:textId="77777777">
        <w:trPr>
          <w:del w:id="12690"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ACAB70" w14:textId="77777777" w:rsidR="001D2698" w:rsidRDefault="00000000">
            <w:pPr>
              <w:rPr>
                <w:del w:id="12669" w:author="نویسنده" w:date="2026-10-18T12:19:01Z"/>
              </w:rPr>
            </w:pPr>
            <w:del w:id="12668" w:author="نویسنده" w:date="2026-10-18T12:19:01Z">
              <w:r>
                <w:rPr>
                  <w:sz w:val="13"/>
                  <w:szCs w:val="13"/>
                </w:rPr>
                <w:delText>S009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39A68D" w14:textId="77777777" w:rsidR="001D2698" w:rsidRDefault="00000000">
            <w:pPr>
              <w:rPr>
                <w:del w:id="12671" w:author="نویسنده" w:date="2026-10-18T12:19:01Z"/>
              </w:rPr>
            </w:pPr>
            <w:del w:id="12670" w:author="نویسنده" w:date="2026-10-18T12:19:01Z">
              <w:r>
                <w:rPr>
                  <w:sz w:val="13"/>
                  <w:szCs w:val="13"/>
                </w:rPr>
                <w:delText>R013</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B75845" w14:textId="77777777" w:rsidR="001D2698" w:rsidRDefault="00000000">
            <w:pPr>
              <w:rPr>
                <w:del w:id="12673" w:author="نویسنده" w:date="2026-10-18T12:19:01Z"/>
              </w:rPr>
            </w:pPr>
            <w:del w:id="12672"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C24262" w14:textId="77777777" w:rsidR="001D2698" w:rsidRDefault="00000000">
            <w:pPr>
              <w:rPr>
                <w:del w:id="12675" w:author="نویسنده" w:date="2026-10-18T12:19:01Z"/>
              </w:rPr>
            </w:pPr>
            <w:del w:id="12674" w:author="نویسنده" w:date="2026-10-18T12:19:01Z">
              <w:r>
                <w:rPr>
                  <w:sz w:val="13"/>
                  <w:szCs w:val="13"/>
                </w:rPr>
                <w:delText>Effectiveness of an Internet-Based Acceptance and Commitment Therapy Intervention for…</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7971FB" w14:textId="77777777" w:rsidR="001D2698" w:rsidRDefault="00000000">
            <w:pPr>
              <w:rPr>
                <w:del w:id="12677" w:author="نویسنده" w:date="2026-10-18T12:19:01Z"/>
              </w:rPr>
            </w:pPr>
            <w:del w:id="12676"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1695DB" w14:textId="77777777" w:rsidR="001D2698" w:rsidRDefault="00000000">
            <w:pPr>
              <w:rPr>
                <w:del w:id="12679" w:author="نویسنده" w:date="2026-10-18T12:19:01Z"/>
              </w:rPr>
            </w:pPr>
            <w:del w:id="12678"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7FCD12" w14:textId="77777777" w:rsidR="001D2698" w:rsidRDefault="00000000">
            <w:pPr>
              <w:rPr>
                <w:del w:id="12681" w:author="نویسنده" w:date="2026-10-18T12:19:01Z"/>
              </w:rPr>
            </w:pPr>
            <w:del w:id="12680" w:author="نویسنده" w:date="2026-10-18T12:19:01Z">
              <w:r>
                <w:rPr>
                  <w:sz w:val="13"/>
                  <w:szCs w:val="13"/>
                </w:rPr>
                <w:delText>ACT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EB1590" w14:textId="77777777" w:rsidR="001D2698" w:rsidRDefault="00000000">
            <w:pPr>
              <w:rPr>
                <w:del w:id="12683" w:author="نویسنده" w:date="2026-10-18T12:19:01Z"/>
              </w:rPr>
            </w:pPr>
            <w:del w:id="12682"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7100E" w14:textId="77777777" w:rsidR="001D2698" w:rsidRDefault="00000000">
            <w:pPr>
              <w:rPr>
                <w:del w:id="12685" w:author="نویسنده" w:date="2026-10-18T12:19:01Z"/>
              </w:rPr>
            </w:pPr>
            <w:del w:id="12684"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1F9B4A" w14:textId="77777777" w:rsidR="001D2698" w:rsidRDefault="00000000">
            <w:pPr>
              <w:rPr>
                <w:del w:id="12687" w:author="نویسنده" w:date="2026-10-18T12:19:01Z"/>
              </w:rPr>
            </w:pPr>
            <w:del w:id="12686"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95342E" w14:textId="77777777" w:rsidR="001D2698" w:rsidRDefault="00000000">
            <w:pPr>
              <w:rPr>
                <w:del w:id="12689" w:author="نویسنده" w:date="2026-10-18T12:19:01Z"/>
              </w:rPr>
            </w:pPr>
            <w:del w:id="12688" w:author="نویسنده" w:date="2026-10-18T12:19:01Z">
              <w:r>
                <w:rPr>
                  <w:sz w:val="13"/>
                  <w:szCs w:val="13"/>
                </w:rPr>
                <w:delText>108</w:delText>
              </w:r>
            </w:del>
          </w:p>
        </w:tc>
      </w:tr>
      <w:tr w:rsidR="001D2698" w14:paraId="4A7C9455" w14:textId="77777777">
        <w:trPr>
          <w:del w:id="12713"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BA76F8" w14:textId="77777777" w:rsidR="001D2698" w:rsidRDefault="00000000">
            <w:pPr>
              <w:rPr>
                <w:del w:id="12692" w:author="نویسنده" w:date="2026-10-18T12:19:01Z"/>
              </w:rPr>
            </w:pPr>
            <w:del w:id="12691" w:author="نویسنده" w:date="2026-10-18T12:19:01Z">
              <w:r>
                <w:rPr>
                  <w:sz w:val="13"/>
                  <w:szCs w:val="13"/>
                </w:rPr>
                <w:delText>S010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72C310" w14:textId="77777777" w:rsidR="001D2698" w:rsidRDefault="00000000">
            <w:pPr>
              <w:rPr>
                <w:del w:id="12694" w:author="نویسنده" w:date="2026-10-18T12:19:01Z"/>
              </w:rPr>
            </w:pPr>
            <w:del w:id="12693" w:author="نویسنده" w:date="2026-10-18T12:19:01Z">
              <w:r>
                <w:rPr>
                  <w:sz w:val="13"/>
                  <w:szCs w:val="13"/>
                </w:rPr>
                <w:delText>R014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B214C7" w14:textId="77777777" w:rsidR="001D2698" w:rsidRDefault="00000000">
            <w:pPr>
              <w:rPr>
                <w:del w:id="12696" w:author="نویسنده" w:date="2026-10-18T12:19:01Z"/>
              </w:rPr>
            </w:pPr>
            <w:del w:id="12695"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D3F993" w14:textId="77777777" w:rsidR="001D2698" w:rsidRDefault="00000000">
            <w:pPr>
              <w:rPr>
                <w:del w:id="12698" w:author="نویسنده" w:date="2026-10-18T12:19:01Z"/>
              </w:rPr>
            </w:pPr>
            <w:del w:id="12697" w:author="نویسنده" w:date="2026-10-18T12:19:01Z">
              <w:r>
                <w:rPr>
                  <w:sz w:val="13"/>
                  <w:szCs w:val="13"/>
                </w:rPr>
                <w:delText>Hybrid Delivery of Mindfulness Meditation and Perceived Stress in Pediatric Resident…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1A49BA" w14:textId="77777777" w:rsidR="001D2698" w:rsidRDefault="00000000">
            <w:pPr>
              <w:rPr>
                <w:del w:id="12700" w:author="نویسنده" w:date="2026-10-18T12:19:01Z"/>
              </w:rPr>
            </w:pPr>
            <w:del w:id="12699"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8B4FCC" w14:textId="77777777" w:rsidR="001D2698" w:rsidRDefault="00000000">
            <w:pPr>
              <w:rPr>
                <w:del w:id="12702" w:author="نویسنده" w:date="2026-10-18T12:19:01Z"/>
              </w:rPr>
            </w:pPr>
            <w:del w:id="12701" w:author="نویسنده" w:date="2026-10-18T12:19:01Z">
              <w:r>
                <w:rPr>
                  <w:sz w:val="13"/>
                  <w:szCs w:val="13"/>
                </w:rPr>
                <w:delText>Blended</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80F5D1" w14:textId="77777777" w:rsidR="001D2698" w:rsidRDefault="00000000">
            <w:pPr>
              <w:rPr>
                <w:del w:id="12704" w:author="نویسنده" w:date="2026-10-18T12:19:01Z"/>
              </w:rPr>
            </w:pPr>
            <w:del w:id="12703"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6308F2" w14:textId="77777777" w:rsidR="001D2698" w:rsidRDefault="00000000">
            <w:pPr>
              <w:rPr>
                <w:del w:id="12706" w:author="نویسنده" w:date="2026-10-18T12:19:01Z"/>
              </w:rPr>
            </w:pPr>
            <w:del w:id="12705"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5B2AB2" w14:textId="77777777" w:rsidR="001D2698" w:rsidRDefault="00000000">
            <w:pPr>
              <w:rPr>
                <w:del w:id="12708" w:author="نویسنده" w:date="2026-10-18T12:19:01Z"/>
              </w:rPr>
            </w:pPr>
            <w:del w:id="12707"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81AF07" w14:textId="77777777" w:rsidR="001D2698" w:rsidRDefault="00000000">
            <w:pPr>
              <w:rPr>
                <w:del w:id="12710" w:author="نویسنده" w:date="2026-10-18T12:19:01Z"/>
              </w:rPr>
            </w:pPr>
            <w:del w:id="12709"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247A82" w14:textId="77777777" w:rsidR="001D2698" w:rsidRDefault="00000000">
            <w:pPr>
              <w:rPr>
                <w:del w:id="12712" w:author="نویسنده" w:date="2026-10-18T12:19:01Z"/>
              </w:rPr>
            </w:pPr>
            <w:del w:id="12711" w:author="نویسنده" w:date="2026-10-18T12:19:01Z">
              <w:r>
                <w:rPr>
                  <w:sz w:val="13"/>
                  <w:szCs w:val="13"/>
                </w:rPr>
                <w:delText>66</w:delText>
              </w:r>
            </w:del>
          </w:p>
        </w:tc>
      </w:tr>
      <w:tr w:rsidR="001D2698" w14:paraId="7FA15319" w14:textId="77777777">
        <w:trPr>
          <w:del w:id="12736"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53692E" w14:textId="77777777" w:rsidR="001D2698" w:rsidRDefault="00000000">
            <w:pPr>
              <w:rPr>
                <w:del w:id="12715" w:author="نویسنده" w:date="2026-10-18T12:19:01Z"/>
              </w:rPr>
            </w:pPr>
            <w:del w:id="12714" w:author="نویسنده" w:date="2026-10-18T12:19:01Z">
              <w:r>
                <w:rPr>
                  <w:sz w:val="13"/>
                  <w:szCs w:val="13"/>
                </w:rPr>
                <w:delText>S011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F6DD8F" w14:textId="77777777" w:rsidR="001D2698" w:rsidRDefault="00000000">
            <w:pPr>
              <w:rPr>
                <w:del w:id="12717" w:author="نویسنده" w:date="2026-10-18T12:19:01Z"/>
              </w:rPr>
            </w:pPr>
            <w:del w:id="12716" w:author="نویسنده" w:date="2026-10-18T12:19:01Z">
              <w:r>
                <w:rPr>
                  <w:sz w:val="13"/>
                  <w:szCs w:val="13"/>
                </w:rPr>
                <w:delText>R015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9E743D" w14:textId="77777777" w:rsidR="001D2698" w:rsidRDefault="00000000">
            <w:pPr>
              <w:rPr>
                <w:del w:id="12719" w:author="نویسنده" w:date="2026-10-18T12:19:01Z"/>
              </w:rPr>
            </w:pPr>
            <w:del w:id="12718"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DE3854" w14:textId="77777777" w:rsidR="001D2698" w:rsidRDefault="00000000">
            <w:pPr>
              <w:rPr>
                <w:del w:id="12721" w:author="نویسنده" w:date="2026-10-18T12:19:01Z"/>
              </w:rPr>
            </w:pPr>
            <w:del w:id="12720" w:author="نویسنده" w:date="2026-10-18T12:19:01Z">
              <w:r>
                <w:rPr>
                  <w:sz w:val="13"/>
                  <w:szCs w:val="13"/>
                </w:rPr>
                <w:delText>Effectiveness of a mindfulness- and compassion-based online intervention for physician…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23C536" w14:textId="77777777" w:rsidR="001D2698" w:rsidRDefault="00000000">
            <w:pPr>
              <w:rPr>
                <w:del w:id="12723" w:author="نویسنده" w:date="2026-10-18T12:19:01Z"/>
              </w:rPr>
            </w:pPr>
            <w:del w:id="12722"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516229" w14:textId="77777777" w:rsidR="001D2698" w:rsidRDefault="00000000">
            <w:pPr>
              <w:rPr>
                <w:del w:id="12725" w:author="نویسنده" w:date="2026-10-18T12:19:01Z"/>
              </w:rPr>
            </w:pPr>
            <w:del w:id="12724"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2FABEA" w14:textId="77777777" w:rsidR="001D2698" w:rsidRDefault="00000000">
            <w:pPr>
              <w:rPr>
                <w:del w:id="12727" w:author="نویسنده" w:date="2026-10-18T12:19:01Z"/>
              </w:rPr>
            </w:pPr>
            <w:del w:id="12726"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E314DC" w14:textId="77777777" w:rsidR="001D2698" w:rsidRDefault="00000000">
            <w:pPr>
              <w:rPr>
                <w:del w:id="12729" w:author="نویسنده" w:date="2026-10-18T12:19:01Z"/>
              </w:rPr>
            </w:pPr>
            <w:del w:id="12728"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A4287E" w14:textId="77777777" w:rsidR="001D2698" w:rsidRDefault="00000000">
            <w:pPr>
              <w:rPr>
                <w:del w:id="12731" w:author="نویسنده" w:date="2026-10-18T12:19:01Z"/>
              </w:rPr>
            </w:pPr>
            <w:del w:id="12730"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B24B2F" w14:textId="77777777" w:rsidR="001D2698" w:rsidRDefault="00000000">
            <w:pPr>
              <w:rPr>
                <w:del w:id="12733" w:author="نویسنده" w:date="2026-10-18T12:19:01Z"/>
              </w:rPr>
            </w:pPr>
            <w:del w:id="12732"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FB02A4" w14:textId="77777777" w:rsidR="001D2698" w:rsidRDefault="00000000">
            <w:pPr>
              <w:rPr>
                <w:del w:id="12735" w:author="نویسنده" w:date="2026-10-18T12:19:01Z"/>
              </w:rPr>
            </w:pPr>
            <w:del w:id="12734" w:author="نویسنده" w:date="2026-10-18T12:19:01Z">
              <w:r>
                <w:rPr>
                  <w:sz w:val="13"/>
                  <w:szCs w:val="13"/>
                </w:rPr>
                <w:delText>474</w:delText>
              </w:r>
            </w:del>
          </w:p>
        </w:tc>
      </w:tr>
      <w:tr w:rsidR="001D2698" w14:paraId="6536499E" w14:textId="77777777">
        <w:trPr>
          <w:del w:id="12759"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FDDA4B" w14:textId="77777777" w:rsidR="001D2698" w:rsidRDefault="00000000">
            <w:pPr>
              <w:rPr>
                <w:del w:id="12738" w:author="نویسنده" w:date="2026-10-18T12:19:01Z"/>
              </w:rPr>
            </w:pPr>
            <w:del w:id="12737" w:author="نویسنده" w:date="2026-10-18T12:19:01Z">
              <w:r>
                <w:rPr>
                  <w:sz w:val="13"/>
                  <w:szCs w:val="13"/>
                </w:rPr>
                <w:delText>S012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AC64F6" w14:textId="77777777" w:rsidR="001D2698" w:rsidRDefault="00000000">
            <w:pPr>
              <w:rPr>
                <w:del w:id="12740" w:author="نویسنده" w:date="2026-10-18T12:19:01Z"/>
              </w:rPr>
            </w:pPr>
            <w:del w:id="12739" w:author="نویسنده" w:date="2026-10-18T12:19:01Z">
              <w:r>
                <w:rPr>
                  <w:sz w:val="13"/>
                  <w:szCs w:val="13"/>
                </w:rPr>
                <w:delText>R017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A9F2A2" w14:textId="77777777" w:rsidR="001D2698" w:rsidRDefault="00000000">
            <w:pPr>
              <w:rPr>
                <w:del w:id="12742" w:author="نویسنده" w:date="2026-10-18T12:19:01Z"/>
              </w:rPr>
            </w:pPr>
            <w:del w:id="12741" w:author="نویسنده" w:date="2026-10-18T12:19:01Z">
              <w:r>
                <w:rPr>
                  <w:sz w:val="13"/>
                  <w:szCs w:val="13"/>
                </w:rPr>
                <w:delText>2020</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CDEC58" w14:textId="77777777" w:rsidR="001D2698" w:rsidRDefault="00000000">
            <w:pPr>
              <w:rPr>
                <w:del w:id="12744" w:author="نویسنده" w:date="2026-10-18T12:19:01Z"/>
              </w:rPr>
            </w:pPr>
            <w:del w:id="12743" w:author="نویسنده" w:date="2026-10-18T12:19:01Z">
              <w:r>
                <w:rPr>
                  <w:sz w:val="13"/>
                  <w:szCs w:val="13"/>
                </w:rPr>
                <w:delText>Improving employees' work-related well-being and physical health through a…</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F0CE5A" w14:textId="77777777" w:rsidR="001D2698" w:rsidRDefault="00000000">
            <w:pPr>
              <w:rPr>
                <w:del w:id="12746" w:author="نویسنده" w:date="2026-10-18T12:19:01Z"/>
              </w:rPr>
            </w:pPr>
            <w:del w:id="12745" w:author="نویسنده" w:date="2026-10-18T12:19:01Z">
              <w:r>
                <w:rPr>
                  <w:sz w:val="13"/>
                  <w:szCs w:val="13"/>
                </w:rPr>
                <w:delText>Selected for condition/risk</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291921" w14:textId="77777777" w:rsidR="001D2698" w:rsidRDefault="00000000">
            <w:pPr>
              <w:rPr>
                <w:del w:id="12748" w:author="نویسنده" w:date="2026-10-18T12:19:01Z"/>
              </w:rPr>
            </w:pPr>
            <w:del w:id="12747" w:author="نویسنده" w:date="2026-10-18T12:19:01Z">
              <w:r>
                <w:rPr>
                  <w:sz w:val="13"/>
                  <w:szCs w:val="13"/>
                </w:rPr>
                <w:delText>Wearable/motion</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B5D6F0" w14:textId="77777777" w:rsidR="001D2698" w:rsidRDefault="00000000">
            <w:pPr>
              <w:rPr>
                <w:del w:id="12750" w:author="نویسنده" w:date="2026-10-18T12:19:01Z"/>
              </w:rPr>
            </w:pPr>
            <w:del w:id="12749" w:author="نویسنده" w:date="2026-10-18T12:19:01Z">
              <w:r>
                <w:rPr>
                  <w:sz w:val="13"/>
                  <w:szCs w:val="13"/>
                </w:rPr>
                <w:delText>Non-psych.: physical activity or health behaviour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0387C3" w14:textId="77777777" w:rsidR="001D2698" w:rsidRDefault="00000000">
            <w:pPr>
              <w:rPr>
                <w:del w:id="12752" w:author="نویسنده" w:date="2026-10-18T12:19:01Z"/>
              </w:rPr>
            </w:pPr>
            <w:del w:id="12751" w:author="نویسنده" w:date="2026-10-18T12:19:01Z">
              <w:r>
                <w:rPr>
                  <w:sz w:val="13"/>
                  <w:szCs w:val="13"/>
                </w:rPr>
                <w:delText>NR</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7BFDC2" w14:textId="77777777" w:rsidR="001D2698" w:rsidRDefault="00000000">
            <w:pPr>
              <w:rPr>
                <w:del w:id="12754" w:author="نویسنده" w:date="2026-10-18T12:19:01Z"/>
              </w:rPr>
            </w:pPr>
            <w:del w:id="12753"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C2E4FB" w14:textId="77777777" w:rsidR="001D2698" w:rsidRDefault="00000000">
            <w:pPr>
              <w:rPr>
                <w:del w:id="12756" w:author="نویسنده" w:date="2026-10-18T12:19:01Z"/>
              </w:rPr>
            </w:pPr>
            <w:del w:id="12755" w:author="نویسنده" w:date="2026-10-18T12:19:01Z">
              <w:r>
                <w:rPr>
                  <w:sz w:val="13"/>
                  <w:szCs w:val="13"/>
                </w:rPr>
                <w:delText>SMBQ†</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D71B11" w14:textId="77777777" w:rsidR="001D2698" w:rsidRDefault="00000000">
            <w:pPr>
              <w:rPr>
                <w:del w:id="12758" w:author="نویسنده" w:date="2026-10-18T12:19:01Z"/>
              </w:rPr>
            </w:pPr>
            <w:del w:id="12757" w:author="نویسنده" w:date="2026-10-18T12:19:01Z">
              <w:r>
                <w:rPr>
                  <w:sz w:val="13"/>
                  <w:szCs w:val="13"/>
                </w:rPr>
                <w:delText>116</w:delText>
              </w:r>
            </w:del>
          </w:p>
        </w:tc>
      </w:tr>
      <w:tr w:rsidR="001D2698" w14:paraId="0812E119" w14:textId="77777777">
        <w:trPr>
          <w:del w:id="12782"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B3288F" w14:textId="77777777" w:rsidR="001D2698" w:rsidRDefault="00000000">
            <w:pPr>
              <w:rPr>
                <w:del w:id="12761" w:author="نویسنده" w:date="2026-10-18T12:19:01Z"/>
              </w:rPr>
            </w:pPr>
            <w:del w:id="12760" w:author="نویسنده" w:date="2026-10-18T12:19:01Z">
              <w:r>
                <w:rPr>
                  <w:sz w:val="13"/>
                  <w:szCs w:val="13"/>
                </w:rPr>
                <w:delText>S013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27E0F2" w14:textId="77777777" w:rsidR="001D2698" w:rsidRDefault="00000000">
            <w:pPr>
              <w:rPr>
                <w:del w:id="12763" w:author="نویسنده" w:date="2026-10-18T12:19:01Z"/>
              </w:rPr>
            </w:pPr>
            <w:del w:id="12762" w:author="نویسنده" w:date="2026-10-18T12:19:01Z">
              <w:r>
                <w:rPr>
                  <w:sz w:val="13"/>
                  <w:szCs w:val="13"/>
                </w:rPr>
                <w:delText>R018</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ED8C71" w14:textId="77777777" w:rsidR="001D2698" w:rsidRDefault="00000000">
            <w:pPr>
              <w:rPr>
                <w:del w:id="12765" w:author="نویسنده" w:date="2026-10-18T12:19:01Z"/>
              </w:rPr>
            </w:pPr>
            <w:del w:id="12764" w:author="نویسنده" w:date="2026-10-18T12:19:01Z">
              <w:r>
                <w:rPr>
                  <w:sz w:val="13"/>
                  <w:szCs w:val="13"/>
                </w:rPr>
                <w:delText>2018</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318D70" w14:textId="77777777" w:rsidR="001D2698" w:rsidRDefault="00000000">
            <w:pPr>
              <w:rPr>
                <w:del w:id="12767" w:author="نویسنده" w:date="2026-10-18T12:19:01Z"/>
              </w:rPr>
            </w:pPr>
            <w:del w:id="12766" w:author="نویسنده" w:date="2026-10-18T12:19:01Z">
              <w:r>
                <w:rPr>
                  <w:sz w:val="13"/>
                  <w:szCs w:val="13"/>
                </w:rPr>
                <w:delText>Resilience Training for Work-Related Stress Among Health Care Workers: Results of a…</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0BD8FB" w14:textId="77777777" w:rsidR="001D2698" w:rsidRDefault="00000000">
            <w:pPr>
              <w:rPr>
                <w:del w:id="12769" w:author="نویسنده" w:date="2026-10-18T12:19:01Z"/>
              </w:rPr>
            </w:pPr>
            <w:del w:id="12768"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8FE01E" w14:textId="77777777" w:rsidR="001D2698" w:rsidRDefault="00000000">
            <w:pPr>
              <w:rPr>
                <w:del w:id="12771" w:author="نویسنده" w:date="2026-10-18T12:19:01Z"/>
              </w:rPr>
            </w:pPr>
            <w:del w:id="12770"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958497" w14:textId="77777777" w:rsidR="001D2698" w:rsidRDefault="00000000">
            <w:pPr>
              <w:rPr>
                <w:del w:id="12773" w:author="نویسنده" w:date="2026-10-18T12:19:01Z"/>
              </w:rPr>
            </w:pPr>
            <w:del w:id="12772" w:author="نویسنده" w:date="2026-10-18T12:19:01Z">
              <w:r>
                <w:rPr>
                  <w:sz w:val="13"/>
                  <w:szCs w:val="13"/>
                </w:rPr>
                <w:delText>Psychoeducation/resilience</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0C5657" w14:textId="77777777" w:rsidR="001D2698" w:rsidRDefault="00000000">
            <w:pPr>
              <w:rPr>
                <w:del w:id="12775" w:author="نویسنده" w:date="2026-10-18T12:19:01Z"/>
              </w:rPr>
            </w:pPr>
            <w:del w:id="12774"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593E5E" w14:textId="77777777" w:rsidR="001D2698" w:rsidRDefault="00000000">
            <w:pPr>
              <w:rPr>
                <w:del w:id="12777" w:author="نویسنده" w:date="2026-10-18T12:19:01Z"/>
              </w:rPr>
            </w:pPr>
            <w:del w:id="12776"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BA722B" w14:textId="77777777" w:rsidR="001D2698" w:rsidRDefault="00000000">
            <w:pPr>
              <w:rPr>
                <w:del w:id="12779" w:author="نویسنده" w:date="2026-10-18T12:19:01Z"/>
              </w:rPr>
            </w:pPr>
            <w:del w:id="12778"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BAA32D" w14:textId="77777777" w:rsidR="001D2698" w:rsidRDefault="00000000">
            <w:pPr>
              <w:rPr>
                <w:del w:id="12781" w:author="نویسنده" w:date="2026-10-18T12:19:01Z"/>
              </w:rPr>
            </w:pPr>
            <w:del w:id="12780" w:author="نویسنده" w:date="2026-10-18T12:19:01Z">
              <w:r>
                <w:rPr>
                  <w:sz w:val="13"/>
                  <w:szCs w:val="13"/>
                </w:rPr>
                <w:delText>60</w:delText>
              </w:r>
            </w:del>
          </w:p>
        </w:tc>
      </w:tr>
      <w:tr w:rsidR="001D2698" w14:paraId="5573090A" w14:textId="77777777">
        <w:trPr>
          <w:del w:id="12805"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523759" w14:textId="77777777" w:rsidR="001D2698" w:rsidRDefault="00000000">
            <w:pPr>
              <w:rPr>
                <w:del w:id="12784" w:author="نویسنده" w:date="2026-10-18T12:19:01Z"/>
              </w:rPr>
            </w:pPr>
            <w:del w:id="12783" w:author="نویسنده" w:date="2026-10-18T12:19:01Z">
              <w:r>
                <w:rPr>
                  <w:sz w:val="13"/>
                  <w:szCs w:val="13"/>
                </w:rPr>
                <w:delText>S014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22452D" w14:textId="77777777" w:rsidR="001D2698" w:rsidRDefault="00000000">
            <w:pPr>
              <w:rPr>
                <w:del w:id="12786" w:author="نویسنده" w:date="2026-10-18T12:19:01Z"/>
              </w:rPr>
            </w:pPr>
            <w:del w:id="12785" w:author="نویسنده" w:date="2026-10-18T12:19:01Z">
              <w:r>
                <w:rPr>
                  <w:sz w:val="13"/>
                  <w:szCs w:val="13"/>
                </w:rPr>
                <w:delText>R020</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C47BC8" w14:textId="77777777" w:rsidR="001D2698" w:rsidRDefault="00000000">
            <w:pPr>
              <w:rPr>
                <w:del w:id="12788" w:author="نویسنده" w:date="2026-10-18T12:19:01Z"/>
              </w:rPr>
            </w:pPr>
            <w:del w:id="12787"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CD767A" w14:textId="77777777" w:rsidR="001D2698" w:rsidRDefault="00000000">
            <w:pPr>
              <w:rPr>
                <w:del w:id="12790" w:author="نویسنده" w:date="2026-10-18T12:19:01Z"/>
              </w:rPr>
            </w:pPr>
            <w:del w:id="12789" w:author="نویسنده" w:date="2026-10-18T12:19:01Z">
              <w:r>
                <w:rPr>
                  <w:sz w:val="13"/>
                  <w:szCs w:val="13"/>
                </w:rPr>
                <w:delText>Alleviating Nurse Burnout With an Artificial Intelligence-Selected Mobile Cognitive…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4729D2" w14:textId="77777777" w:rsidR="001D2698" w:rsidRDefault="00000000">
            <w:pPr>
              <w:rPr>
                <w:del w:id="12792" w:author="نویسنده" w:date="2026-10-18T12:19:01Z"/>
              </w:rPr>
            </w:pPr>
            <w:del w:id="12791"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1C2EBD" w14:textId="77777777" w:rsidR="001D2698" w:rsidRDefault="00000000">
            <w:pPr>
              <w:rPr>
                <w:del w:id="12794" w:author="نویسنده" w:date="2026-10-18T12:19:01Z"/>
              </w:rPr>
            </w:pPr>
            <w:del w:id="12793"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39CD26" w14:textId="77777777" w:rsidR="001D2698" w:rsidRDefault="00000000">
            <w:pPr>
              <w:rPr>
                <w:del w:id="12796" w:author="نویسنده" w:date="2026-10-18T12:19:01Z"/>
              </w:rPr>
            </w:pPr>
            <w:del w:id="12795"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7FDF07" w14:textId="77777777" w:rsidR="001D2698" w:rsidRDefault="00000000">
            <w:pPr>
              <w:rPr>
                <w:del w:id="12798" w:author="نویسنده" w:date="2026-10-18T12:19:01Z"/>
              </w:rPr>
            </w:pPr>
            <w:del w:id="12797"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9C0088" w14:textId="77777777" w:rsidR="001D2698" w:rsidRDefault="00000000">
            <w:pPr>
              <w:rPr>
                <w:del w:id="12800" w:author="نویسنده" w:date="2026-10-18T12:19:01Z"/>
              </w:rPr>
            </w:pPr>
            <w:del w:id="12799"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CD5E50" w14:textId="77777777" w:rsidR="001D2698" w:rsidRDefault="00000000">
            <w:pPr>
              <w:rPr>
                <w:del w:id="12802" w:author="نویسنده" w:date="2026-10-18T12:19:01Z"/>
              </w:rPr>
            </w:pPr>
            <w:del w:id="12801"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A7F51C" w14:textId="77777777" w:rsidR="001D2698" w:rsidRDefault="00000000">
            <w:pPr>
              <w:rPr>
                <w:del w:id="12804" w:author="نویسنده" w:date="2026-10-18T12:19:01Z"/>
              </w:rPr>
            </w:pPr>
            <w:del w:id="12803" w:author="نویسنده" w:date="2026-10-18T12:19:01Z">
              <w:r>
                <w:rPr>
                  <w:sz w:val="13"/>
                  <w:szCs w:val="13"/>
                </w:rPr>
                <w:delText>125</w:delText>
              </w:r>
            </w:del>
          </w:p>
        </w:tc>
      </w:tr>
      <w:tr w:rsidR="001D2698" w14:paraId="742DB1DA" w14:textId="77777777">
        <w:trPr>
          <w:del w:id="12828"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2EA49E" w14:textId="77777777" w:rsidR="001D2698" w:rsidRDefault="00000000">
            <w:pPr>
              <w:rPr>
                <w:del w:id="12807" w:author="نویسنده" w:date="2026-10-18T12:19:01Z"/>
              </w:rPr>
            </w:pPr>
            <w:del w:id="12806" w:author="نویسنده" w:date="2026-10-18T12:19:01Z">
              <w:r>
                <w:rPr>
                  <w:sz w:val="13"/>
                  <w:szCs w:val="13"/>
                </w:rPr>
                <w:delText>S015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6E0F06" w14:textId="77777777" w:rsidR="001D2698" w:rsidRDefault="00000000">
            <w:pPr>
              <w:rPr>
                <w:del w:id="12809" w:author="نویسنده" w:date="2026-10-18T12:19:01Z"/>
              </w:rPr>
            </w:pPr>
            <w:del w:id="12808" w:author="نویسنده" w:date="2026-10-18T12:19:01Z">
              <w:r>
                <w:rPr>
                  <w:sz w:val="13"/>
                  <w:szCs w:val="13"/>
                </w:rPr>
                <w:delText>R021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4339EA" w14:textId="77777777" w:rsidR="001D2698" w:rsidRDefault="00000000">
            <w:pPr>
              <w:rPr>
                <w:del w:id="12811" w:author="نویسنده" w:date="2026-10-18T12:19:01Z"/>
              </w:rPr>
            </w:pPr>
            <w:del w:id="12810"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118C97" w14:textId="77777777" w:rsidR="001D2698" w:rsidRDefault="00000000">
            <w:pPr>
              <w:rPr>
                <w:del w:id="12813" w:author="نویسنده" w:date="2026-10-18T12:19:01Z"/>
              </w:rPr>
            </w:pPr>
            <w:del w:id="12812" w:author="نویسنده" w:date="2026-10-18T12:19:01Z">
              <w:r>
                <w:rPr>
                  <w:sz w:val="13"/>
                  <w:szCs w:val="13"/>
                </w:rPr>
                <w:delText>Harness your best self! Testing the feasibility and efficacy of a novel strengths-based…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4B5ABE" w14:textId="77777777" w:rsidR="001D2698" w:rsidRDefault="00000000">
            <w:pPr>
              <w:rPr>
                <w:del w:id="12815" w:author="نویسنده" w:date="2026-10-18T12:19:01Z"/>
              </w:rPr>
            </w:pPr>
            <w:del w:id="12814" w:author="نویسنده" w:date="2026-10-18T12:19:01Z">
              <w:r>
                <w:rPr>
                  <w:sz w:val="13"/>
                  <w:szCs w:val="13"/>
                </w:rPr>
                <w:delText>Mixed-occupation workers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E4F55B" w14:textId="77777777" w:rsidR="001D2698" w:rsidRDefault="00000000">
            <w:pPr>
              <w:rPr>
                <w:del w:id="12817" w:author="نویسنده" w:date="2026-10-18T12:19:01Z"/>
              </w:rPr>
            </w:pPr>
            <w:del w:id="12816"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A55EBA" w14:textId="77777777" w:rsidR="001D2698" w:rsidRDefault="00000000">
            <w:pPr>
              <w:rPr>
                <w:del w:id="12819" w:author="نویسنده" w:date="2026-10-18T12:19:01Z"/>
              </w:rPr>
            </w:pPr>
            <w:del w:id="12818" w:author="نویسنده" w:date="2026-10-18T12:19:01Z">
              <w:r>
                <w:rPr>
                  <w:sz w:val="13"/>
                  <w:szCs w:val="13"/>
                </w:rPr>
                <w:delText>Positive psychology</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2FE807" w14:textId="77777777" w:rsidR="001D2698" w:rsidRDefault="00000000">
            <w:pPr>
              <w:rPr>
                <w:del w:id="12821" w:author="نویسنده" w:date="2026-10-18T12:19:01Z"/>
              </w:rPr>
            </w:pPr>
            <w:del w:id="12820"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E521F2" w14:textId="77777777" w:rsidR="001D2698" w:rsidRDefault="00000000">
            <w:pPr>
              <w:rPr>
                <w:del w:id="12823" w:author="نویسنده" w:date="2026-10-18T12:19:01Z"/>
              </w:rPr>
            </w:pPr>
            <w:del w:id="12822"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540CBD" w14:textId="77777777" w:rsidR="001D2698" w:rsidRDefault="00000000">
            <w:pPr>
              <w:rPr>
                <w:del w:id="12825" w:author="نویسنده" w:date="2026-10-18T12:19:01Z"/>
              </w:rPr>
            </w:pPr>
            <w:del w:id="12824" w:author="نویسنده" w:date="2026-10-18T12:19:01Z">
              <w:r>
                <w:rPr>
                  <w:sz w:val="13"/>
                  <w:szCs w:val="13"/>
                </w:rPr>
                <w:delText>BAT†</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79A7F8" w14:textId="77777777" w:rsidR="001D2698" w:rsidRDefault="00000000">
            <w:pPr>
              <w:rPr>
                <w:del w:id="12827" w:author="نویسنده" w:date="2026-10-18T12:19:01Z"/>
              </w:rPr>
            </w:pPr>
            <w:del w:id="12826" w:author="نویسنده" w:date="2026-10-18T12:19:01Z">
              <w:r>
                <w:rPr>
                  <w:sz w:val="13"/>
                  <w:szCs w:val="13"/>
                </w:rPr>
                <w:delText>167</w:delText>
              </w:r>
            </w:del>
          </w:p>
        </w:tc>
      </w:tr>
      <w:tr w:rsidR="001D2698" w14:paraId="22D68841" w14:textId="77777777">
        <w:trPr>
          <w:del w:id="12851"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0CF375" w14:textId="77777777" w:rsidR="001D2698" w:rsidRDefault="00000000">
            <w:pPr>
              <w:rPr>
                <w:del w:id="12830" w:author="نویسنده" w:date="2026-10-18T12:19:01Z"/>
              </w:rPr>
            </w:pPr>
            <w:del w:id="12829" w:author="نویسنده" w:date="2026-10-18T12:19:01Z">
              <w:r>
                <w:rPr>
                  <w:sz w:val="13"/>
                  <w:szCs w:val="13"/>
                </w:rPr>
                <w:delText>S016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E47B56" w14:textId="77777777" w:rsidR="001D2698" w:rsidRDefault="00000000">
            <w:pPr>
              <w:rPr>
                <w:del w:id="12832" w:author="نویسنده" w:date="2026-10-18T12:19:01Z"/>
              </w:rPr>
            </w:pPr>
            <w:del w:id="12831" w:author="نویسنده" w:date="2026-10-18T12:19:01Z">
              <w:r>
                <w:rPr>
                  <w:sz w:val="13"/>
                  <w:szCs w:val="13"/>
                </w:rPr>
                <w:delText>R023</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5C760C" w14:textId="77777777" w:rsidR="001D2698" w:rsidRDefault="00000000">
            <w:pPr>
              <w:rPr>
                <w:del w:id="12834" w:author="نویسنده" w:date="2026-10-18T12:19:01Z"/>
              </w:rPr>
            </w:pPr>
            <w:del w:id="12833" w:author="نویسنده" w:date="2026-10-18T12:19:01Z">
              <w:r>
                <w:rPr>
                  <w:sz w:val="13"/>
                  <w:szCs w:val="13"/>
                </w:rPr>
                <w:delText>2021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29821B" w14:textId="77777777" w:rsidR="001D2698" w:rsidRDefault="00000000">
            <w:pPr>
              <w:rPr>
                <w:del w:id="12836" w:author="نویسنده" w:date="2026-10-18T12:19:01Z"/>
              </w:rPr>
            </w:pPr>
            <w:del w:id="12835" w:author="نویسنده" w:date="2026-10-18T12:19:01Z">
              <w:r>
                <w:rPr>
                  <w:sz w:val="13"/>
                  <w:szCs w:val="13"/>
                </w:rPr>
                <w:delText>A Mobile Phone-Based Intervention to Reduce Mental Health Problems in Health Care…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70EDD3" w14:textId="77777777" w:rsidR="001D2698" w:rsidRDefault="00000000">
            <w:pPr>
              <w:rPr>
                <w:del w:id="12838" w:author="نویسنده" w:date="2026-10-18T12:19:01Z"/>
              </w:rPr>
            </w:pPr>
            <w:del w:id="12837"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606AFB" w14:textId="77777777" w:rsidR="001D2698" w:rsidRDefault="00000000">
            <w:pPr>
              <w:rPr>
                <w:del w:id="12840" w:author="نویسنده" w:date="2026-10-18T12:19:01Z"/>
              </w:rPr>
            </w:pPr>
            <w:del w:id="12839"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F4E2EB" w14:textId="77777777" w:rsidR="001D2698" w:rsidRDefault="00000000">
            <w:pPr>
              <w:rPr>
                <w:del w:id="12842" w:author="نویسنده" w:date="2026-10-18T12:19:01Z"/>
              </w:rPr>
            </w:pPr>
            <w:del w:id="12841" w:author="نویسنده" w:date="2026-10-18T12:19:01Z">
              <w:r>
                <w:rPr>
                  <w:sz w:val="13"/>
                  <w:szCs w:val="13"/>
                </w:rPr>
                <w:delText>Psychoeducation/resilience</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B23300" w14:textId="77777777" w:rsidR="001D2698" w:rsidRDefault="00000000">
            <w:pPr>
              <w:rPr>
                <w:del w:id="12844" w:author="نویسنده" w:date="2026-10-18T12:19:01Z"/>
              </w:rPr>
            </w:pPr>
            <w:del w:id="12843"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5B7AEA" w14:textId="77777777" w:rsidR="001D2698" w:rsidRDefault="00000000">
            <w:pPr>
              <w:rPr>
                <w:del w:id="12846" w:author="نویسنده" w:date="2026-10-18T12:19:01Z"/>
              </w:rPr>
            </w:pPr>
            <w:del w:id="12845"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873CD9" w14:textId="77777777" w:rsidR="001D2698" w:rsidRDefault="00000000">
            <w:pPr>
              <w:rPr>
                <w:del w:id="12848" w:author="نویسنده" w:date="2026-10-18T12:19:01Z"/>
              </w:rPr>
            </w:pPr>
            <w:del w:id="12847"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362280" w14:textId="77777777" w:rsidR="001D2698" w:rsidRDefault="00000000">
            <w:pPr>
              <w:rPr>
                <w:del w:id="12850" w:author="نویسنده" w:date="2026-10-18T12:19:01Z"/>
              </w:rPr>
            </w:pPr>
            <w:del w:id="12849" w:author="نویسنده" w:date="2026-10-18T12:19:01Z">
              <w:r>
                <w:rPr>
                  <w:sz w:val="13"/>
                  <w:szCs w:val="13"/>
                </w:rPr>
                <w:delText>482</w:delText>
              </w:r>
            </w:del>
          </w:p>
        </w:tc>
      </w:tr>
      <w:tr w:rsidR="001D2698" w14:paraId="5D81EA89" w14:textId="77777777">
        <w:trPr>
          <w:del w:id="12874"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35F3D7" w14:textId="77777777" w:rsidR="001D2698" w:rsidRDefault="00000000">
            <w:pPr>
              <w:rPr>
                <w:del w:id="12853" w:author="نویسنده" w:date="2026-10-18T12:19:01Z"/>
              </w:rPr>
            </w:pPr>
            <w:del w:id="12852" w:author="نویسنده" w:date="2026-10-18T12:19:01Z">
              <w:r>
                <w:rPr>
                  <w:sz w:val="13"/>
                  <w:szCs w:val="13"/>
                </w:rPr>
                <w:delText>S017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D84ADB" w14:textId="77777777" w:rsidR="001D2698" w:rsidRDefault="00000000">
            <w:pPr>
              <w:rPr>
                <w:del w:id="12855" w:author="نویسنده" w:date="2026-10-18T12:19:01Z"/>
              </w:rPr>
            </w:pPr>
            <w:del w:id="12854" w:author="نویسنده" w:date="2026-10-18T12:19:01Z">
              <w:r>
                <w:rPr>
                  <w:sz w:val="13"/>
                  <w:szCs w:val="13"/>
                </w:rPr>
                <w:delText>R025, R091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BCA5E7" w14:textId="77777777" w:rsidR="001D2698" w:rsidRDefault="00000000">
            <w:pPr>
              <w:rPr>
                <w:del w:id="12857" w:author="نویسنده" w:date="2026-10-18T12:19:01Z"/>
              </w:rPr>
            </w:pPr>
            <w:del w:id="12856" w:author="نویسنده" w:date="2026-10-18T12:19:01Z">
              <w:r>
                <w:rPr>
                  <w:sz w:val="13"/>
                  <w:szCs w:val="13"/>
                </w:rPr>
                <w:delText>2012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354997" w14:textId="77777777" w:rsidR="001D2698" w:rsidRDefault="00000000">
            <w:pPr>
              <w:rPr>
                <w:del w:id="12859" w:author="نویسنده" w:date="2026-10-18T12:19:01Z"/>
              </w:rPr>
            </w:pPr>
            <w:del w:id="12858" w:author="نویسنده" w:date="2026-10-18T12:19:01Z">
              <w:r>
                <w:rPr>
                  <w:sz w:val="13"/>
                  <w:szCs w:val="13"/>
                </w:rPr>
                <w:delText>A Web-Based Mindfulness Stress Management Program in a Corporate Call Center: A…</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54E1F3" w14:textId="77777777" w:rsidR="001D2698" w:rsidRDefault="00000000">
            <w:pPr>
              <w:rPr>
                <w:del w:id="12861" w:author="نویسنده" w:date="2026-10-18T12:19:01Z"/>
              </w:rPr>
            </w:pPr>
            <w:del w:id="12860" w:author="نویسنده" w:date="2026-10-18T12:19:01Z">
              <w:r>
                <w:rPr>
                  <w:sz w:val="13"/>
                  <w:szCs w:val="13"/>
                </w:rPr>
                <w:delText>Named occupation/industry</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6CF4AD" w14:textId="77777777" w:rsidR="001D2698" w:rsidRDefault="00000000">
            <w:pPr>
              <w:rPr>
                <w:del w:id="12863" w:author="نویسنده" w:date="2026-10-18T12:19:01Z"/>
              </w:rPr>
            </w:pPr>
            <w:del w:id="12862"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F38309" w14:textId="77777777" w:rsidR="001D2698" w:rsidRDefault="00000000">
            <w:pPr>
              <w:rPr>
                <w:del w:id="12865" w:author="نویسنده" w:date="2026-10-18T12:19:01Z"/>
              </w:rPr>
            </w:pPr>
            <w:del w:id="12864"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F6E995" w14:textId="77777777" w:rsidR="001D2698" w:rsidRDefault="00000000">
            <w:pPr>
              <w:rPr>
                <w:del w:id="12867" w:author="نویسنده" w:date="2026-10-18T12:19:01Z"/>
              </w:rPr>
            </w:pPr>
            <w:del w:id="12866"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6BAF87" w14:textId="77777777" w:rsidR="001D2698" w:rsidRDefault="00000000">
            <w:pPr>
              <w:rPr>
                <w:del w:id="12869" w:author="نویسنده" w:date="2026-10-18T12:19:01Z"/>
              </w:rPr>
            </w:pPr>
            <w:del w:id="12868"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39A2F0" w14:textId="77777777" w:rsidR="001D2698" w:rsidRDefault="00000000">
            <w:pPr>
              <w:rPr>
                <w:del w:id="12871" w:author="نویسنده" w:date="2026-10-18T12:19:01Z"/>
              </w:rPr>
            </w:pPr>
            <w:del w:id="12870"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2CA34F" w14:textId="77777777" w:rsidR="001D2698" w:rsidRDefault="00000000">
            <w:pPr>
              <w:rPr>
                <w:del w:id="12873" w:author="نویسنده" w:date="2026-10-18T12:19:01Z"/>
              </w:rPr>
            </w:pPr>
            <w:del w:id="12872" w:author="نویسنده" w:date="2026-10-18T12:19:01Z">
              <w:r>
                <w:rPr>
                  <w:sz w:val="13"/>
                  <w:szCs w:val="13"/>
                </w:rPr>
                <w:delText>161</w:delText>
              </w:r>
            </w:del>
          </w:p>
        </w:tc>
      </w:tr>
      <w:tr w:rsidR="001D2698" w14:paraId="77DCAD69" w14:textId="77777777">
        <w:trPr>
          <w:del w:id="12897"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0F65A1" w14:textId="77777777" w:rsidR="001D2698" w:rsidRDefault="00000000">
            <w:pPr>
              <w:rPr>
                <w:del w:id="12876" w:author="نویسنده" w:date="2026-10-18T12:19:01Z"/>
              </w:rPr>
            </w:pPr>
            <w:del w:id="12875" w:author="نویسنده" w:date="2026-10-18T12:19:01Z">
              <w:r>
                <w:rPr>
                  <w:sz w:val="13"/>
                  <w:szCs w:val="13"/>
                </w:rPr>
                <w:delText>S018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BAC5DA" w14:textId="77777777" w:rsidR="001D2698" w:rsidRDefault="00000000">
            <w:pPr>
              <w:rPr>
                <w:del w:id="12878" w:author="نویسنده" w:date="2026-10-18T12:19:01Z"/>
              </w:rPr>
            </w:pPr>
            <w:del w:id="12877" w:author="نویسنده" w:date="2026-10-18T12:19:01Z">
              <w:r>
                <w:rPr>
                  <w:sz w:val="13"/>
                  <w:szCs w:val="13"/>
                </w:rPr>
                <w:delText>R032</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451967" w14:textId="77777777" w:rsidR="001D2698" w:rsidRDefault="00000000">
            <w:pPr>
              <w:rPr>
                <w:del w:id="12880" w:author="نویسنده" w:date="2026-10-18T12:19:01Z"/>
              </w:rPr>
            </w:pPr>
            <w:del w:id="12879"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EC831F" w14:textId="77777777" w:rsidR="001D2698" w:rsidRDefault="00000000">
            <w:pPr>
              <w:rPr>
                <w:del w:id="12882" w:author="نویسنده" w:date="2026-10-18T12:19:01Z"/>
              </w:rPr>
            </w:pPr>
            <w:del w:id="12881" w:author="نویسنده" w:date="2026-10-18T12:19:01Z">
              <w:r>
                <w:rPr>
                  <w:sz w:val="13"/>
                  <w:szCs w:val="13"/>
                </w:rPr>
                <w:delText xml:space="preserve">Efficacy of a Web-Based Stress Management </w:delText>
                <w:lastRenderedPageBreak/>
                <w:delText>Intervention for Beginning Teachers 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6F1C19" w14:textId="77777777" w:rsidR="001D2698" w:rsidRDefault="00000000">
            <w:pPr>
              <w:rPr>
                <w:del w:id="12884" w:author="نویسنده" w:date="2026-10-18T12:19:01Z"/>
              </w:rPr>
            </w:pPr>
            <w:del w:id="12883" w:author="نویسنده" w:date="2026-10-18T12:19:01Z">
              <w:r>
                <w:rPr>
                  <w:sz w:val="13"/>
                  <w:szCs w:val="13"/>
                </w:rPr>
                <w:lastRenderedPageBreak/>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95AAD8" w14:textId="77777777" w:rsidR="001D2698" w:rsidRDefault="00000000">
            <w:pPr>
              <w:rPr>
                <w:del w:id="12886" w:author="نویسنده" w:date="2026-10-18T12:19:01Z"/>
              </w:rPr>
            </w:pPr>
            <w:del w:id="12885"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C8106A" w14:textId="77777777" w:rsidR="001D2698" w:rsidRDefault="00000000">
            <w:pPr>
              <w:rPr>
                <w:del w:id="12888" w:author="نویسنده" w:date="2026-10-18T12:19:01Z"/>
              </w:rPr>
            </w:pPr>
            <w:del w:id="12887"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2A7438" w14:textId="77777777" w:rsidR="001D2698" w:rsidRDefault="00000000">
            <w:pPr>
              <w:rPr>
                <w:del w:id="12890" w:author="نویسنده" w:date="2026-10-18T12:19:01Z"/>
              </w:rPr>
            </w:pPr>
            <w:del w:id="12889"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B96DA5" w14:textId="77777777" w:rsidR="001D2698" w:rsidRDefault="00000000">
            <w:pPr>
              <w:rPr>
                <w:del w:id="12892" w:author="نویسنده" w:date="2026-10-18T12:19:01Z"/>
              </w:rPr>
            </w:pPr>
            <w:del w:id="12891"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B042F6" w14:textId="77777777" w:rsidR="001D2698" w:rsidRDefault="00000000">
            <w:pPr>
              <w:rPr>
                <w:del w:id="12894" w:author="نویسنده" w:date="2026-10-18T12:19:01Z"/>
              </w:rPr>
            </w:pPr>
            <w:del w:id="12893"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05A01F" w14:textId="77777777" w:rsidR="001D2698" w:rsidRDefault="00000000">
            <w:pPr>
              <w:rPr>
                <w:del w:id="12896" w:author="نویسنده" w:date="2026-10-18T12:19:01Z"/>
              </w:rPr>
            </w:pPr>
            <w:del w:id="12895" w:author="نویسنده" w:date="2026-10-18T12:19:01Z">
              <w:r>
                <w:rPr>
                  <w:sz w:val="13"/>
                  <w:szCs w:val="13"/>
                </w:rPr>
                <w:delText>200</w:delText>
              </w:r>
            </w:del>
          </w:p>
        </w:tc>
      </w:tr>
      <w:tr w:rsidR="001D2698" w14:paraId="53BF4F22" w14:textId="77777777">
        <w:trPr>
          <w:del w:id="12920"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F5816A" w14:textId="77777777" w:rsidR="001D2698" w:rsidRDefault="00000000">
            <w:pPr>
              <w:rPr>
                <w:del w:id="12899" w:author="نویسنده" w:date="2026-10-18T12:19:01Z"/>
              </w:rPr>
            </w:pPr>
            <w:del w:id="12898" w:author="نویسنده" w:date="2026-10-18T12:19:01Z">
              <w:r>
                <w:rPr>
                  <w:sz w:val="13"/>
                  <w:szCs w:val="13"/>
                </w:rPr>
                <w:delText>S019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72AB7B" w14:textId="77777777" w:rsidR="001D2698" w:rsidRDefault="00000000">
            <w:pPr>
              <w:rPr>
                <w:del w:id="12901" w:author="نویسنده" w:date="2026-10-18T12:19:01Z"/>
              </w:rPr>
            </w:pPr>
            <w:del w:id="12900" w:author="نویسنده" w:date="2026-10-18T12:19:01Z">
              <w:r>
                <w:rPr>
                  <w:sz w:val="13"/>
                  <w:szCs w:val="13"/>
                </w:rPr>
                <w:delText>R033</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295DB5" w14:textId="77777777" w:rsidR="001D2698" w:rsidRDefault="00000000">
            <w:pPr>
              <w:rPr>
                <w:del w:id="12903" w:author="نویسنده" w:date="2026-10-18T12:19:01Z"/>
              </w:rPr>
            </w:pPr>
            <w:del w:id="12902"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FCC24A" w14:textId="77777777" w:rsidR="001D2698" w:rsidRDefault="00000000">
            <w:pPr>
              <w:rPr>
                <w:del w:id="12905" w:author="نویسنده" w:date="2026-10-18T12:19:01Z"/>
              </w:rPr>
            </w:pPr>
            <w:del w:id="12904" w:author="نویسنده" w:date="2026-10-18T12:19:01Z">
              <w:r>
                <w:rPr>
                  <w:sz w:val="13"/>
                  <w:szCs w:val="13"/>
                </w:rPr>
                <w:delText>Effectiveness of a chatbot in improving the mental wellbeing of health workers in Malawi…</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B69369" w14:textId="77777777" w:rsidR="001D2698" w:rsidRDefault="00000000">
            <w:pPr>
              <w:rPr>
                <w:del w:id="12907" w:author="نویسنده" w:date="2026-10-18T12:19:01Z"/>
              </w:rPr>
            </w:pPr>
            <w:del w:id="12906"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41E6CE" w14:textId="77777777" w:rsidR="001D2698" w:rsidRDefault="00000000">
            <w:pPr>
              <w:rPr>
                <w:del w:id="12909" w:author="نویسنده" w:date="2026-10-18T12:19:01Z"/>
              </w:rPr>
            </w:pPr>
            <w:del w:id="12908" w:author="نویسنده" w:date="2026-10-18T12:19:01Z">
              <w:r>
                <w:rPr>
                  <w:sz w:val="13"/>
                  <w:szCs w:val="13"/>
                </w:rPr>
                <w:delText>Chatbot</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404780" w14:textId="77777777" w:rsidR="001D2698" w:rsidRDefault="00000000">
            <w:pPr>
              <w:rPr>
                <w:del w:id="12911" w:author="نویسنده" w:date="2026-10-18T12:19:01Z"/>
              </w:rPr>
            </w:pPr>
            <w:del w:id="12910" w:author="نویسنده" w:date="2026-10-18T12:19:01Z">
              <w:r>
                <w:rPr>
                  <w:sz w:val="13"/>
                  <w:szCs w:val="13"/>
                </w:rPr>
                <w:delText>Psychoeducation/resilience</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03CB18" w14:textId="77777777" w:rsidR="001D2698" w:rsidRDefault="00000000">
            <w:pPr>
              <w:rPr>
                <w:del w:id="12913" w:author="نویسنده" w:date="2026-10-18T12:19:01Z"/>
              </w:rPr>
            </w:pPr>
            <w:del w:id="12912"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935081" w14:textId="77777777" w:rsidR="001D2698" w:rsidRDefault="00000000">
            <w:pPr>
              <w:rPr>
                <w:del w:id="12915" w:author="نویسنده" w:date="2026-10-18T12:19:01Z"/>
              </w:rPr>
            </w:pPr>
            <w:del w:id="12914"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843735" w14:textId="77777777" w:rsidR="001D2698" w:rsidRDefault="00000000">
            <w:pPr>
              <w:rPr>
                <w:del w:id="12917" w:author="نویسنده" w:date="2026-10-18T12:19:01Z"/>
              </w:rPr>
            </w:pPr>
            <w:del w:id="12916" w:author="نویسنده" w:date="2026-10-18T12:19:01Z">
              <w:r>
                <w:rPr>
                  <w:sz w:val="13"/>
                  <w:szCs w:val="13"/>
                </w:rPr>
                <w:delText>OLBI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46DDFE" w14:textId="77777777" w:rsidR="001D2698" w:rsidRDefault="00000000">
            <w:pPr>
              <w:rPr>
                <w:del w:id="12919" w:author="نویسنده" w:date="2026-10-18T12:19:01Z"/>
              </w:rPr>
            </w:pPr>
            <w:del w:id="12918" w:author="نویسنده" w:date="2026-10-18T12:19:01Z">
              <w:r>
                <w:rPr>
                  <w:sz w:val="13"/>
                  <w:szCs w:val="13"/>
                </w:rPr>
                <w:delText>1584</w:delText>
              </w:r>
            </w:del>
          </w:p>
        </w:tc>
      </w:tr>
      <w:tr w:rsidR="001D2698" w14:paraId="0FA588FC" w14:textId="77777777">
        <w:trPr>
          <w:del w:id="12943"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4BC0D6" w14:textId="77777777" w:rsidR="001D2698" w:rsidRDefault="00000000">
            <w:pPr>
              <w:rPr>
                <w:del w:id="12922" w:author="نویسنده" w:date="2026-10-18T12:19:01Z"/>
              </w:rPr>
            </w:pPr>
            <w:del w:id="12921" w:author="نویسنده" w:date="2026-10-18T12:19:01Z">
              <w:r>
                <w:rPr>
                  <w:sz w:val="13"/>
                  <w:szCs w:val="13"/>
                </w:rPr>
                <w:delText>S020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31CAC1" w14:textId="77777777" w:rsidR="001D2698" w:rsidRDefault="00000000">
            <w:pPr>
              <w:rPr>
                <w:del w:id="12924" w:author="نویسنده" w:date="2026-10-18T12:19:01Z"/>
              </w:rPr>
            </w:pPr>
            <w:del w:id="12923" w:author="نویسنده" w:date="2026-10-18T12:19:01Z">
              <w:r>
                <w:rPr>
                  <w:sz w:val="13"/>
                  <w:szCs w:val="13"/>
                </w:rPr>
                <w:delText>R034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3C0F14" w14:textId="77777777" w:rsidR="001D2698" w:rsidRDefault="00000000">
            <w:pPr>
              <w:rPr>
                <w:del w:id="12926" w:author="نویسنده" w:date="2026-10-18T12:19:01Z"/>
              </w:rPr>
            </w:pPr>
            <w:del w:id="12925" w:author="نویسنده" w:date="2026-10-18T12:19:01Z">
              <w:r>
                <w:rPr>
                  <w:sz w:val="13"/>
                  <w:szCs w:val="13"/>
                </w:rPr>
                <w:delText>2021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1B3840" w14:textId="77777777" w:rsidR="001D2698" w:rsidRDefault="00000000">
            <w:pPr>
              <w:rPr>
                <w:del w:id="12928" w:author="نویسنده" w:date="2026-10-18T12:19:01Z"/>
              </w:rPr>
            </w:pPr>
            <w:del w:id="12927" w:author="نویسنده" w:date="2026-10-18T12:19:01Z">
              <w:r>
                <w:rPr>
                  <w:sz w:val="13"/>
                  <w:szCs w:val="13"/>
                </w:rPr>
                <w:delText>The effect of Emotional Freedom Techniques on nurses' stress, anxiety, and burnout…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49BBC1" w14:textId="77777777" w:rsidR="001D2698" w:rsidRDefault="00000000">
            <w:pPr>
              <w:rPr>
                <w:del w:id="12930" w:author="نویسنده" w:date="2026-10-18T12:19:01Z"/>
              </w:rPr>
            </w:pPr>
            <w:del w:id="12929"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B4A00C" w14:textId="77777777" w:rsidR="001D2698" w:rsidRDefault="00000000">
            <w:pPr>
              <w:rPr>
                <w:del w:id="12932" w:author="نویسنده" w:date="2026-10-18T12:19:01Z"/>
              </w:rPr>
            </w:pPr>
            <w:del w:id="12931"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6CCA66" w14:textId="77777777" w:rsidR="001D2698" w:rsidRDefault="00000000">
            <w:pPr>
              <w:rPr>
                <w:del w:id="12934" w:author="نویسنده" w:date="2026-10-18T12:19:01Z"/>
              </w:rPr>
            </w:pPr>
            <w:del w:id="12933" w:author="نویسنده" w:date="2026-10-18T12:19:01Z">
              <w:r>
                <w:rPr>
                  <w:sz w:val="13"/>
                  <w:szCs w:val="13"/>
                </w:rPr>
                <w:delText>Emotion regulation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9D5CF6" w14:textId="77777777" w:rsidR="001D2698" w:rsidRDefault="00000000">
            <w:pPr>
              <w:rPr>
                <w:del w:id="12936" w:author="نویسنده" w:date="2026-10-18T12:19:01Z"/>
              </w:rPr>
            </w:pPr>
            <w:del w:id="12935"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03FBCB" w14:textId="77777777" w:rsidR="001D2698" w:rsidRDefault="00000000">
            <w:pPr>
              <w:rPr>
                <w:del w:id="12938" w:author="نویسنده" w:date="2026-10-18T12:19:01Z"/>
              </w:rPr>
            </w:pPr>
            <w:del w:id="12937"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DF7DF3" w14:textId="77777777" w:rsidR="001D2698" w:rsidRDefault="00000000">
            <w:pPr>
              <w:rPr>
                <w:del w:id="12940" w:author="نویسنده" w:date="2026-10-18T12:19:01Z"/>
              </w:rPr>
            </w:pPr>
            <w:del w:id="12939" w:author="نویسنده" w:date="2026-10-18T12:19:01Z">
              <w:r>
                <w:rPr>
                  <w:sz w:val="13"/>
                  <w:szCs w:val="13"/>
                </w:rPr>
                <w:delText>Turkish Burnout Scale†</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EFC000" w14:textId="77777777" w:rsidR="001D2698" w:rsidRDefault="00000000">
            <w:pPr>
              <w:rPr>
                <w:del w:id="12942" w:author="نویسنده" w:date="2026-10-18T12:19:01Z"/>
              </w:rPr>
            </w:pPr>
            <w:del w:id="12941" w:author="نویسنده" w:date="2026-10-18T12:19:01Z">
              <w:r>
                <w:rPr>
                  <w:sz w:val="13"/>
                  <w:szCs w:val="13"/>
                </w:rPr>
                <w:delText>72</w:delText>
              </w:r>
            </w:del>
          </w:p>
        </w:tc>
      </w:tr>
      <w:tr w:rsidR="001D2698" w14:paraId="25991B8A" w14:textId="77777777">
        <w:trPr>
          <w:del w:id="12966"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84DBE0" w14:textId="77777777" w:rsidR="001D2698" w:rsidRDefault="00000000">
            <w:pPr>
              <w:rPr>
                <w:del w:id="12945" w:author="نویسنده" w:date="2026-10-18T12:19:01Z"/>
              </w:rPr>
            </w:pPr>
            <w:del w:id="12944" w:author="نویسنده" w:date="2026-10-18T12:19:01Z">
              <w:r>
                <w:rPr>
                  <w:sz w:val="13"/>
                  <w:szCs w:val="13"/>
                </w:rPr>
                <w:delText>S021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F40048" w14:textId="77777777" w:rsidR="001D2698" w:rsidRDefault="00000000">
            <w:pPr>
              <w:rPr>
                <w:del w:id="12947" w:author="نویسنده" w:date="2026-10-18T12:19:01Z"/>
              </w:rPr>
            </w:pPr>
            <w:del w:id="12946" w:author="نویسنده" w:date="2026-10-18T12:19:01Z">
              <w:r>
                <w:rPr>
                  <w:sz w:val="13"/>
                  <w:szCs w:val="13"/>
                </w:rPr>
                <w:delText>R036</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BBB72C" w14:textId="77777777" w:rsidR="001D2698" w:rsidRDefault="00000000">
            <w:pPr>
              <w:rPr>
                <w:del w:id="12949" w:author="نویسنده" w:date="2026-10-18T12:19:01Z"/>
              </w:rPr>
            </w:pPr>
            <w:del w:id="12948"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6F1E48" w14:textId="77777777" w:rsidR="001D2698" w:rsidRDefault="00000000">
            <w:pPr>
              <w:rPr>
                <w:del w:id="12951" w:author="نویسنده" w:date="2026-10-18T12:19:01Z"/>
              </w:rPr>
            </w:pPr>
            <w:del w:id="12950" w:author="نویسنده" w:date="2026-10-18T12:19:01Z">
              <w:r>
                <w:rPr>
                  <w:sz w:val="13"/>
                  <w:szCs w:val="13"/>
                </w:rPr>
                <w:delText>Efficacy of a brief psychological intervention to reduce distress in healthcare workers…</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E9570A" w14:textId="77777777" w:rsidR="001D2698" w:rsidRDefault="00000000">
            <w:pPr>
              <w:rPr>
                <w:del w:id="12953" w:author="نویسنده" w:date="2026-10-18T12:19:01Z"/>
              </w:rPr>
            </w:pPr>
            <w:del w:id="12952"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BD2541" w14:textId="77777777" w:rsidR="001D2698" w:rsidRDefault="00000000">
            <w:pPr>
              <w:rPr>
                <w:del w:id="12955" w:author="نویسنده" w:date="2026-10-18T12:19:01Z"/>
              </w:rPr>
            </w:pPr>
            <w:del w:id="12954"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4AFA85" w14:textId="77777777" w:rsidR="001D2698" w:rsidRDefault="00000000">
            <w:pPr>
              <w:rPr>
                <w:del w:id="12957" w:author="نویسنده" w:date="2026-10-18T12:19:01Z"/>
              </w:rPr>
            </w:pPr>
            <w:del w:id="12956"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7973DE" w14:textId="77777777" w:rsidR="001D2698" w:rsidRDefault="00000000">
            <w:pPr>
              <w:rPr>
                <w:del w:id="12959" w:author="نویسنده" w:date="2026-10-18T12:19:01Z"/>
              </w:rPr>
            </w:pPr>
            <w:del w:id="12958"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5EE449" w14:textId="77777777" w:rsidR="001D2698" w:rsidRDefault="00000000">
            <w:pPr>
              <w:rPr>
                <w:del w:id="12961" w:author="نویسنده" w:date="2026-10-18T12:19:01Z"/>
              </w:rPr>
            </w:pPr>
            <w:del w:id="12960"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68C027" w14:textId="77777777" w:rsidR="001D2698" w:rsidRDefault="00000000">
            <w:pPr>
              <w:rPr>
                <w:del w:id="12963" w:author="نویسنده" w:date="2026-10-18T12:19:01Z"/>
              </w:rPr>
            </w:pPr>
            <w:del w:id="12962"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066EA" w14:textId="77777777" w:rsidR="001D2698" w:rsidRDefault="00000000">
            <w:pPr>
              <w:rPr>
                <w:del w:id="12965" w:author="نویسنده" w:date="2026-10-18T12:19:01Z"/>
              </w:rPr>
            </w:pPr>
            <w:del w:id="12964" w:author="نویسنده" w:date="2026-10-18T12:19:01Z">
              <w:r>
                <w:rPr>
                  <w:sz w:val="13"/>
                  <w:szCs w:val="13"/>
                </w:rPr>
                <w:delText>160</w:delText>
              </w:r>
            </w:del>
          </w:p>
        </w:tc>
      </w:tr>
      <w:tr w:rsidR="001D2698" w14:paraId="19F81F87" w14:textId="77777777">
        <w:trPr>
          <w:del w:id="12989"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C252C6" w14:textId="77777777" w:rsidR="001D2698" w:rsidRDefault="00000000">
            <w:pPr>
              <w:rPr>
                <w:del w:id="12968" w:author="نویسنده" w:date="2026-10-18T12:19:01Z"/>
              </w:rPr>
            </w:pPr>
            <w:del w:id="12967" w:author="نویسنده" w:date="2026-10-18T12:19:01Z">
              <w:r>
                <w:rPr>
                  <w:sz w:val="13"/>
                  <w:szCs w:val="13"/>
                </w:rPr>
                <w:delText>S022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EE6760" w14:textId="77777777" w:rsidR="001D2698" w:rsidRDefault="00000000">
            <w:pPr>
              <w:rPr>
                <w:del w:id="12970" w:author="نویسنده" w:date="2026-10-18T12:19:01Z"/>
              </w:rPr>
            </w:pPr>
            <w:del w:id="12969" w:author="نویسنده" w:date="2026-10-18T12:19:01Z">
              <w:r>
                <w:rPr>
                  <w:sz w:val="13"/>
                  <w:szCs w:val="13"/>
                </w:rPr>
                <w:delText>R037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0081A7" w14:textId="77777777" w:rsidR="001D2698" w:rsidRDefault="00000000">
            <w:pPr>
              <w:rPr>
                <w:del w:id="12972" w:author="نویسنده" w:date="2026-10-18T12:19:01Z"/>
              </w:rPr>
            </w:pPr>
            <w:del w:id="12971"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7AAADA" w14:textId="77777777" w:rsidR="001D2698" w:rsidRDefault="00000000">
            <w:pPr>
              <w:rPr>
                <w:del w:id="12974" w:author="نویسنده" w:date="2026-10-18T12:19:01Z"/>
              </w:rPr>
            </w:pPr>
            <w:del w:id="12973" w:author="نویسنده" w:date="2026-10-18T12:19:01Z">
              <w:r>
                <w:rPr>
                  <w:sz w:val="13"/>
                  <w:szCs w:val="13"/>
                </w:rPr>
                <w:delText>Exploring the feasibility of a web-based positive psychology program among…</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F9361A" w14:textId="77777777" w:rsidR="001D2698" w:rsidRDefault="00000000">
            <w:pPr>
              <w:rPr>
                <w:del w:id="12976" w:author="نویسنده" w:date="2026-10-18T12:19:01Z"/>
              </w:rPr>
            </w:pPr>
            <w:del w:id="12975"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9D532C" w14:textId="77777777" w:rsidR="001D2698" w:rsidRDefault="00000000">
            <w:pPr>
              <w:rPr>
                <w:del w:id="12978" w:author="نویسنده" w:date="2026-10-18T12:19:01Z"/>
              </w:rPr>
            </w:pPr>
            <w:del w:id="12977" w:author="نویسنده" w:date="2026-10-18T12:19:01Z">
              <w:r>
                <w:rPr>
                  <w:sz w:val="13"/>
                  <w:szCs w:val="13"/>
                </w:rPr>
                <w:delText>Blended</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8C7CA7" w14:textId="77777777" w:rsidR="001D2698" w:rsidRDefault="00000000">
            <w:pPr>
              <w:rPr>
                <w:del w:id="12980" w:author="نویسنده" w:date="2026-10-18T12:19:01Z"/>
              </w:rPr>
            </w:pPr>
            <w:del w:id="12979" w:author="نویسنده" w:date="2026-10-18T12:19:01Z">
              <w:r>
                <w:rPr>
                  <w:sz w:val="13"/>
                  <w:szCs w:val="13"/>
                </w:rPr>
                <w:delText>Positive psychology</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96D8F4" w14:textId="77777777" w:rsidR="001D2698" w:rsidRDefault="00000000">
            <w:pPr>
              <w:rPr>
                <w:del w:id="12982" w:author="نویسنده" w:date="2026-10-18T12:19:01Z"/>
              </w:rPr>
            </w:pPr>
            <w:del w:id="12981"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0DCAA8" w14:textId="77777777" w:rsidR="001D2698" w:rsidRDefault="00000000">
            <w:pPr>
              <w:rPr>
                <w:del w:id="12984" w:author="نویسنده" w:date="2026-10-18T12:19:01Z"/>
              </w:rPr>
            </w:pPr>
            <w:del w:id="12983"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24437C" w14:textId="77777777" w:rsidR="001D2698" w:rsidRDefault="00000000">
            <w:pPr>
              <w:rPr>
                <w:del w:id="12986" w:author="نویسنده" w:date="2026-10-18T12:19:01Z"/>
              </w:rPr>
            </w:pPr>
            <w:del w:id="12985"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3DA538" w14:textId="77777777" w:rsidR="001D2698" w:rsidRDefault="00000000">
            <w:pPr>
              <w:rPr>
                <w:del w:id="12988" w:author="نویسنده" w:date="2026-10-18T12:19:01Z"/>
              </w:rPr>
            </w:pPr>
            <w:del w:id="12987" w:author="نویسنده" w:date="2026-10-18T12:19:01Z">
              <w:r>
                <w:rPr>
                  <w:sz w:val="13"/>
                  <w:szCs w:val="13"/>
                </w:rPr>
                <w:delText>102</w:delText>
              </w:r>
            </w:del>
          </w:p>
        </w:tc>
      </w:tr>
      <w:tr w:rsidR="001D2698" w14:paraId="16C17406" w14:textId="77777777">
        <w:trPr>
          <w:del w:id="13012"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DE2AC6" w14:textId="77777777" w:rsidR="001D2698" w:rsidRDefault="00000000">
            <w:pPr>
              <w:rPr>
                <w:del w:id="12991" w:author="نویسنده" w:date="2026-10-18T12:19:01Z"/>
              </w:rPr>
            </w:pPr>
            <w:del w:id="12990" w:author="نویسنده" w:date="2026-10-18T12:19:01Z">
              <w:r>
                <w:rPr>
                  <w:sz w:val="13"/>
                  <w:szCs w:val="13"/>
                </w:rPr>
                <w:delText>S023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1BD8A2" w14:textId="77777777" w:rsidR="001D2698" w:rsidRDefault="00000000">
            <w:pPr>
              <w:rPr>
                <w:del w:id="12993" w:author="نویسنده" w:date="2026-10-18T12:19:01Z"/>
              </w:rPr>
            </w:pPr>
            <w:del w:id="12992" w:author="نویسنده" w:date="2026-10-18T12:19:01Z">
              <w:r>
                <w:rPr>
                  <w:sz w:val="13"/>
                  <w:szCs w:val="13"/>
                </w:rPr>
                <w:delText>R038</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526524" w14:textId="77777777" w:rsidR="001D2698" w:rsidRDefault="00000000">
            <w:pPr>
              <w:rPr>
                <w:del w:id="12995" w:author="نویسنده" w:date="2026-10-18T12:19:01Z"/>
              </w:rPr>
            </w:pPr>
            <w:del w:id="12994" w:author="نویسنده" w:date="2026-10-18T12:19:01Z">
              <w:r>
                <w:rPr>
                  <w:sz w:val="13"/>
                  <w:szCs w:val="13"/>
                </w:rPr>
                <w:delText>2022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FEE8F3" w14:textId="77777777" w:rsidR="001D2698" w:rsidRDefault="00000000">
            <w:pPr>
              <w:rPr>
                <w:del w:id="12997" w:author="نویسنده" w:date="2026-10-18T12:19:01Z"/>
              </w:rPr>
            </w:pPr>
            <w:del w:id="12996" w:author="نویسنده" w:date="2026-10-18T12:19:01Z">
              <w:r>
                <w:rPr>
                  <w:sz w:val="13"/>
                  <w:szCs w:val="13"/>
                </w:rPr>
                <w:delText>The Effect of Inner Engineering Online (IEO) Program on Reducing Stress for Information…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3B8813" w14:textId="77777777" w:rsidR="001D2698" w:rsidRDefault="00000000">
            <w:pPr>
              <w:rPr>
                <w:del w:id="12999" w:author="نویسنده" w:date="2026-10-18T12:19:01Z"/>
              </w:rPr>
            </w:pPr>
            <w:del w:id="12998" w:author="نویسنده" w:date="2026-10-18T12:19:01Z">
              <w:r>
                <w:rPr>
                  <w:sz w:val="13"/>
                  <w:szCs w:val="13"/>
                </w:rPr>
                <w:delText>Named occupation/industry</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DFF38E" w14:textId="77777777" w:rsidR="001D2698" w:rsidRDefault="00000000">
            <w:pPr>
              <w:rPr>
                <w:del w:id="13001" w:author="نویسنده" w:date="2026-10-18T12:19:01Z"/>
              </w:rPr>
            </w:pPr>
            <w:del w:id="13000"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8F6055" w14:textId="77777777" w:rsidR="001D2698" w:rsidRDefault="00000000">
            <w:pPr>
              <w:rPr>
                <w:del w:id="13003" w:author="نویسنده" w:date="2026-10-18T12:19:01Z"/>
              </w:rPr>
            </w:pPr>
            <w:del w:id="13002"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6F7D3C" w14:textId="77777777" w:rsidR="001D2698" w:rsidRDefault="00000000">
            <w:pPr>
              <w:rPr>
                <w:del w:id="13005" w:author="نویسنده" w:date="2026-10-18T12:19:01Z"/>
              </w:rPr>
            </w:pPr>
            <w:del w:id="13004"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245743" w14:textId="77777777" w:rsidR="001D2698" w:rsidRDefault="00000000">
            <w:pPr>
              <w:rPr>
                <w:del w:id="13007" w:author="نویسنده" w:date="2026-10-18T12:19:01Z"/>
              </w:rPr>
            </w:pPr>
            <w:del w:id="13006"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3497D5" w14:textId="77777777" w:rsidR="001D2698" w:rsidRDefault="00000000">
            <w:pPr>
              <w:rPr>
                <w:del w:id="13009" w:author="نویسنده" w:date="2026-10-18T12:19:01Z"/>
              </w:rPr>
            </w:pPr>
            <w:del w:id="13008"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B18ED5" w14:textId="77777777" w:rsidR="001D2698" w:rsidRDefault="00000000">
            <w:pPr>
              <w:rPr>
                <w:del w:id="13011" w:author="نویسنده" w:date="2026-10-18T12:19:01Z"/>
              </w:rPr>
            </w:pPr>
            <w:del w:id="13010" w:author="نویسنده" w:date="2026-10-18T12:19:01Z">
              <w:r>
                <w:rPr>
                  <w:sz w:val="13"/>
                  <w:szCs w:val="13"/>
                </w:rPr>
                <w:delText>71</w:delText>
              </w:r>
            </w:del>
          </w:p>
        </w:tc>
      </w:tr>
      <w:tr w:rsidR="001D2698" w14:paraId="070B180B" w14:textId="77777777">
        <w:trPr>
          <w:del w:id="13035"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8CBA36" w14:textId="77777777" w:rsidR="001D2698" w:rsidRDefault="00000000">
            <w:pPr>
              <w:rPr>
                <w:del w:id="13014" w:author="نویسنده" w:date="2026-10-18T12:19:01Z"/>
              </w:rPr>
            </w:pPr>
            <w:del w:id="13013" w:author="نویسنده" w:date="2026-10-18T12:19:01Z">
              <w:r>
                <w:rPr>
                  <w:sz w:val="13"/>
                  <w:szCs w:val="13"/>
                </w:rPr>
                <w:delText>S024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D06DA7" w14:textId="77777777" w:rsidR="001D2698" w:rsidRDefault="00000000">
            <w:pPr>
              <w:rPr>
                <w:del w:id="13016" w:author="نویسنده" w:date="2026-10-18T12:19:01Z"/>
              </w:rPr>
            </w:pPr>
            <w:del w:id="13015" w:author="نویسنده" w:date="2026-10-18T12:19:01Z">
              <w:r>
                <w:rPr>
                  <w:sz w:val="13"/>
                  <w:szCs w:val="13"/>
                </w:rPr>
                <w:delText>R039</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0B76CF" w14:textId="77777777" w:rsidR="001D2698" w:rsidRDefault="00000000">
            <w:pPr>
              <w:rPr>
                <w:del w:id="13018" w:author="نویسنده" w:date="2026-10-18T12:19:01Z"/>
              </w:rPr>
            </w:pPr>
            <w:del w:id="13017"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D9C68E" w14:textId="77777777" w:rsidR="001D2698" w:rsidRDefault="00000000">
            <w:pPr>
              <w:rPr>
                <w:del w:id="13020" w:author="نویسنده" w:date="2026-10-18T12:19:01Z"/>
              </w:rPr>
            </w:pPr>
            <w:del w:id="13019" w:author="نویسنده" w:date="2026-10-18T12:19:01Z">
              <w:r>
                <w:rPr>
                  <w:sz w:val="13"/>
                  <w:szCs w:val="13"/>
                </w:rPr>
                <w:delText>Effectiveness of Mobile-Delivered Exercise and Yoga Programs on Depressive Symptom…</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A309E1" w14:textId="77777777" w:rsidR="001D2698" w:rsidRDefault="00000000">
            <w:pPr>
              <w:rPr>
                <w:del w:id="13022" w:author="نویسنده" w:date="2026-10-18T12:19:01Z"/>
              </w:rPr>
            </w:pPr>
            <w:del w:id="13021" w:author="نویسنده" w:date="2026-10-18T12:19:01Z">
              <w:r>
                <w:rPr>
                  <w:sz w:val="13"/>
                  <w:szCs w:val="13"/>
                </w:rPr>
                <w:delText>Mixed-occupation workers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BEE3D7" w14:textId="77777777" w:rsidR="001D2698" w:rsidRDefault="00000000">
            <w:pPr>
              <w:rPr>
                <w:del w:id="13024" w:author="نویسنده" w:date="2026-10-18T12:19:01Z"/>
              </w:rPr>
            </w:pPr>
            <w:del w:id="13023" w:author="نویسنده" w:date="2026-10-18T12:19:01Z">
              <w:r>
                <w:rPr>
                  <w:sz w:val="13"/>
                  <w:szCs w:val="13"/>
                </w:rPr>
                <w:delText>Wearable/motion</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37868D" w14:textId="77777777" w:rsidR="001D2698" w:rsidRDefault="00000000">
            <w:pPr>
              <w:rPr>
                <w:del w:id="13026" w:author="نویسنده" w:date="2026-10-18T12:19:01Z"/>
              </w:rPr>
            </w:pPr>
            <w:del w:id="13025" w:author="نویسنده" w:date="2026-10-18T12:19:01Z">
              <w:r>
                <w:rPr>
                  <w:sz w:val="13"/>
                  <w:szCs w:val="13"/>
                </w:rPr>
                <w:delText>Non-psych.: physical activity or health behaviour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3181B9" w14:textId="77777777" w:rsidR="001D2698" w:rsidRDefault="00000000">
            <w:pPr>
              <w:rPr>
                <w:del w:id="13028" w:author="نویسنده" w:date="2026-10-18T12:19:01Z"/>
              </w:rPr>
            </w:pPr>
            <w:del w:id="13027"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4A8061" w14:textId="77777777" w:rsidR="001D2698" w:rsidRDefault="00000000">
            <w:pPr>
              <w:rPr>
                <w:del w:id="13030" w:author="نویسنده" w:date="2026-10-18T12:19:01Z"/>
              </w:rPr>
            </w:pPr>
            <w:del w:id="13029"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2BF1D7" w14:textId="77777777" w:rsidR="001D2698" w:rsidRDefault="00000000">
            <w:pPr>
              <w:rPr>
                <w:del w:id="13032" w:author="نویسنده" w:date="2026-10-18T12:19:01Z"/>
              </w:rPr>
            </w:pPr>
            <w:del w:id="13031"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E98E75" w14:textId="77777777" w:rsidR="001D2698" w:rsidRDefault="00000000">
            <w:pPr>
              <w:rPr>
                <w:del w:id="13034" w:author="نویسنده" w:date="2026-10-18T12:19:01Z"/>
              </w:rPr>
            </w:pPr>
            <w:del w:id="13033" w:author="نویسنده" w:date="2026-10-18T12:19:01Z">
              <w:r>
                <w:rPr>
                  <w:sz w:val="13"/>
                  <w:szCs w:val="13"/>
                </w:rPr>
                <w:delText>75</w:delText>
              </w:r>
            </w:del>
          </w:p>
        </w:tc>
      </w:tr>
      <w:tr w:rsidR="001D2698" w14:paraId="70E9A549" w14:textId="77777777">
        <w:trPr>
          <w:del w:id="13058"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A602EF" w14:textId="77777777" w:rsidR="001D2698" w:rsidRDefault="00000000">
            <w:pPr>
              <w:rPr>
                <w:del w:id="13037" w:author="نویسنده" w:date="2026-10-18T12:19:01Z"/>
              </w:rPr>
            </w:pPr>
            <w:del w:id="13036" w:author="نویسنده" w:date="2026-10-18T12:19:01Z">
              <w:r>
                <w:rPr>
                  <w:sz w:val="13"/>
                  <w:szCs w:val="13"/>
                </w:rPr>
                <w:delText>S025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CB79B8" w14:textId="77777777" w:rsidR="001D2698" w:rsidRDefault="00000000">
            <w:pPr>
              <w:rPr>
                <w:del w:id="13039" w:author="نویسنده" w:date="2026-10-18T12:19:01Z"/>
              </w:rPr>
            </w:pPr>
            <w:del w:id="13038" w:author="نویسنده" w:date="2026-10-18T12:19:01Z">
              <w:r>
                <w:rPr>
                  <w:sz w:val="13"/>
                  <w:szCs w:val="13"/>
                </w:rPr>
                <w:delText>R041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095B17" w14:textId="77777777" w:rsidR="001D2698" w:rsidRDefault="00000000">
            <w:pPr>
              <w:rPr>
                <w:del w:id="13041" w:author="نویسنده" w:date="2026-10-18T12:19:01Z"/>
              </w:rPr>
            </w:pPr>
            <w:del w:id="13040"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F853A1" w14:textId="77777777" w:rsidR="001D2698" w:rsidRDefault="00000000">
            <w:pPr>
              <w:rPr>
                <w:del w:id="13043" w:author="نویسنده" w:date="2026-10-18T12:19:01Z"/>
              </w:rPr>
            </w:pPr>
            <w:del w:id="13042" w:author="نویسنده" w:date="2026-10-18T12:19:01Z">
              <w:r>
                <w:rPr>
                  <w:sz w:val="13"/>
                  <w:szCs w:val="13"/>
                </w:rPr>
                <w:delText>Randomized controlled trial of job crafting as a digital health intervention for…</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AD0BE6" w14:textId="77777777" w:rsidR="001D2698" w:rsidRDefault="00000000">
            <w:pPr>
              <w:rPr>
                <w:del w:id="13045" w:author="نویسنده" w:date="2026-10-18T12:19:01Z"/>
              </w:rPr>
            </w:pPr>
            <w:del w:id="13044" w:author="نویسنده" w:date="2026-10-18T12:19:01Z">
              <w:r>
                <w:rPr>
                  <w:sz w:val="13"/>
                  <w:szCs w:val="13"/>
                </w:rPr>
                <w:delText>Mental-health/social care</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AE4A2D" w14:textId="77777777" w:rsidR="001D2698" w:rsidRDefault="00000000">
            <w:pPr>
              <w:rPr>
                <w:del w:id="13047" w:author="نویسنده" w:date="2026-10-18T12:19:01Z"/>
              </w:rPr>
            </w:pPr>
            <w:del w:id="13046"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606F1A" w14:textId="77777777" w:rsidR="001D2698" w:rsidRDefault="00000000">
            <w:pPr>
              <w:rPr>
                <w:del w:id="13049" w:author="نویسنده" w:date="2026-10-18T12:19:01Z"/>
              </w:rPr>
            </w:pPr>
            <w:del w:id="13048" w:author="نویسنده" w:date="2026-10-18T12:19:01Z">
              <w:r>
                <w:rPr>
                  <w:sz w:val="13"/>
                  <w:szCs w:val="13"/>
                </w:rPr>
                <w:delText>Job crafting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92E840" w14:textId="77777777" w:rsidR="001D2698" w:rsidRDefault="00000000">
            <w:pPr>
              <w:rPr>
                <w:del w:id="13051" w:author="نویسنده" w:date="2026-10-18T12:19:01Z"/>
              </w:rPr>
            </w:pPr>
            <w:del w:id="13050"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E4B4BE" w14:textId="77777777" w:rsidR="001D2698" w:rsidRDefault="00000000">
            <w:pPr>
              <w:rPr>
                <w:del w:id="13053" w:author="نویسنده" w:date="2026-10-18T12:19:01Z"/>
              </w:rPr>
            </w:pPr>
            <w:del w:id="13052"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F6C087" w14:textId="77777777" w:rsidR="001D2698" w:rsidRDefault="00000000">
            <w:pPr>
              <w:rPr>
                <w:del w:id="13055" w:author="نویسنده" w:date="2026-10-18T12:19:01Z"/>
              </w:rPr>
            </w:pPr>
            <w:del w:id="13054" w:author="نویسنده" w:date="2026-10-18T12:19:01Z">
              <w:r>
                <w:rPr>
                  <w:sz w:val="13"/>
                  <w:szCs w:val="13"/>
                </w:rPr>
                <w:delText>OLBI†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44DD46" w14:textId="77777777" w:rsidR="001D2698" w:rsidRDefault="00000000">
            <w:pPr>
              <w:rPr>
                <w:del w:id="13057" w:author="نویسنده" w:date="2026-10-18T12:19:01Z"/>
              </w:rPr>
            </w:pPr>
            <w:del w:id="13056" w:author="نویسنده" w:date="2026-10-18T12:19:01Z">
              <w:r>
                <w:rPr>
                  <w:sz w:val="13"/>
                  <w:szCs w:val="13"/>
                </w:rPr>
                <w:delText>135</w:delText>
              </w:r>
            </w:del>
          </w:p>
        </w:tc>
      </w:tr>
      <w:tr w:rsidR="001D2698" w14:paraId="72E41241" w14:textId="77777777">
        <w:trPr>
          <w:del w:id="13081"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6E013" w14:textId="77777777" w:rsidR="001D2698" w:rsidRDefault="00000000">
            <w:pPr>
              <w:rPr>
                <w:del w:id="13060" w:author="نویسنده" w:date="2026-10-18T12:19:01Z"/>
              </w:rPr>
            </w:pPr>
            <w:del w:id="13059" w:author="نویسنده" w:date="2026-10-18T12:19:01Z">
              <w:r>
                <w:rPr>
                  <w:sz w:val="13"/>
                  <w:szCs w:val="13"/>
                </w:rPr>
                <w:delText>S026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7F0ACD" w14:textId="77777777" w:rsidR="001D2698" w:rsidRDefault="00000000">
            <w:pPr>
              <w:rPr>
                <w:del w:id="13062" w:author="نویسنده" w:date="2026-10-18T12:19:01Z"/>
              </w:rPr>
            </w:pPr>
            <w:del w:id="13061" w:author="نویسنده" w:date="2026-10-18T12:19:01Z">
              <w:r>
                <w:rPr>
                  <w:sz w:val="13"/>
                  <w:szCs w:val="13"/>
                </w:rPr>
                <w:delText>R042</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CE2267" w14:textId="77777777" w:rsidR="001D2698" w:rsidRDefault="00000000">
            <w:pPr>
              <w:rPr>
                <w:del w:id="13064" w:author="نویسنده" w:date="2026-10-18T12:19:01Z"/>
              </w:rPr>
            </w:pPr>
            <w:del w:id="13063"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0AB1A5" w14:textId="77777777" w:rsidR="001D2698" w:rsidRDefault="00000000">
            <w:pPr>
              <w:rPr>
                <w:del w:id="13066" w:author="نویسنده" w:date="2026-10-18T12:19:01Z"/>
              </w:rPr>
            </w:pPr>
            <w:del w:id="13065" w:author="نویسنده" w:date="2026-10-18T12:19:01Z">
              <w:r>
                <w:rPr>
                  <w:sz w:val="13"/>
                  <w:szCs w:val="13"/>
                </w:rPr>
                <w:delText>Work-Focused Versus Generic Internet-Based Interventions for Employees With…</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4DD3D1" w14:textId="77777777" w:rsidR="001D2698" w:rsidRDefault="00000000">
            <w:pPr>
              <w:rPr>
                <w:del w:id="13068" w:author="نویسنده" w:date="2026-10-18T12:19:01Z"/>
              </w:rPr>
            </w:pPr>
            <w:del w:id="13067" w:author="نویسنده" w:date="2026-10-18T12:19:01Z">
              <w:r>
                <w:rPr>
                  <w:sz w:val="13"/>
                  <w:szCs w:val="13"/>
                </w:rPr>
                <w:delText>Selected for condition/risk</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C3E0B5" w14:textId="77777777" w:rsidR="001D2698" w:rsidRDefault="00000000">
            <w:pPr>
              <w:rPr>
                <w:del w:id="13070" w:author="نویسنده" w:date="2026-10-18T12:19:01Z"/>
              </w:rPr>
            </w:pPr>
            <w:del w:id="13069"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9022D2" w14:textId="77777777" w:rsidR="001D2698" w:rsidRDefault="00000000">
            <w:pPr>
              <w:rPr>
                <w:del w:id="13072" w:author="نویسنده" w:date="2026-10-18T12:19:01Z"/>
              </w:rPr>
            </w:pPr>
            <w:del w:id="13071"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94AC6D" w14:textId="77777777" w:rsidR="001D2698" w:rsidRDefault="00000000">
            <w:pPr>
              <w:rPr>
                <w:del w:id="13074" w:author="نویسنده" w:date="2026-10-18T12:19:01Z"/>
              </w:rPr>
            </w:pPr>
            <w:del w:id="13073"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A7D626" w14:textId="77777777" w:rsidR="001D2698" w:rsidRDefault="00000000">
            <w:pPr>
              <w:rPr>
                <w:del w:id="13076" w:author="نویسنده" w:date="2026-10-18T12:19:01Z"/>
              </w:rPr>
            </w:pPr>
            <w:del w:id="13075"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CF2FB8" w14:textId="77777777" w:rsidR="001D2698" w:rsidRDefault="00000000">
            <w:pPr>
              <w:rPr>
                <w:del w:id="13078" w:author="نویسنده" w:date="2026-10-18T12:19:01Z"/>
              </w:rPr>
            </w:pPr>
            <w:del w:id="13077" w:author="نویسنده" w:date="2026-10-18T12:19:01Z">
              <w:r>
                <w:rPr>
                  <w:sz w:val="13"/>
                  <w:szCs w:val="13"/>
                </w:rPr>
                <w:delText>SMBQ</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667D5D" w14:textId="77777777" w:rsidR="001D2698" w:rsidRDefault="00000000">
            <w:pPr>
              <w:rPr>
                <w:del w:id="13080" w:author="نویسنده" w:date="2026-10-18T12:19:01Z"/>
              </w:rPr>
            </w:pPr>
            <w:del w:id="13079" w:author="نویسنده" w:date="2026-10-18T12:19:01Z">
              <w:r>
                <w:rPr>
                  <w:sz w:val="13"/>
                  <w:szCs w:val="13"/>
                </w:rPr>
                <w:delText>182</w:delText>
              </w:r>
            </w:del>
          </w:p>
        </w:tc>
      </w:tr>
      <w:tr w:rsidR="001D2698" w14:paraId="1EF8EC95" w14:textId="77777777">
        <w:trPr>
          <w:del w:id="13104"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9D2DAB" w14:textId="77777777" w:rsidR="001D2698" w:rsidRDefault="00000000">
            <w:pPr>
              <w:rPr>
                <w:del w:id="13083" w:author="نویسنده" w:date="2026-10-18T12:19:01Z"/>
              </w:rPr>
            </w:pPr>
            <w:del w:id="13082" w:author="نویسنده" w:date="2026-10-18T12:19:01Z">
              <w:r>
                <w:rPr>
                  <w:sz w:val="13"/>
                  <w:szCs w:val="13"/>
                </w:rPr>
                <w:delText>S027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EDBBE2" w14:textId="77777777" w:rsidR="001D2698" w:rsidRDefault="00000000">
            <w:pPr>
              <w:rPr>
                <w:del w:id="13085" w:author="نویسنده" w:date="2026-10-18T12:19:01Z"/>
              </w:rPr>
            </w:pPr>
            <w:del w:id="13084" w:author="نویسنده" w:date="2026-10-18T12:19:01Z">
              <w:r>
                <w:rPr>
                  <w:sz w:val="13"/>
                  <w:szCs w:val="13"/>
                </w:rPr>
                <w:delText>R043</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4DA0E0" w14:textId="77777777" w:rsidR="001D2698" w:rsidRDefault="00000000">
            <w:pPr>
              <w:rPr>
                <w:del w:id="13087" w:author="نویسنده" w:date="2026-10-18T12:19:01Z"/>
              </w:rPr>
            </w:pPr>
            <w:del w:id="13086"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2167B4" w14:textId="77777777" w:rsidR="001D2698" w:rsidRDefault="00000000">
            <w:pPr>
              <w:rPr>
                <w:del w:id="13089" w:author="نویسنده" w:date="2026-10-18T12:19:01Z"/>
              </w:rPr>
            </w:pPr>
            <w:del w:id="13088" w:author="نویسنده" w:date="2026-10-18T12:19:01Z">
              <w:r>
                <w:rPr>
                  <w:sz w:val="13"/>
                  <w:szCs w:val="13"/>
                </w:rPr>
                <w:delText xml:space="preserve">Developing Self-Compassion in Healthcare Professionals Utilising a Brief Online…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940BF4" w14:textId="77777777" w:rsidR="001D2698" w:rsidRDefault="00000000">
            <w:pPr>
              <w:rPr>
                <w:del w:id="13091" w:author="نویسنده" w:date="2026-10-18T12:19:01Z"/>
              </w:rPr>
            </w:pPr>
            <w:del w:id="13090"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9B65E1" w14:textId="77777777" w:rsidR="001D2698" w:rsidRDefault="00000000">
            <w:pPr>
              <w:rPr>
                <w:del w:id="13093" w:author="نویسنده" w:date="2026-10-18T12:19:01Z"/>
              </w:rPr>
            </w:pPr>
            <w:del w:id="13092"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A06B91" w14:textId="77777777" w:rsidR="001D2698" w:rsidRDefault="00000000">
            <w:pPr>
              <w:rPr>
                <w:del w:id="13095" w:author="نویسنده" w:date="2026-10-18T12:19:01Z"/>
              </w:rPr>
            </w:pPr>
            <w:del w:id="13094" w:author="نویسنده" w:date="2026-10-18T12:19:01Z">
              <w:r>
                <w:rPr>
                  <w:sz w:val="13"/>
                  <w:szCs w:val="13"/>
                </w:rPr>
                <w:delText>Compassion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4B52D9" w14:textId="77777777" w:rsidR="001D2698" w:rsidRDefault="00000000">
            <w:pPr>
              <w:rPr>
                <w:del w:id="13097" w:author="نویسنده" w:date="2026-10-18T12:19:01Z"/>
              </w:rPr>
            </w:pPr>
            <w:del w:id="13096"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B61903" w14:textId="77777777" w:rsidR="001D2698" w:rsidRDefault="00000000">
            <w:pPr>
              <w:rPr>
                <w:del w:id="13099" w:author="نویسنده" w:date="2026-10-18T12:19:01Z"/>
              </w:rPr>
            </w:pPr>
            <w:del w:id="13098"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EA5B2F" w14:textId="77777777" w:rsidR="001D2698" w:rsidRDefault="00000000">
            <w:pPr>
              <w:rPr>
                <w:del w:id="13101" w:author="نویسنده" w:date="2026-10-18T12:19:01Z"/>
              </w:rPr>
            </w:pPr>
            <w:del w:id="13100"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B904C5" w14:textId="77777777" w:rsidR="001D2698" w:rsidRDefault="00000000">
            <w:pPr>
              <w:rPr>
                <w:del w:id="13103" w:author="نویسنده" w:date="2026-10-18T12:19:01Z"/>
              </w:rPr>
            </w:pPr>
            <w:del w:id="13102" w:author="نویسنده" w:date="2026-10-18T12:19:01Z">
              <w:r>
                <w:rPr>
                  <w:sz w:val="13"/>
                  <w:szCs w:val="13"/>
                </w:rPr>
                <w:delText>190</w:delText>
              </w:r>
            </w:del>
          </w:p>
        </w:tc>
      </w:tr>
      <w:tr w:rsidR="001D2698" w14:paraId="44D19578" w14:textId="77777777">
        <w:trPr>
          <w:del w:id="13127"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98E300" w14:textId="77777777" w:rsidR="001D2698" w:rsidRDefault="00000000">
            <w:pPr>
              <w:rPr>
                <w:del w:id="13106" w:author="نویسنده" w:date="2026-10-18T12:19:01Z"/>
              </w:rPr>
            </w:pPr>
            <w:del w:id="13105" w:author="نویسنده" w:date="2026-10-18T12:19:01Z">
              <w:r>
                <w:rPr>
                  <w:sz w:val="13"/>
                  <w:szCs w:val="13"/>
                </w:rPr>
                <w:delText>S028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494CCB" w14:textId="77777777" w:rsidR="001D2698" w:rsidRDefault="00000000">
            <w:pPr>
              <w:rPr>
                <w:del w:id="13108" w:author="نویسنده" w:date="2026-10-18T12:19:01Z"/>
              </w:rPr>
            </w:pPr>
            <w:del w:id="13107" w:author="نویسنده" w:date="2026-10-18T12:19:01Z">
              <w:r>
                <w:rPr>
                  <w:sz w:val="13"/>
                  <w:szCs w:val="13"/>
                </w:rPr>
                <w:delText>R044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13E0C3" w14:textId="77777777" w:rsidR="001D2698" w:rsidRDefault="00000000">
            <w:pPr>
              <w:rPr>
                <w:del w:id="13110" w:author="نویسنده" w:date="2026-10-18T12:19:01Z"/>
              </w:rPr>
            </w:pPr>
            <w:del w:id="13109"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A26A97" w14:textId="77777777" w:rsidR="001D2698" w:rsidRDefault="00000000">
            <w:pPr>
              <w:rPr>
                <w:del w:id="13112" w:author="نویسنده" w:date="2026-10-18T12:19:01Z"/>
              </w:rPr>
            </w:pPr>
            <w:del w:id="13111" w:author="نویسنده" w:date="2026-10-18T12:19:01Z">
              <w:r>
                <w:rPr>
                  <w:sz w:val="13"/>
                  <w:szCs w:val="13"/>
                </w:rPr>
                <w:delText>Digital health interventions for occupational burnout in healthcare professionals: a…</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DFDCD9" w14:textId="77777777" w:rsidR="001D2698" w:rsidRDefault="00000000">
            <w:pPr>
              <w:rPr>
                <w:del w:id="13114" w:author="نویسنده" w:date="2026-10-18T12:19:01Z"/>
              </w:rPr>
            </w:pPr>
            <w:del w:id="13113"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28614D" w14:textId="77777777" w:rsidR="001D2698" w:rsidRDefault="00000000">
            <w:pPr>
              <w:rPr>
                <w:del w:id="13116" w:author="نویسنده" w:date="2026-10-18T12:19:01Z"/>
              </w:rPr>
            </w:pPr>
            <w:del w:id="13115"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29931A" w14:textId="77777777" w:rsidR="001D2698" w:rsidRDefault="00000000">
            <w:pPr>
              <w:rPr>
                <w:del w:id="13118" w:author="نویسنده" w:date="2026-10-18T12:19:01Z"/>
              </w:rPr>
            </w:pPr>
            <w:del w:id="13117"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FD14E6" w14:textId="77777777" w:rsidR="001D2698" w:rsidRDefault="00000000">
            <w:pPr>
              <w:rPr>
                <w:del w:id="13120" w:author="نویسنده" w:date="2026-10-18T12:19:01Z"/>
              </w:rPr>
            </w:pPr>
            <w:del w:id="13119" w:author="نویسنده" w:date="2026-10-18T12:19:01Z">
              <w:r>
                <w:rPr>
                  <w:sz w:val="13"/>
                  <w:szCs w:val="13"/>
                </w:rPr>
                <w:delText>Head-to-head</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17AE31" w14:textId="77777777" w:rsidR="001D2698" w:rsidRDefault="00000000">
            <w:pPr>
              <w:rPr>
                <w:del w:id="13122" w:author="نویسنده" w:date="2026-10-18T12:19:01Z"/>
              </w:rPr>
            </w:pPr>
            <w:del w:id="13121"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828AB6" w14:textId="77777777" w:rsidR="001D2698" w:rsidRDefault="00000000">
            <w:pPr>
              <w:rPr>
                <w:del w:id="13124" w:author="نویسنده" w:date="2026-10-18T12:19:01Z"/>
              </w:rPr>
            </w:pPr>
            <w:del w:id="13123" w:author="نویسنده" w:date="2026-10-18T12:19:01Z">
              <w:r>
                <w:rPr>
                  <w:sz w:val="13"/>
                  <w:szCs w:val="13"/>
                </w:rPr>
                <w:delText>OLBI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1013BA" w14:textId="77777777" w:rsidR="001D2698" w:rsidRDefault="00000000">
            <w:pPr>
              <w:rPr>
                <w:del w:id="13126" w:author="نویسنده" w:date="2026-10-18T12:19:01Z"/>
              </w:rPr>
            </w:pPr>
            <w:del w:id="13125" w:author="نویسنده" w:date="2026-10-18T12:19:01Z">
              <w:r>
                <w:rPr>
                  <w:sz w:val="13"/>
                  <w:szCs w:val="13"/>
                </w:rPr>
                <w:delText>465</w:delText>
              </w:r>
            </w:del>
          </w:p>
        </w:tc>
      </w:tr>
      <w:tr w:rsidR="001D2698" w14:paraId="5BDFB213" w14:textId="77777777">
        <w:trPr>
          <w:del w:id="13150"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6000B3" w14:textId="77777777" w:rsidR="001D2698" w:rsidRDefault="00000000">
            <w:pPr>
              <w:rPr>
                <w:del w:id="13129" w:author="نویسنده" w:date="2026-10-18T12:19:01Z"/>
              </w:rPr>
            </w:pPr>
            <w:del w:id="13128" w:author="نویسنده" w:date="2026-10-18T12:19:01Z">
              <w:r>
                <w:rPr>
                  <w:sz w:val="13"/>
                  <w:szCs w:val="13"/>
                </w:rPr>
                <w:delText>S029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07A046" w14:textId="77777777" w:rsidR="001D2698" w:rsidRDefault="00000000">
            <w:pPr>
              <w:rPr>
                <w:del w:id="13131" w:author="نویسنده" w:date="2026-10-18T12:19:01Z"/>
              </w:rPr>
            </w:pPr>
            <w:del w:id="13130" w:author="نویسنده" w:date="2026-10-18T12:19:01Z">
              <w:r>
                <w:rPr>
                  <w:sz w:val="13"/>
                  <w:szCs w:val="13"/>
                </w:rPr>
                <w:delText>R045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9CA80C" w14:textId="77777777" w:rsidR="001D2698" w:rsidRDefault="00000000">
            <w:pPr>
              <w:rPr>
                <w:del w:id="13133" w:author="نویسنده" w:date="2026-10-18T12:19:01Z"/>
              </w:rPr>
            </w:pPr>
            <w:del w:id="13132" w:author="نویسنده" w:date="2026-10-18T12:19:01Z">
              <w:r>
                <w:rPr>
                  <w:sz w:val="13"/>
                  <w:szCs w:val="13"/>
                </w:rPr>
                <w:delText>2021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E7AFB2" w14:textId="77777777" w:rsidR="001D2698" w:rsidRDefault="00000000">
            <w:pPr>
              <w:rPr>
                <w:del w:id="13135" w:author="نویسنده" w:date="2026-10-18T12:19:01Z"/>
              </w:rPr>
            </w:pPr>
            <w:del w:id="13134" w:author="نویسنده" w:date="2026-10-18T12:19:01Z">
              <w:r>
                <w:rPr>
                  <w:sz w:val="13"/>
                  <w:szCs w:val="13"/>
                </w:rPr>
                <w:delText>Resource-Based Internet Intervention (Med-Stress) to Improve Well-Being Among Medical…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4C299C" w14:textId="77777777" w:rsidR="001D2698" w:rsidRDefault="00000000">
            <w:pPr>
              <w:rPr>
                <w:del w:id="13137" w:author="نویسنده" w:date="2026-10-18T12:19:01Z"/>
              </w:rPr>
            </w:pPr>
            <w:del w:id="13136"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E53FE1" w14:textId="77777777" w:rsidR="001D2698" w:rsidRDefault="00000000">
            <w:pPr>
              <w:rPr>
                <w:del w:id="13139" w:author="نویسنده" w:date="2026-10-18T12:19:01Z"/>
              </w:rPr>
            </w:pPr>
            <w:del w:id="13138"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D07E77" w14:textId="77777777" w:rsidR="001D2698" w:rsidRDefault="00000000">
            <w:pPr>
              <w:rPr>
                <w:del w:id="13141" w:author="نویسنده" w:date="2026-10-18T12:19:01Z"/>
              </w:rPr>
            </w:pPr>
            <w:del w:id="13140" w:author="نویسنده" w:date="2026-10-18T12:19:01Z">
              <w:r>
                <w:rPr>
                  <w:sz w:val="13"/>
                  <w:szCs w:val="13"/>
                </w:rPr>
                <w:delText>Stress recovery/coping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90925F" w14:textId="77777777" w:rsidR="001D2698" w:rsidRDefault="00000000">
            <w:pPr>
              <w:rPr>
                <w:del w:id="13143" w:author="نویسنده" w:date="2026-10-18T12:19:01Z"/>
              </w:rPr>
            </w:pPr>
            <w:del w:id="13142"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4BF2CB" w14:textId="77777777" w:rsidR="001D2698" w:rsidRDefault="00000000">
            <w:pPr>
              <w:rPr>
                <w:del w:id="13145" w:author="نویسنده" w:date="2026-10-18T12:19:01Z"/>
              </w:rPr>
            </w:pPr>
            <w:del w:id="13144"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AE3D00" w14:textId="77777777" w:rsidR="001D2698" w:rsidRDefault="00000000">
            <w:pPr>
              <w:rPr>
                <w:del w:id="13147" w:author="نویسنده" w:date="2026-10-18T12:19:01Z"/>
              </w:rPr>
            </w:pPr>
            <w:del w:id="13146" w:author="نویسنده" w:date="2026-10-18T12:19:01Z">
              <w:r>
                <w:rPr>
                  <w:sz w:val="13"/>
                  <w:szCs w:val="13"/>
                </w:rPr>
                <w:delText>OLBI†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66E803" w14:textId="77777777" w:rsidR="001D2698" w:rsidRDefault="00000000">
            <w:pPr>
              <w:rPr>
                <w:del w:id="13149" w:author="نویسنده" w:date="2026-10-18T12:19:01Z"/>
              </w:rPr>
            </w:pPr>
            <w:del w:id="13148" w:author="نویسنده" w:date="2026-10-18T12:19:01Z">
              <w:r>
                <w:rPr>
                  <w:sz w:val="13"/>
                  <w:szCs w:val="13"/>
                </w:rPr>
                <w:delText>1240</w:delText>
              </w:r>
            </w:del>
          </w:p>
        </w:tc>
      </w:tr>
      <w:tr w:rsidR="001D2698" w14:paraId="77F14B09" w14:textId="77777777">
        <w:trPr>
          <w:del w:id="13173"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BF6DD4" w14:textId="77777777" w:rsidR="001D2698" w:rsidRDefault="00000000">
            <w:pPr>
              <w:rPr>
                <w:del w:id="13152" w:author="نویسنده" w:date="2026-10-18T12:19:01Z"/>
              </w:rPr>
            </w:pPr>
            <w:del w:id="13151" w:author="نویسنده" w:date="2026-10-18T12:19:01Z">
              <w:r>
                <w:rPr>
                  <w:sz w:val="13"/>
                  <w:szCs w:val="13"/>
                </w:rPr>
                <w:delText>S030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E51935" w14:textId="77777777" w:rsidR="001D2698" w:rsidRDefault="00000000">
            <w:pPr>
              <w:rPr>
                <w:del w:id="13154" w:author="نویسنده" w:date="2026-10-18T12:19:01Z"/>
              </w:rPr>
            </w:pPr>
            <w:del w:id="13153" w:author="نویسنده" w:date="2026-10-18T12:19:01Z">
              <w:r>
                <w:rPr>
                  <w:sz w:val="13"/>
                  <w:szCs w:val="13"/>
                </w:rPr>
                <w:delText>R046</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04F320" w14:textId="77777777" w:rsidR="001D2698" w:rsidRDefault="00000000">
            <w:pPr>
              <w:rPr>
                <w:del w:id="13156" w:author="نویسنده" w:date="2026-10-18T12:19:01Z"/>
              </w:rPr>
            </w:pPr>
            <w:del w:id="13155" w:author="نویسنده" w:date="2026-10-18T12:19:01Z">
              <w:r>
                <w:rPr>
                  <w:sz w:val="13"/>
                  <w:szCs w:val="13"/>
                </w:rPr>
                <w:delText>2022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EFE98C" w14:textId="77777777" w:rsidR="001D2698" w:rsidRDefault="00000000">
            <w:pPr>
              <w:rPr>
                <w:del w:id="13158" w:author="نویسنده" w:date="2026-10-18T12:19:01Z"/>
              </w:rPr>
            </w:pPr>
            <w:del w:id="13157" w:author="نویسنده" w:date="2026-10-18T12:19:01Z">
              <w:r>
                <w:rPr>
                  <w:sz w:val="13"/>
                  <w:szCs w:val="13"/>
                </w:rPr>
                <w:delText>Efficacy of a Workplace Intervention Program With Web-Based Online and Offline…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DF47F2" w14:textId="77777777" w:rsidR="001D2698" w:rsidRDefault="00000000">
            <w:pPr>
              <w:rPr>
                <w:del w:id="13160" w:author="نویسنده" w:date="2026-10-18T12:19:01Z"/>
              </w:rPr>
            </w:pPr>
            <w:del w:id="13159" w:author="نویسنده" w:date="2026-10-18T12:19:01Z">
              <w:r>
                <w:rPr>
                  <w:sz w:val="13"/>
                  <w:szCs w:val="13"/>
                </w:rPr>
                <w:delText>Mixed-occupation workers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D7EF92" w14:textId="77777777" w:rsidR="001D2698" w:rsidRDefault="00000000">
            <w:pPr>
              <w:rPr>
                <w:del w:id="13162" w:author="نویسنده" w:date="2026-10-18T12:19:01Z"/>
              </w:rPr>
            </w:pPr>
            <w:del w:id="13161" w:author="نویسنده" w:date="2026-10-18T12:19:01Z">
              <w:r>
                <w:rPr>
                  <w:sz w:val="13"/>
                  <w:szCs w:val="13"/>
                </w:rPr>
                <w:delText>Blended</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0E9A05" w14:textId="77777777" w:rsidR="001D2698" w:rsidRDefault="00000000">
            <w:pPr>
              <w:rPr>
                <w:del w:id="13164" w:author="نویسنده" w:date="2026-10-18T12:19:01Z"/>
              </w:rPr>
            </w:pPr>
            <w:del w:id="13163" w:author="نویسنده" w:date="2026-10-18T12:19:01Z">
              <w:r>
                <w:rPr>
                  <w:sz w:val="13"/>
                  <w:szCs w:val="13"/>
                </w:rPr>
                <w:delText>Psychoeducation/resilience</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376D75" w14:textId="77777777" w:rsidR="001D2698" w:rsidRDefault="00000000">
            <w:pPr>
              <w:rPr>
                <w:del w:id="13166" w:author="نویسنده" w:date="2026-10-18T12:19:01Z"/>
              </w:rPr>
            </w:pPr>
            <w:del w:id="13165"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6F11D2" w14:textId="77777777" w:rsidR="001D2698" w:rsidRDefault="00000000">
            <w:pPr>
              <w:rPr>
                <w:del w:id="13168" w:author="نویسنده" w:date="2026-10-18T12:19:01Z"/>
              </w:rPr>
            </w:pPr>
            <w:del w:id="13167"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0B89EA" w14:textId="77777777" w:rsidR="001D2698" w:rsidRDefault="00000000">
            <w:pPr>
              <w:rPr>
                <w:del w:id="13170" w:author="نویسنده" w:date="2026-10-18T12:19:01Z"/>
              </w:rPr>
            </w:pPr>
            <w:del w:id="13169"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B6D409" w14:textId="77777777" w:rsidR="001D2698" w:rsidRDefault="00000000">
            <w:pPr>
              <w:rPr>
                <w:del w:id="13172" w:author="نویسنده" w:date="2026-10-18T12:19:01Z"/>
              </w:rPr>
            </w:pPr>
            <w:del w:id="13171" w:author="نویسنده" w:date="2026-10-18T12:19:01Z">
              <w:r>
                <w:rPr>
                  <w:sz w:val="13"/>
                  <w:szCs w:val="13"/>
                </w:rPr>
                <w:delText>456</w:delText>
              </w:r>
            </w:del>
          </w:p>
        </w:tc>
      </w:tr>
      <w:tr w:rsidR="001D2698" w14:paraId="766F2A20" w14:textId="77777777">
        <w:trPr>
          <w:del w:id="13196"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D89C71" w14:textId="77777777" w:rsidR="001D2698" w:rsidRDefault="00000000">
            <w:pPr>
              <w:rPr>
                <w:del w:id="13175" w:author="نویسنده" w:date="2026-10-18T12:19:01Z"/>
              </w:rPr>
            </w:pPr>
            <w:del w:id="13174" w:author="نویسنده" w:date="2026-10-18T12:19:01Z">
              <w:r>
                <w:rPr>
                  <w:sz w:val="13"/>
                  <w:szCs w:val="13"/>
                </w:rPr>
                <w:delText>S031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F684C6" w14:textId="77777777" w:rsidR="001D2698" w:rsidRDefault="00000000">
            <w:pPr>
              <w:rPr>
                <w:del w:id="13177" w:author="نویسنده" w:date="2026-10-18T12:19:01Z"/>
              </w:rPr>
            </w:pPr>
            <w:del w:id="13176" w:author="نویسنده" w:date="2026-10-18T12:19:01Z">
              <w:r>
                <w:rPr>
                  <w:sz w:val="13"/>
                  <w:szCs w:val="13"/>
                </w:rPr>
                <w:delText>R047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508528" w14:textId="77777777" w:rsidR="001D2698" w:rsidRDefault="00000000">
            <w:pPr>
              <w:rPr>
                <w:del w:id="13179" w:author="نویسنده" w:date="2026-10-18T12:19:01Z"/>
              </w:rPr>
            </w:pPr>
            <w:del w:id="13178" w:author="نویسنده" w:date="2026-10-18T12:19:01Z">
              <w:r>
                <w:rPr>
                  <w:sz w:val="13"/>
                  <w:szCs w:val="13"/>
                </w:rPr>
                <w:delText>2022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13896" w14:textId="77777777" w:rsidR="001D2698" w:rsidRDefault="00000000">
            <w:pPr>
              <w:rPr>
                <w:del w:id="13181" w:author="نویسنده" w:date="2026-10-18T12:19:01Z"/>
              </w:rPr>
            </w:pPr>
            <w:del w:id="13180" w:author="نویسنده" w:date="2026-10-18T12:19:01Z">
              <w:r>
                <w:rPr>
                  <w:sz w:val="13"/>
                  <w:szCs w:val="13"/>
                </w:rPr>
                <w:delText>Effect of a Novel Online Group-Coaching Program to Reduce Burnout in Female Resident…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B478EE" w14:textId="77777777" w:rsidR="001D2698" w:rsidRDefault="00000000">
            <w:pPr>
              <w:rPr>
                <w:del w:id="13183" w:author="نویسنده" w:date="2026-10-18T12:19:01Z"/>
              </w:rPr>
            </w:pPr>
            <w:del w:id="13182"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902345" w14:textId="77777777" w:rsidR="001D2698" w:rsidRDefault="00000000">
            <w:pPr>
              <w:rPr>
                <w:del w:id="13185" w:author="نویسنده" w:date="2026-10-18T12:19:01Z"/>
              </w:rPr>
            </w:pPr>
            <w:del w:id="13184"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A5DB9E" w14:textId="77777777" w:rsidR="001D2698" w:rsidRDefault="00000000">
            <w:pPr>
              <w:rPr>
                <w:del w:id="13187" w:author="نویسنده" w:date="2026-10-18T12:19:01Z"/>
              </w:rPr>
            </w:pPr>
            <w:del w:id="13186" w:author="نویسنده" w:date="2026-10-18T12:19:01Z">
              <w:r>
                <w:rPr>
                  <w:sz w:val="13"/>
                  <w:szCs w:val="13"/>
                </w:rPr>
                <w:delText>Coaching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E7162B" w14:textId="77777777" w:rsidR="001D2698" w:rsidRDefault="00000000">
            <w:pPr>
              <w:rPr>
                <w:del w:id="13189" w:author="نویسنده" w:date="2026-10-18T12:19:01Z"/>
              </w:rPr>
            </w:pPr>
            <w:del w:id="13188"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4A13F7" w14:textId="77777777" w:rsidR="001D2698" w:rsidRDefault="00000000">
            <w:pPr>
              <w:rPr>
                <w:del w:id="13191" w:author="نویسنده" w:date="2026-10-18T12:19:01Z"/>
              </w:rPr>
            </w:pPr>
            <w:del w:id="13190"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ECA1E1" w14:textId="77777777" w:rsidR="001D2698" w:rsidRDefault="00000000">
            <w:pPr>
              <w:rPr>
                <w:del w:id="13193" w:author="نویسنده" w:date="2026-10-18T12:19:01Z"/>
              </w:rPr>
            </w:pPr>
            <w:del w:id="13192"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0B0297" w14:textId="77777777" w:rsidR="001D2698" w:rsidRDefault="00000000">
            <w:pPr>
              <w:rPr>
                <w:del w:id="13195" w:author="نویسنده" w:date="2026-10-18T12:19:01Z"/>
              </w:rPr>
            </w:pPr>
            <w:del w:id="13194" w:author="نویسنده" w:date="2026-10-18T12:19:01Z">
              <w:r>
                <w:rPr>
                  <w:sz w:val="13"/>
                  <w:szCs w:val="13"/>
                </w:rPr>
                <w:delText>101</w:delText>
              </w:r>
            </w:del>
          </w:p>
        </w:tc>
      </w:tr>
      <w:tr w:rsidR="001D2698" w14:paraId="16BB2BA2" w14:textId="77777777">
        <w:trPr>
          <w:del w:id="13219"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B01493" w14:textId="77777777" w:rsidR="001D2698" w:rsidRDefault="00000000">
            <w:pPr>
              <w:rPr>
                <w:del w:id="13198" w:author="نویسنده" w:date="2026-10-18T12:19:01Z"/>
              </w:rPr>
            </w:pPr>
            <w:del w:id="13197" w:author="نویسنده" w:date="2026-10-18T12:19:01Z">
              <w:r>
                <w:rPr>
                  <w:sz w:val="13"/>
                  <w:szCs w:val="13"/>
                </w:rPr>
                <w:delText>S032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12041F" w14:textId="77777777" w:rsidR="001D2698" w:rsidRDefault="00000000">
            <w:pPr>
              <w:rPr>
                <w:del w:id="13200" w:author="نویسنده" w:date="2026-10-18T12:19:01Z"/>
              </w:rPr>
            </w:pPr>
            <w:del w:id="13199" w:author="نویسنده" w:date="2026-10-18T12:19:01Z">
              <w:r>
                <w:rPr>
                  <w:sz w:val="13"/>
                  <w:szCs w:val="13"/>
                </w:rPr>
                <w:delText>R048</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35065B" w14:textId="77777777" w:rsidR="001D2698" w:rsidRDefault="00000000">
            <w:pPr>
              <w:rPr>
                <w:del w:id="13202" w:author="نویسنده" w:date="2026-10-18T12:19:01Z"/>
              </w:rPr>
            </w:pPr>
            <w:del w:id="13201"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41BCE1" w14:textId="77777777" w:rsidR="001D2698" w:rsidRDefault="00000000">
            <w:pPr>
              <w:rPr>
                <w:del w:id="13204" w:author="نویسنده" w:date="2026-10-18T12:19:01Z"/>
              </w:rPr>
            </w:pPr>
            <w:del w:id="13203" w:author="نویسنده" w:date="2026-10-18T12:19:01Z">
              <w:r>
                <w:rPr>
                  <w:sz w:val="13"/>
                  <w:szCs w:val="13"/>
                </w:rPr>
                <w:delText>A Randomized Controlled Feasibility Study to Evaluate the Online Delivery of…</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F7EC43" w14:textId="77777777" w:rsidR="001D2698" w:rsidRDefault="00000000">
            <w:pPr>
              <w:rPr>
                <w:del w:id="13206" w:author="نویسنده" w:date="2026-10-18T12:19:01Z"/>
              </w:rPr>
            </w:pPr>
            <w:del w:id="13205"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2FAF2B" w14:textId="77777777" w:rsidR="001D2698" w:rsidRDefault="00000000">
            <w:pPr>
              <w:rPr>
                <w:del w:id="13208" w:author="نویسنده" w:date="2026-10-18T12:19:01Z"/>
              </w:rPr>
            </w:pPr>
            <w:del w:id="13207"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5FBC85" w14:textId="77777777" w:rsidR="001D2698" w:rsidRDefault="00000000">
            <w:pPr>
              <w:rPr>
                <w:del w:id="13210" w:author="نویسنده" w:date="2026-10-18T12:19:01Z"/>
              </w:rPr>
            </w:pPr>
            <w:del w:id="13209" w:author="نویسنده" w:date="2026-10-18T12:19:01Z">
              <w:r>
                <w:rPr>
                  <w:sz w:val="13"/>
                  <w:szCs w:val="13"/>
                </w:rPr>
                <w:delText>Creative/experiential</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D00120" w14:textId="77777777" w:rsidR="001D2698" w:rsidRDefault="00000000">
            <w:pPr>
              <w:rPr>
                <w:del w:id="13212" w:author="نویسنده" w:date="2026-10-18T12:19:01Z"/>
              </w:rPr>
            </w:pPr>
            <w:del w:id="13211"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C7F50E" w14:textId="77777777" w:rsidR="001D2698" w:rsidRDefault="00000000">
            <w:pPr>
              <w:rPr>
                <w:del w:id="13214" w:author="نویسنده" w:date="2026-10-18T12:19:01Z"/>
              </w:rPr>
            </w:pPr>
            <w:del w:id="13213"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10D80D" w14:textId="77777777" w:rsidR="001D2698" w:rsidRDefault="00000000">
            <w:pPr>
              <w:rPr>
                <w:del w:id="13216" w:author="نویسنده" w:date="2026-10-18T12:19:01Z"/>
              </w:rPr>
            </w:pPr>
            <w:del w:id="13215" w:author="نویسنده" w:date="2026-10-18T12:19:01Z">
              <w:r>
                <w:rPr>
                  <w:sz w:val="13"/>
                  <w:szCs w:val="13"/>
                </w:rPr>
                <w:delText>ProQOL†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3D4CE1" w14:textId="77777777" w:rsidR="001D2698" w:rsidRDefault="00000000">
            <w:pPr>
              <w:rPr>
                <w:del w:id="13218" w:author="نویسنده" w:date="2026-10-18T12:19:01Z"/>
              </w:rPr>
            </w:pPr>
            <w:del w:id="13217" w:author="نویسنده" w:date="2026-10-18T12:19:01Z">
              <w:r>
                <w:rPr>
                  <w:sz w:val="13"/>
                  <w:szCs w:val="13"/>
                </w:rPr>
                <w:delText>24</w:delText>
              </w:r>
            </w:del>
          </w:p>
        </w:tc>
      </w:tr>
      <w:tr w:rsidR="001D2698" w14:paraId="098DB3F7" w14:textId="77777777">
        <w:trPr>
          <w:del w:id="13242"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859BCD" w14:textId="77777777" w:rsidR="001D2698" w:rsidRDefault="00000000">
            <w:pPr>
              <w:rPr>
                <w:del w:id="13221" w:author="نویسنده" w:date="2026-10-18T12:19:01Z"/>
              </w:rPr>
            </w:pPr>
            <w:del w:id="13220" w:author="نویسنده" w:date="2026-10-18T12:19:01Z">
              <w:r>
                <w:rPr>
                  <w:sz w:val="13"/>
                  <w:szCs w:val="13"/>
                </w:rPr>
                <w:delText>S033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B6D8EC" w14:textId="77777777" w:rsidR="001D2698" w:rsidRDefault="00000000">
            <w:pPr>
              <w:rPr>
                <w:del w:id="13223" w:author="نویسنده" w:date="2026-10-18T12:19:01Z"/>
              </w:rPr>
            </w:pPr>
            <w:del w:id="13222" w:author="نویسنده" w:date="2026-10-18T12:19:01Z">
              <w:r>
                <w:rPr>
                  <w:sz w:val="13"/>
                  <w:szCs w:val="13"/>
                </w:rPr>
                <w:delText>R049</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AC9A38" w14:textId="77777777" w:rsidR="001D2698" w:rsidRDefault="00000000">
            <w:pPr>
              <w:rPr>
                <w:del w:id="13225" w:author="نویسنده" w:date="2026-10-18T12:19:01Z"/>
              </w:rPr>
            </w:pPr>
            <w:del w:id="13224" w:author="نویسنده" w:date="2026-10-18T12:19:01Z">
              <w:r>
                <w:rPr>
                  <w:sz w:val="13"/>
                  <w:szCs w:val="13"/>
                </w:rPr>
                <w:delText>2009</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A530EF" w14:textId="77777777" w:rsidR="001D2698" w:rsidRDefault="00000000">
            <w:pPr>
              <w:rPr>
                <w:del w:id="13227" w:author="نویسنده" w:date="2026-10-18T12:19:01Z"/>
              </w:rPr>
            </w:pPr>
            <w:del w:id="13226" w:author="نویسنده" w:date="2026-10-18T12:19:01Z">
              <w:r>
                <w:rPr>
                  <w:sz w:val="13"/>
                  <w:szCs w:val="13"/>
                </w:rPr>
                <w:delText>A randomized trial comparing two models of web-based training in cognitive-behavioral…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530B75" w14:textId="77777777" w:rsidR="001D2698" w:rsidRDefault="00000000">
            <w:pPr>
              <w:rPr>
                <w:del w:id="13229" w:author="نویسنده" w:date="2026-10-18T12:19:01Z"/>
              </w:rPr>
            </w:pPr>
            <w:del w:id="13228" w:author="نویسنده" w:date="2026-10-18T12:19:01Z">
              <w:r>
                <w:rPr>
                  <w:sz w:val="13"/>
                  <w:szCs w:val="13"/>
                </w:rPr>
                <w:delText>Mental-health/social care</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EB37B0" w14:textId="77777777" w:rsidR="001D2698" w:rsidRDefault="00000000">
            <w:pPr>
              <w:rPr>
                <w:del w:id="13231" w:author="نویسنده" w:date="2026-10-18T12:19:01Z"/>
              </w:rPr>
            </w:pPr>
            <w:del w:id="13230"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C4068B" w14:textId="77777777" w:rsidR="001D2698" w:rsidRDefault="00000000">
            <w:pPr>
              <w:rPr>
                <w:del w:id="13233" w:author="نویسنده" w:date="2026-10-18T12:19:01Z"/>
              </w:rPr>
            </w:pPr>
            <w:del w:id="13232" w:author="نویسنده" w:date="2026-10-18T12:19:01Z">
              <w:r>
                <w:rPr>
                  <w:sz w:val="13"/>
                  <w:szCs w:val="13"/>
                </w:rPr>
                <w:delText>Non-psych.: professional training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3BF7C2" w14:textId="77777777" w:rsidR="001D2698" w:rsidRDefault="00000000">
            <w:pPr>
              <w:rPr>
                <w:del w:id="13235" w:author="نویسنده" w:date="2026-10-18T12:19:01Z"/>
              </w:rPr>
            </w:pPr>
            <w:del w:id="13234" w:author="نویسنده" w:date="2026-10-18T12:19:01Z">
              <w:r>
                <w:rPr>
                  <w:sz w:val="13"/>
                  <w:szCs w:val="13"/>
                </w:rPr>
                <w:delText>Head-to-head</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9CB194" w14:textId="77777777" w:rsidR="001D2698" w:rsidRDefault="00000000">
            <w:pPr>
              <w:rPr>
                <w:del w:id="13237" w:author="نویسنده" w:date="2026-10-18T12:19:01Z"/>
              </w:rPr>
            </w:pPr>
            <w:del w:id="13236"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556E61" w14:textId="77777777" w:rsidR="001D2698" w:rsidRDefault="00000000">
            <w:pPr>
              <w:rPr>
                <w:del w:id="13239" w:author="نویسنده" w:date="2026-10-18T12:19:01Z"/>
              </w:rPr>
            </w:pPr>
            <w:del w:id="13238"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78637E" w14:textId="77777777" w:rsidR="001D2698" w:rsidRDefault="00000000">
            <w:pPr>
              <w:rPr>
                <w:del w:id="13241" w:author="نویسنده" w:date="2026-10-18T12:19:01Z"/>
              </w:rPr>
            </w:pPr>
            <w:del w:id="13240" w:author="نویسنده" w:date="2026-10-18T12:19:01Z">
              <w:r>
                <w:rPr>
                  <w:sz w:val="13"/>
                  <w:szCs w:val="13"/>
                </w:rPr>
                <w:delText>147</w:delText>
              </w:r>
            </w:del>
          </w:p>
        </w:tc>
      </w:tr>
      <w:tr w:rsidR="001D2698" w14:paraId="31956636" w14:textId="77777777">
        <w:trPr>
          <w:del w:id="13265"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3DC062" w14:textId="77777777" w:rsidR="001D2698" w:rsidRDefault="00000000">
            <w:pPr>
              <w:rPr>
                <w:del w:id="13244" w:author="نویسنده" w:date="2026-10-18T12:19:01Z"/>
              </w:rPr>
            </w:pPr>
            <w:del w:id="13243" w:author="نویسنده" w:date="2026-10-18T12:19:01Z">
              <w:r>
                <w:rPr>
                  <w:sz w:val="13"/>
                  <w:szCs w:val="13"/>
                </w:rPr>
                <w:delText>S034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0A252E" w14:textId="77777777" w:rsidR="001D2698" w:rsidRDefault="00000000">
            <w:pPr>
              <w:rPr>
                <w:del w:id="13246" w:author="نویسنده" w:date="2026-10-18T12:19:01Z"/>
              </w:rPr>
            </w:pPr>
            <w:del w:id="13245" w:author="نویسنده" w:date="2026-10-18T12:19:01Z">
              <w:r>
                <w:rPr>
                  <w:sz w:val="13"/>
                  <w:szCs w:val="13"/>
                </w:rPr>
                <w:delText>R053</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410452" w14:textId="77777777" w:rsidR="001D2698" w:rsidRDefault="00000000">
            <w:pPr>
              <w:rPr>
                <w:del w:id="13248" w:author="نویسنده" w:date="2026-10-18T12:19:01Z"/>
              </w:rPr>
            </w:pPr>
            <w:del w:id="13247"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4F7084" w14:textId="77777777" w:rsidR="001D2698" w:rsidRDefault="00000000">
            <w:pPr>
              <w:rPr>
                <w:del w:id="13250" w:author="نویسنده" w:date="2026-10-18T12:19:01Z"/>
              </w:rPr>
            </w:pPr>
            <w:del w:id="13249" w:author="نویسنده" w:date="2026-10-18T12:19:01Z">
              <w:r>
                <w:rPr>
                  <w:sz w:val="13"/>
                  <w:szCs w:val="13"/>
                </w:rPr>
                <w:delText>Self-paced acceptance and commitment training reduces burden transfer, stress, and…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9C50AC" w14:textId="77777777" w:rsidR="001D2698" w:rsidRDefault="00000000">
            <w:pPr>
              <w:rPr>
                <w:del w:id="13252" w:author="نویسنده" w:date="2026-10-18T12:19:01Z"/>
              </w:rPr>
            </w:pPr>
            <w:del w:id="13251" w:author="نویسنده" w:date="2026-10-18T12:19:01Z">
              <w:r>
                <w:rPr>
                  <w:sz w:val="13"/>
                  <w:szCs w:val="13"/>
                </w:rPr>
                <w:delText>Named occupation/industry</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CF8C5C" w14:textId="77777777" w:rsidR="001D2698" w:rsidRDefault="00000000">
            <w:pPr>
              <w:rPr>
                <w:del w:id="13254" w:author="نویسنده" w:date="2026-10-18T12:19:01Z"/>
              </w:rPr>
            </w:pPr>
            <w:del w:id="13253"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486FE7" w14:textId="77777777" w:rsidR="001D2698" w:rsidRDefault="00000000">
            <w:pPr>
              <w:rPr>
                <w:del w:id="13256" w:author="نویسنده" w:date="2026-10-18T12:19:01Z"/>
              </w:rPr>
            </w:pPr>
            <w:del w:id="13255" w:author="نویسنده" w:date="2026-10-18T12:19:01Z">
              <w:r>
                <w:rPr>
                  <w:sz w:val="13"/>
                  <w:szCs w:val="13"/>
                </w:rPr>
                <w:delText>ACT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F9B986" w14:textId="77777777" w:rsidR="001D2698" w:rsidRDefault="00000000">
            <w:pPr>
              <w:rPr>
                <w:del w:id="13258" w:author="نویسنده" w:date="2026-10-18T12:19:01Z"/>
              </w:rPr>
            </w:pPr>
            <w:del w:id="13257" w:author="نویسنده" w:date="2026-10-18T12:19:01Z">
              <w:r>
                <w:rPr>
                  <w:sz w:val="13"/>
                  <w:szCs w:val="13"/>
                </w:rPr>
                <w:delText>Head-to-head</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4F23E5" w14:textId="77777777" w:rsidR="001D2698" w:rsidRDefault="00000000">
            <w:pPr>
              <w:rPr>
                <w:del w:id="13260" w:author="نویسنده" w:date="2026-10-18T12:19:01Z"/>
              </w:rPr>
            </w:pPr>
            <w:del w:id="13259" w:author="نویسنده" w:date="2026-10-18T12:19:01Z">
              <w:r>
                <w:rPr>
                  <w:sz w:val="13"/>
                  <w:szCs w:val="13"/>
                </w:rPr>
                <w:delText>B</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20D657" w14:textId="77777777" w:rsidR="001D2698" w:rsidRDefault="00000000">
            <w:pPr>
              <w:rPr>
                <w:del w:id="13262" w:author="نویسنده" w:date="2026-10-18T12:19:01Z"/>
              </w:rPr>
            </w:pPr>
            <w:del w:id="13261"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BB2C1" w14:textId="77777777" w:rsidR="001D2698" w:rsidRDefault="00000000">
            <w:pPr>
              <w:rPr>
                <w:del w:id="13264" w:author="نویسنده" w:date="2026-10-18T12:19:01Z"/>
              </w:rPr>
            </w:pPr>
            <w:del w:id="13263" w:author="نویسنده" w:date="2026-10-18T12:19:01Z">
              <w:r>
                <w:rPr>
                  <w:sz w:val="13"/>
                  <w:szCs w:val="13"/>
                </w:rPr>
                <w:delText>252</w:delText>
              </w:r>
            </w:del>
          </w:p>
        </w:tc>
      </w:tr>
      <w:tr w:rsidR="001D2698" w14:paraId="6F81F3B3" w14:textId="77777777">
        <w:trPr>
          <w:del w:id="13288"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7F0620" w14:textId="77777777" w:rsidR="001D2698" w:rsidRDefault="00000000">
            <w:pPr>
              <w:rPr>
                <w:del w:id="13267" w:author="نویسنده" w:date="2026-10-18T12:19:01Z"/>
              </w:rPr>
            </w:pPr>
            <w:del w:id="13266" w:author="نویسنده" w:date="2026-10-18T12:19:01Z">
              <w:r>
                <w:rPr>
                  <w:sz w:val="13"/>
                  <w:szCs w:val="13"/>
                </w:rPr>
                <w:delText>S035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1AD1AA" w14:textId="77777777" w:rsidR="001D2698" w:rsidRDefault="00000000">
            <w:pPr>
              <w:rPr>
                <w:del w:id="13269" w:author="نویسنده" w:date="2026-10-18T12:19:01Z"/>
              </w:rPr>
            </w:pPr>
            <w:del w:id="13268" w:author="نویسنده" w:date="2026-10-18T12:19:01Z">
              <w:r>
                <w:rPr>
                  <w:sz w:val="13"/>
                  <w:szCs w:val="13"/>
                </w:rPr>
                <w:delText>R054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EA5102" w14:textId="77777777" w:rsidR="001D2698" w:rsidRDefault="00000000">
            <w:pPr>
              <w:rPr>
                <w:del w:id="13271" w:author="نویسنده" w:date="2026-10-18T12:19:01Z"/>
              </w:rPr>
            </w:pPr>
            <w:del w:id="13270"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3282EF" w14:textId="77777777" w:rsidR="001D2698" w:rsidRDefault="00000000">
            <w:pPr>
              <w:rPr>
                <w:del w:id="13273" w:author="نویسنده" w:date="2026-10-18T12:19:01Z"/>
              </w:rPr>
            </w:pPr>
            <w:del w:id="13272" w:author="نویسنده" w:date="2026-10-18T12:19:01Z">
              <w:r>
                <w:rPr>
                  <w:sz w:val="13"/>
                  <w:szCs w:val="13"/>
                </w:rPr>
                <w:delText>The effects of mindfulness meditation on burnout in clinical genetic counselors: A…</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D5D00F" w14:textId="77777777" w:rsidR="001D2698" w:rsidRDefault="00000000">
            <w:pPr>
              <w:rPr>
                <w:del w:id="13275" w:author="نویسنده" w:date="2026-10-18T12:19:01Z"/>
              </w:rPr>
            </w:pPr>
            <w:del w:id="13274"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9BA2FF" w14:textId="77777777" w:rsidR="001D2698" w:rsidRDefault="00000000">
            <w:pPr>
              <w:rPr>
                <w:del w:id="13277" w:author="نویسنده" w:date="2026-10-18T12:19:01Z"/>
              </w:rPr>
            </w:pPr>
            <w:del w:id="13276"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C8D86A" w14:textId="77777777" w:rsidR="001D2698" w:rsidRDefault="00000000">
            <w:pPr>
              <w:rPr>
                <w:del w:id="13279" w:author="نویسنده" w:date="2026-10-18T12:19:01Z"/>
              </w:rPr>
            </w:pPr>
            <w:del w:id="13278"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235B29" w14:textId="77777777" w:rsidR="001D2698" w:rsidRDefault="00000000">
            <w:pPr>
              <w:rPr>
                <w:del w:id="13281" w:author="نویسنده" w:date="2026-10-18T12:19:01Z"/>
              </w:rPr>
            </w:pPr>
            <w:del w:id="13280"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6D0918" w14:textId="77777777" w:rsidR="001D2698" w:rsidRDefault="00000000">
            <w:pPr>
              <w:rPr>
                <w:del w:id="13283" w:author="نویسنده" w:date="2026-10-18T12:19:01Z"/>
              </w:rPr>
            </w:pPr>
            <w:del w:id="13282"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027EFE" w14:textId="77777777" w:rsidR="001D2698" w:rsidRDefault="00000000">
            <w:pPr>
              <w:rPr>
                <w:del w:id="13285" w:author="نویسنده" w:date="2026-10-18T12:19:01Z"/>
              </w:rPr>
            </w:pPr>
            <w:del w:id="13284" w:author="نویسنده" w:date="2026-10-18T12:19:01Z">
              <w:r>
                <w:rPr>
                  <w:sz w:val="13"/>
                  <w:szCs w:val="13"/>
                </w:rPr>
                <w:delText>PFI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CE7C43" w14:textId="77777777" w:rsidR="001D2698" w:rsidRDefault="00000000">
            <w:pPr>
              <w:rPr>
                <w:del w:id="13287" w:author="نویسنده" w:date="2026-10-18T12:19:01Z"/>
              </w:rPr>
            </w:pPr>
            <w:del w:id="13286" w:author="نویسنده" w:date="2026-10-18T12:19:01Z">
              <w:r>
                <w:rPr>
                  <w:sz w:val="13"/>
                  <w:szCs w:val="13"/>
                </w:rPr>
                <w:delText>397</w:delText>
              </w:r>
            </w:del>
          </w:p>
        </w:tc>
      </w:tr>
      <w:tr w:rsidR="001D2698" w14:paraId="229B401D" w14:textId="77777777">
        <w:trPr>
          <w:del w:id="13311"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6F004D" w14:textId="77777777" w:rsidR="001D2698" w:rsidRDefault="00000000">
            <w:pPr>
              <w:rPr>
                <w:del w:id="13290" w:author="نویسنده" w:date="2026-10-18T12:19:01Z"/>
              </w:rPr>
            </w:pPr>
            <w:del w:id="13289" w:author="نویسنده" w:date="2026-10-18T12:19:01Z">
              <w:r>
                <w:rPr>
                  <w:sz w:val="13"/>
                  <w:szCs w:val="13"/>
                </w:rPr>
                <w:delText>S036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6B87EE" w14:textId="77777777" w:rsidR="001D2698" w:rsidRDefault="00000000">
            <w:pPr>
              <w:rPr>
                <w:del w:id="13292" w:author="نویسنده" w:date="2026-10-18T12:19:01Z"/>
              </w:rPr>
            </w:pPr>
            <w:del w:id="13291" w:author="نویسنده" w:date="2026-10-18T12:19:01Z">
              <w:r>
                <w:rPr>
                  <w:sz w:val="13"/>
                  <w:szCs w:val="13"/>
                </w:rPr>
                <w:delText>R055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4A75E6" w14:textId="77777777" w:rsidR="001D2698" w:rsidRDefault="00000000">
            <w:pPr>
              <w:rPr>
                <w:del w:id="13294" w:author="نویسنده" w:date="2026-10-18T12:19:01Z"/>
              </w:rPr>
            </w:pPr>
            <w:del w:id="13293" w:author="نویسنده" w:date="2026-10-18T12:19:01Z">
              <w:r>
                <w:rPr>
                  <w:sz w:val="13"/>
                  <w:szCs w:val="13"/>
                </w:rPr>
                <w:delText>2022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99DA7D" w14:textId="77777777" w:rsidR="001D2698" w:rsidRDefault="00000000">
            <w:pPr>
              <w:rPr>
                <w:del w:id="13296" w:author="نویسنده" w:date="2026-10-18T12:19:01Z"/>
              </w:rPr>
            </w:pPr>
            <w:del w:id="13295" w:author="نویسنده" w:date="2026-10-18T12:19:01Z">
              <w:r>
                <w:rPr>
                  <w:sz w:val="13"/>
                  <w:szCs w:val="13"/>
                </w:rPr>
                <w:delText xml:space="preserve">'Dear Doctor': a randomised controlled trial of a text message intervention to reduce…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5FB065" w14:textId="77777777" w:rsidR="001D2698" w:rsidRDefault="00000000">
            <w:pPr>
              <w:rPr>
                <w:del w:id="13298" w:author="نویسنده" w:date="2026-10-18T12:19:01Z"/>
              </w:rPr>
            </w:pPr>
            <w:del w:id="13297"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FEFB5E" w14:textId="77777777" w:rsidR="001D2698" w:rsidRDefault="00000000">
            <w:pPr>
              <w:rPr>
                <w:del w:id="13300" w:author="نویسنده" w:date="2026-10-18T12:19:01Z"/>
              </w:rPr>
            </w:pPr>
            <w:del w:id="13299" w:author="نویسنده" w:date="2026-10-18T12:19:01Z">
              <w:r>
                <w:rPr>
                  <w:sz w:val="13"/>
                  <w:szCs w:val="13"/>
                </w:rPr>
                <w:delText>Messaging</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FE1579" w14:textId="77777777" w:rsidR="001D2698" w:rsidRDefault="00000000">
            <w:pPr>
              <w:rPr>
                <w:del w:id="13302" w:author="نویسنده" w:date="2026-10-18T12:19:01Z"/>
              </w:rPr>
            </w:pPr>
            <w:del w:id="13301" w:author="نویسنده" w:date="2026-10-18T12:19:01Z">
              <w:r>
                <w:rPr>
                  <w:sz w:val="13"/>
                  <w:szCs w:val="13"/>
                </w:rPr>
                <w:delText>Positive psychology</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8A9202" w14:textId="77777777" w:rsidR="001D2698" w:rsidRDefault="00000000">
            <w:pPr>
              <w:rPr>
                <w:del w:id="13304" w:author="نویسنده" w:date="2026-10-18T12:19:01Z"/>
              </w:rPr>
            </w:pPr>
            <w:del w:id="13303"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102267" w14:textId="77777777" w:rsidR="001D2698" w:rsidRDefault="00000000">
            <w:pPr>
              <w:rPr>
                <w:del w:id="13306" w:author="نویسنده" w:date="2026-10-18T12:19:01Z"/>
              </w:rPr>
            </w:pPr>
            <w:del w:id="13305"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04B4CB" w14:textId="77777777" w:rsidR="001D2698" w:rsidRDefault="00000000">
            <w:pPr>
              <w:rPr>
                <w:del w:id="13308" w:author="نویسنده" w:date="2026-10-18T12:19:01Z"/>
              </w:rPr>
            </w:pPr>
            <w:del w:id="13307"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988E63" w14:textId="77777777" w:rsidR="001D2698" w:rsidRDefault="00000000">
            <w:pPr>
              <w:rPr>
                <w:del w:id="13310" w:author="نویسنده" w:date="2026-10-18T12:19:01Z"/>
              </w:rPr>
            </w:pPr>
            <w:del w:id="13309" w:author="نویسنده" w:date="2026-10-18T12:19:01Z">
              <w:r>
                <w:rPr>
                  <w:sz w:val="13"/>
                  <w:szCs w:val="13"/>
                </w:rPr>
                <w:delText>279</w:delText>
              </w:r>
            </w:del>
          </w:p>
        </w:tc>
      </w:tr>
      <w:tr w:rsidR="001D2698" w14:paraId="05AB5EA7" w14:textId="77777777">
        <w:trPr>
          <w:del w:id="13334"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F74B56" w14:textId="77777777" w:rsidR="001D2698" w:rsidRDefault="00000000">
            <w:pPr>
              <w:rPr>
                <w:del w:id="13313" w:author="نویسنده" w:date="2026-10-18T12:19:01Z"/>
              </w:rPr>
            </w:pPr>
            <w:del w:id="13312" w:author="نویسنده" w:date="2026-10-18T12:19:01Z">
              <w:r>
                <w:rPr>
                  <w:sz w:val="13"/>
                  <w:szCs w:val="13"/>
                </w:rPr>
                <w:delText>S037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1201EE" w14:textId="77777777" w:rsidR="001D2698" w:rsidRDefault="00000000">
            <w:pPr>
              <w:rPr>
                <w:del w:id="13315" w:author="نویسنده" w:date="2026-10-18T12:19:01Z"/>
              </w:rPr>
            </w:pPr>
            <w:del w:id="13314" w:author="نویسنده" w:date="2026-10-18T12:19:01Z">
              <w:r>
                <w:rPr>
                  <w:sz w:val="13"/>
                  <w:szCs w:val="13"/>
                </w:rPr>
                <w:delText>R057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E0B938" w14:textId="77777777" w:rsidR="001D2698" w:rsidRDefault="00000000">
            <w:pPr>
              <w:rPr>
                <w:del w:id="13317" w:author="نویسنده" w:date="2026-10-18T12:19:01Z"/>
              </w:rPr>
            </w:pPr>
            <w:del w:id="13316"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2E3DD6" w14:textId="77777777" w:rsidR="001D2698" w:rsidRDefault="00000000">
            <w:pPr>
              <w:rPr>
                <w:del w:id="13319" w:author="نویسنده" w:date="2026-10-18T12:19:01Z"/>
              </w:rPr>
            </w:pPr>
            <w:del w:id="13318" w:author="نویسنده" w:date="2026-10-18T12:19:01Z">
              <w:r>
                <w:rPr>
                  <w:sz w:val="13"/>
                  <w:szCs w:val="13"/>
                </w:rPr>
                <w:delText xml:space="preserve">Sudarshan Kriya Yoga Breathing and a Meditation Program for </w:delText>
                <w:lastRenderedPageBreak/>
                <w:delText>Burnout Among Physicians: A…</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0716D2" w14:textId="77777777" w:rsidR="001D2698" w:rsidRDefault="00000000">
            <w:pPr>
              <w:rPr>
                <w:del w:id="13321" w:author="نویسنده" w:date="2026-10-18T12:19:01Z"/>
              </w:rPr>
            </w:pPr>
            <w:del w:id="13320" w:author="نویسنده" w:date="2026-10-18T12:19:01Z">
              <w:r>
                <w:rPr>
                  <w:sz w:val="13"/>
                  <w:szCs w:val="13"/>
                </w:rPr>
                <w:lastRenderedPageBreak/>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0349E9" w14:textId="77777777" w:rsidR="001D2698" w:rsidRDefault="00000000">
            <w:pPr>
              <w:rPr>
                <w:del w:id="13323" w:author="نویسنده" w:date="2026-10-18T12:19:01Z"/>
              </w:rPr>
            </w:pPr>
            <w:del w:id="13322"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373E64" w14:textId="77777777" w:rsidR="001D2698" w:rsidRDefault="00000000">
            <w:pPr>
              <w:rPr>
                <w:del w:id="13325" w:author="نویسنده" w:date="2026-10-18T12:19:01Z"/>
              </w:rPr>
            </w:pPr>
            <w:del w:id="13324"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617EDC" w14:textId="77777777" w:rsidR="001D2698" w:rsidRDefault="00000000">
            <w:pPr>
              <w:rPr>
                <w:del w:id="13327" w:author="نویسنده" w:date="2026-10-18T12:19:01Z"/>
              </w:rPr>
            </w:pPr>
            <w:del w:id="13326"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4C9369" w14:textId="77777777" w:rsidR="001D2698" w:rsidRDefault="00000000">
            <w:pPr>
              <w:rPr>
                <w:del w:id="13329" w:author="نویسنده" w:date="2026-10-18T12:19:01Z"/>
              </w:rPr>
            </w:pPr>
            <w:del w:id="13328"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C02D04" w14:textId="77777777" w:rsidR="001D2698" w:rsidRDefault="00000000">
            <w:pPr>
              <w:rPr>
                <w:del w:id="13331" w:author="نویسنده" w:date="2026-10-18T12:19:01Z"/>
              </w:rPr>
            </w:pPr>
            <w:del w:id="13330" w:author="نویسنده" w:date="2026-10-18T12:19:01Z">
              <w:r>
                <w:rPr>
                  <w:sz w:val="13"/>
                  <w:szCs w:val="13"/>
                </w:rPr>
                <w:delText>PFI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8BAE53" w14:textId="77777777" w:rsidR="001D2698" w:rsidRDefault="00000000">
            <w:pPr>
              <w:rPr>
                <w:del w:id="13333" w:author="نویسنده" w:date="2026-10-18T12:19:01Z"/>
              </w:rPr>
            </w:pPr>
            <w:del w:id="13332" w:author="نویسنده" w:date="2026-10-18T12:19:01Z">
              <w:r>
                <w:rPr>
                  <w:sz w:val="13"/>
                  <w:szCs w:val="13"/>
                </w:rPr>
                <w:delText>NR</w:delText>
              </w:r>
            </w:del>
          </w:p>
        </w:tc>
      </w:tr>
      <w:tr w:rsidR="001D2698" w14:paraId="028B8ADF" w14:textId="77777777">
        <w:trPr>
          <w:del w:id="13357"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5ADE7F" w14:textId="77777777" w:rsidR="001D2698" w:rsidRDefault="00000000">
            <w:pPr>
              <w:rPr>
                <w:del w:id="13336" w:author="نویسنده" w:date="2026-10-18T12:19:01Z"/>
              </w:rPr>
            </w:pPr>
            <w:del w:id="13335" w:author="نویسنده" w:date="2026-10-18T12:19:01Z">
              <w:r>
                <w:rPr>
                  <w:sz w:val="13"/>
                  <w:szCs w:val="13"/>
                </w:rPr>
                <w:delText>S038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167FF6" w14:textId="77777777" w:rsidR="001D2698" w:rsidRDefault="00000000">
            <w:pPr>
              <w:rPr>
                <w:del w:id="13338" w:author="نویسنده" w:date="2026-10-18T12:19:01Z"/>
              </w:rPr>
            </w:pPr>
            <w:del w:id="13337" w:author="نویسنده" w:date="2026-10-18T12:19:01Z">
              <w:r>
                <w:rPr>
                  <w:sz w:val="13"/>
                  <w:szCs w:val="13"/>
                </w:rPr>
                <w:delText>R062</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37C155" w14:textId="77777777" w:rsidR="001D2698" w:rsidRDefault="00000000">
            <w:pPr>
              <w:rPr>
                <w:del w:id="13340" w:author="نویسنده" w:date="2026-10-18T12:19:01Z"/>
              </w:rPr>
            </w:pPr>
            <w:del w:id="13339"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009FDE" w14:textId="77777777" w:rsidR="001D2698" w:rsidRDefault="00000000">
            <w:pPr>
              <w:rPr>
                <w:del w:id="13342" w:author="نویسنده" w:date="2026-10-18T12:19:01Z"/>
              </w:rPr>
            </w:pPr>
            <w:del w:id="13341" w:author="نویسنده" w:date="2026-10-18T12:19:01Z">
              <w:r>
                <w:rPr>
                  <w:sz w:val="13"/>
                  <w:szCs w:val="13"/>
                </w:rPr>
                <w:delText>Impact of an Online Group-Coaching Program on Ambulatory Faculty Physician Well-Being: A…</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01ADCA" w14:textId="77777777" w:rsidR="001D2698" w:rsidRDefault="00000000">
            <w:pPr>
              <w:rPr>
                <w:del w:id="13344" w:author="نویسنده" w:date="2026-10-18T12:19:01Z"/>
              </w:rPr>
            </w:pPr>
            <w:del w:id="13343"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74E352" w14:textId="77777777" w:rsidR="001D2698" w:rsidRDefault="00000000">
            <w:pPr>
              <w:rPr>
                <w:del w:id="13346" w:author="نویسنده" w:date="2026-10-18T12:19:01Z"/>
              </w:rPr>
            </w:pPr>
            <w:del w:id="13345"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417875" w14:textId="77777777" w:rsidR="001D2698" w:rsidRDefault="00000000">
            <w:pPr>
              <w:rPr>
                <w:del w:id="13348" w:author="نویسنده" w:date="2026-10-18T12:19:01Z"/>
              </w:rPr>
            </w:pPr>
            <w:del w:id="13347" w:author="نویسنده" w:date="2026-10-18T12:19:01Z">
              <w:r>
                <w:rPr>
                  <w:sz w:val="13"/>
                  <w:szCs w:val="13"/>
                </w:rPr>
                <w:delText>Coaching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B71F23" w14:textId="77777777" w:rsidR="001D2698" w:rsidRDefault="00000000">
            <w:pPr>
              <w:rPr>
                <w:del w:id="13350" w:author="نویسنده" w:date="2026-10-18T12:19:01Z"/>
              </w:rPr>
            </w:pPr>
            <w:del w:id="13349"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32344A" w14:textId="77777777" w:rsidR="001D2698" w:rsidRDefault="00000000">
            <w:pPr>
              <w:rPr>
                <w:del w:id="13352" w:author="نویسنده" w:date="2026-10-18T12:19:01Z"/>
              </w:rPr>
            </w:pPr>
            <w:del w:id="13351"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0CEC06" w14:textId="77777777" w:rsidR="001D2698" w:rsidRDefault="00000000">
            <w:pPr>
              <w:rPr>
                <w:del w:id="13354" w:author="نویسنده" w:date="2026-10-18T12:19:01Z"/>
              </w:rPr>
            </w:pPr>
            <w:del w:id="13353"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C786CE" w14:textId="77777777" w:rsidR="001D2698" w:rsidRDefault="00000000">
            <w:pPr>
              <w:rPr>
                <w:del w:id="13356" w:author="نویسنده" w:date="2026-10-18T12:19:01Z"/>
              </w:rPr>
            </w:pPr>
            <w:del w:id="13355" w:author="نویسنده" w:date="2026-10-18T12:19:01Z">
              <w:r>
                <w:rPr>
                  <w:sz w:val="13"/>
                  <w:szCs w:val="13"/>
                </w:rPr>
                <w:delText>160</w:delText>
              </w:r>
            </w:del>
          </w:p>
        </w:tc>
      </w:tr>
      <w:tr w:rsidR="001D2698" w14:paraId="36BE50F5" w14:textId="77777777">
        <w:trPr>
          <w:del w:id="13380"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5B2E35" w14:textId="77777777" w:rsidR="001D2698" w:rsidRDefault="00000000">
            <w:pPr>
              <w:rPr>
                <w:del w:id="13359" w:author="نویسنده" w:date="2026-10-18T12:19:01Z"/>
              </w:rPr>
            </w:pPr>
            <w:del w:id="13358" w:author="نویسنده" w:date="2026-10-18T12:19:01Z">
              <w:r>
                <w:rPr>
                  <w:sz w:val="13"/>
                  <w:szCs w:val="13"/>
                </w:rPr>
                <w:delText>S039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086CA4" w14:textId="77777777" w:rsidR="001D2698" w:rsidRDefault="00000000">
            <w:pPr>
              <w:rPr>
                <w:del w:id="13361" w:author="نویسنده" w:date="2026-10-18T12:19:01Z"/>
              </w:rPr>
            </w:pPr>
            <w:del w:id="13360" w:author="نویسنده" w:date="2026-10-18T12:19:01Z">
              <w:r>
                <w:rPr>
                  <w:sz w:val="13"/>
                  <w:szCs w:val="13"/>
                </w:rPr>
                <w:delText>R066</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3CA1B4" w14:textId="77777777" w:rsidR="001D2698" w:rsidRDefault="00000000">
            <w:pPr>
              <w:rPr>
                <w:del w:id="13363" w:author="نویسنده" w:date="2026-10-18T12:19:01Z"/>
              </w:rPr>
            </w:pPr>
            <w:del w:id="13362" w:author="نویسنده" w:date="2026-10-18T12:19:01Z">
              <w:r>
                <w:rPr>
                  <w:sz w:val="13"/>
                  <w:szCs w:val="13"/>
                </w:rPr>
                <w:delText>2018</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142CDD" w14:textId="77777777" w:rsidR="001D2698" w:rsidRDefault="00000000">
            <w:pPr>
              <w:rPr>
                <w:del w:id="13365" w:author="نویسنده" w:date="2026-10-18T12:19:01Z"/>
              </w:rPr>
            </w:pPr>
            <w:del w:id="13364" w:author="نویسنده" w:date="2026-10-18T12:19:01Z">
              <w:r>
                <w:rPr>
                  <w:sz w:val="13"/>
                  <w:szCs w:val="13"/>
                </w:rPr>
                <w:delText xml:space="preserve">Internet-based stress management for distressed managers: results from a randomised…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09F626" w14:textId="77777777" w:rsidR="001D2698" w:rsidRDefault="00000000">
            <w:pPr>
              <w:rPr>
                <w:del w:id="13367" w:author="نویسنده" w:date="2026-10-18T12:19:01Z"/>
              </w:rPr>
            </w:pPr>
            <w:del w:id="13366" w:author="نویسنده" w:date="2026-10-18T12:19:01Z">
              <w:r>
                <w:rPr>
                  <w:sz w:val="13"/>
                  <w:szCs w:val="13"/>
                </w:rPr>
                <w:delText>Selected for condition/risk</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34DDCF" w14:textId="77777777" w:rsidR="001D2698" w:rsidRDefault="00000000">
            <w:pPr>
              <w:rPr>
                <w:del w:id="13369" w:author="نویسنده" w:date="2026-10-18T12:19:01Z"/>
              </w:rPr>
            </w:pPr>
            <w:del w:id="13368"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2E050C" w14:textId="77777777" w:rsidR="001D2698" w:rsidRDefault="00000000">
            <w:pPr>
              <w:rPr>
                <w:del w:id="13371" w:author="نویسنده" w:date="2026-10-18T12:19:01Z"/>
              </w:rPr>
            </w:pPr>
            <w:del w:id="13370"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8475B4" w14:textId="77777777" w:rsidR="001D2698" w:rsidRDefault="00000000">
            <w:pPr>
              <w:rPr>
                <w:del w:id="13373" w:author="نویسنده" w:date="2026-10-18T12:19:01Z"/>
              </w:rPr>
            </w:pPr>
            <w:del w:id="13372"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A433CA" w14:textId="77777777" w:rsidR="001D2698" w:rsidRDefault="00000000">
            <w:pPr>
              <w:rPr>
                <w:del w:id="13375" w:author="نویسنده" w:date="2026-10-18T12:19:01Z"/>
              </w:rPr>
            </w:pPr>
            <w:del w:id="13374"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63851B" w14:textId="77777777" w:rsidR="001D2698" w:rsidRDefault="00000000">
            <w:pPr>
              <w:rPr>
                <w:del w:id="13377" w:author="نویسنده" w:date="2026-10-18T12:19:01Z"/>
              </w:rPr>
            </w:pPr>
            <w:del w:id="13376" w:author="نویسنده" w:date="2026-10-18T12:19:01Z">
              <w:r>
                <w:rPr>
                  <w:sz w:val="13"/>
                  <w:szCs w:val="13"/>
                </w:rPr>
                <w:delText>SMBQ†</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F6238B" w14:textId="77777777" w:rsidR="001D2698" w:rsidRDefault="00000000">
            <w:pPr>
              <w:rPr>
                <w:del w:id="13379" w:author="نویسنده" w:date="2026-10-18T12:19:01Z"/>
              </w:rPr>
            </w:pPr>
            <w:del w:id="13378" w:author="نویسنده" w:date="2026-10-18T12:19:01Z">
              <w:r>
                <w:rPr>
                  <w:sz w:val="13"/>
                  <w:szCs w:val="13"/>
                </w:rPr>
                <w:delText>117</w:delText>
              </w:r>
            </w:del>
          </w:p>
        </w:tc>
      </w:tr>
      <w:tr w:rsidR="001D2698" w14:paraId="072778B1" w14:textId="77777777">
        <w:trPr>
          <w:del w:id="13403"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348917" w14:textId="77777777" w:rsidR="001D2698" w:rsidRDefault="00000000">
            <w:pPr>
              <w:rPr>
                <w:del w:id="13382" w:author="نویسنده" w:date="2026-10-18T12:19:01Z"/>
              </w:rPr>
            </w:pPr>
            <w:del w:id="13381" w:author="نویسنده" w:date="2026-10-18T12:19:01Z">
              <w:r>
                <w:rPr>
                  <w:sz w:val="13"/>
                  <w:szCs w:val="13"/>
                </w:rPr>
                <w:delText>S040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7C1924" w14:textId="77777777" w:rsidR="001D2698" w:rsidRDefault="00000000">
            <w:pPr>
              <w:rPr>
                <w:del w:id="13384" w:author="نویسنده" w:date="2026-10-18T12:19:01Z"/>
              </w:rPr>
            </w:pPr>
            <w:del w:id="13383" w:author="نویسنده" w:date="2026-10-18T12:19:01Z">
              <w:r>
                <w:rPr>
                  <w:sz w:val="13"/>
                  <w:szCs w:val="13"/>
                </w:rPr>
                <w:delText>R067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DD2F21" w14:textId="77777777" w:rsidR="001D2698" w:rsidRDefault="00000000">
            <w:pPr>
              <w:rPr>
                <w:del w:id="13386" w:author="نویسنده" w:date="2026-10-18T12:19:01Z"/>
              </w:rPr>
            </w:pPr>
            <w:del w:id="13385"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65CF8B" w14:textId="77777777" w:rsidR="001D2698" w:rsidRDefault="00000000">
            <w:pPr>
              <w:rPr>
                <w:del w:id="13388" w:author="نویسنده" w:date="2026-10-18T12:19:01Z"/>
              </w:rPr>
            </w:pPr>
            <w:del w:id="13387" w:author="نویسنده" w:date="2026-10-18T12:19:01Z">
              <w:r>
                <w:rPr>
                  <w:sz w:val="13"/>
                  <w:szCs w:val="13"/>
                </w:rPr>
                <w:delText>A Smartphone App to Reduce Burnout in the Emergency Department: A Pilot Randomized…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D7E293" w14:textId="77777777" w:rsidR="001D2698" w:rsidRDefault="00000000">
            <w:pPr>
              <w:rPr>
                <w:del w:id="13390" w:author="نویسنده" w:date="2026-10-18T12:19:01Z"/>
              </w:rPr>
            </w:pPr>
            <w:del w:id="13389"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1BDFBF" w14:textId="77777777" w:rsidR="001D2698" w:rsidRDefault="00000000">
            <w:pPr>
              <w:rPr>
                <w:del w:id="13392" w:author="نویسنده" w:date="2026-10-18T12:19:01Z"/>
              </w:rPr>
            </w:pPr>
            <w:del w:id="13391"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635AA8" w14:textId="77777777" w:rsidR="001D2698" w:rsidRDefault="00000000">
            <w:pPr>
              <w:rPr>
                <w:del w:id="13394" w:author="نویسنده" w:date="2026-10-18T12:19:01Z"/>
              </w:rPr>
            </w:pPr>
            <w:del w:id="13393" w:author="نویسنده" w:date="2026-10-18T12:19:01Z">
              <w:r>
                <w:rPr>
                  <w:sz w:val="13"/>
                  <w:szCs w:val="13"/>
                </w:rPr>
                <w:delText>Psychoeducation/resilience</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99C8AE" w14:textId="77777777" w:rsidR="001D2698" w:rsidRDefault="00000000">
            <w:pPr>
              <w:rPr>
                <w:del w:id="13396" w:author="نویسنده" w:date="2026-10-18T12:19:01Z"/>
              </w:rPr>
            </w:pPr>
            <w:del w:id="13395"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B49966" w14:textId="77777777" w:rsidR="001D2698" w:rsidRDefault="00000000">
            <w:pPr>
              <w:rPr>
                <w:del w:id="13398" w:author="نویسنده" w:date="2026-10-18T12:19:01Z"/>
              </w:rPr>
            </w:pPr>
            <w:del w:id="13397"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6D9DE4" w14:textId="77777777" w:rsidR="001D2698" w:rsidRDefault="00000000">
            <w:pPr>
              <w:rPr>
                <w:del w:id="13400" w:author="نویسنده" w:date="2026-10-18T12:19:01Z"/>
              </w:rPr>
            </w:pPr>
            <w:del w:id="13399"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4F2ABD" w14:textId="77777777" w:rsidR="001D2698" w:rsidRDefault="00000000">
            <w:pPr>
              <w:rPr>
                <w:del w:id="13402" w:author="نویسنده" w:date="2026-10-18T12:19:01Z"/>
              </w:rPr>
            </w:pPr>
            <w:del w:id="13401" w:author="نویسنده" w:date="2026-10-18T12:19:01Z">
              <w:r>
                <w:rPr>
                  <w:sz w:val="13"/>
                  <w:szCs w:val="13"/>
                </w:rPr>
                <w:delText>NR</w:delText>
              </w:r>
            </w:del>
          </w:p>
        </w:tc>
      </w:tr>
      <w:tr w:rsidR="001D2698" w14:paraId="77CAF4BE" w14:textId="77777777">
        <w:trPr>
          <w:del w:id="13426"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4DE496" w14:textId="77777777" w:rsidR="001D2698" w:rsidRDefault="00000000">
            <w:pPr>
              <w:rPr>
                <w:del w:id="13405" w:author="نویسنده" w:date="2026-10-18T12:19:01Z"/>
              </w:rPr>
            </w:pPr>
            <w:del w:id="13404" w:author="نویسنده" w:date="2026-10-18T12:19:01Z">
              <w:r>
                <w:rPr>
                  <w:sz w:val="13"/>
                  <w:szCs w:val="13"/>
                </w:rPr>
                <w:delText>S041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471082" w14:textId="77777777" w:rsidR="001D2698" w:rsidRDefault="00000000">
            <w:pPr>
              <w:rPr>
                <w:del w:id="13407" w:author="نویسنده" w:date="2026-10-18T12:19:01Z"/>
              </w:rPr>
            </w:pPr>
            <w:del w:id="13406" w:author="نویسنده" w:date="2026-10-18T12:19:01Z">
              <w:r>
                <w:rPr>
                  <w:sz w:val="13"/>
                  <w:szCs w:val="13"/>
                </w:rPr>
                <w:delText>R068</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50FFAE" w14:textId="77777777" w:rsidR="001D2698" w:rsidRDefault="00000000">
            <w:pPr>
              <w:rPr>
                <w:del w:id="13409" w:author="نویسنده" w:date="2026-10-18T12:19:01Z"/>
              </w:rPr>
            </w:pPr>
            <w:del w:id="13408"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6D6F61" w14:textId="77777777" w:rsidR="001D2698" w:rsidRDefault="00000000">
            <w:pPr>
              <w:rPr>
                <w:del w:id="13411" w:author="نویسنده" w:date="2026-10-18T12:19:01Z"/>
              </w:rPr>
            </w:pPr>
            <w:del w:id="13410" w:author="نویسنده" w:date="2026-10-18T12:19:01Z">
              <w:r>
                <w:rPr>
                  <w:sz w:val="13"/>
                  <w:szCs w:val="13"/>
                </w:rPr>
                <w:delText>Online Well-Being Group Coaching Program for Women Physician Trainees: A Randomized…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56CCC9" w14:textId="77777777" w:rsidR="001D2698" w:rsidRDefault="00000000">
            <w:pPr>
              <w:rPr>
                <w:del w:id="13413" w:author="نویسنده" w:date="2026-10-18T12:19:01Z"/>
              </w:rPr>
            </w:pPr>
            <w:del w:id="13412"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FAE7C1" w14:textId="77777777" w:rsidR="001D2698" w:rsidRDefault="00000000">
            <w:pPr>
              <w:rPr>
                <w:del w:id="13415" w:author="نویسنده" w:date="2026-10-18T12:19:01Z"/>
              </w:rPr>
            </w:pPr>
            <w:del w:id="13414"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999B73" w14:textId="77777777" w:rsidR="001D2698" w:rsidRDefault="00000000">
            <w:pPr>
              <w:rPr>
                <w:del w:id="13417" w:author="نویسنده" w:date="2026-10-18T12:19:01Z"/>
              </w:rPr>
            </w:pPr>
            <w:del w:id="13416" w:author="نویسنده" w:date="2026-10-18T12:19:01Z">
              <w:r>
                <w:rPr>
                  <w:sz w:val="13"/>
                  <w:szCs w:val="13"/>
                </w:rPr>
                <w:delText>Coaching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ED576F" w14:textId="77777777" w:rsidR="001D2698" w:rsidRDefault="00000000">
            <w:pPr>
              <w:rPr>
                <w:del w:id="13419" w:author="نویسنده" w:date="2026-10-18T12:19:01Z"/>
              </w:rPr>
            </w:pPr>
            <w:del w:id="13418"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3FE9D5" w14:textId="77777777" w:rsidR="001D2698" w:rsidRDefault="00000000">
            <w:pPr>
              <w:rPr>
                <w:del w:id="13421" w:author="نویسنده" w:date="2026-10-18T12:19:01Z"/>
              </w:rPr>
            </w:pPr>
            <w:del w:id="13420"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FA662C" w14:textId="77777777" w:rsidR="001D2698" w:rsidRDefault="00000000">
            <w:pPr>
              <w:rPr>
                <w:del w:id="13423" w:author="نویسنده" w:date="2026-10-18T12:19:01Z"/>
              </w:rPr>
            </w:pPr>
            <w:del w:id="13422"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2E7F00" w14:textId="77777777" w:rsidR="001D2698" w:rsidRDefault="00000000">
            <w:pPr>
              <w:rPr>
                <w:del w:id="13425" w:author="نویسنده" w:date="2026-10-18T12:19:01Z"/>
              </w:rPr>
            </w:pPr>
            <w:del w:id="13424" w:author="نویسنده" w:date="2026-10-18T12:19:01Z">
              <w:r>
                <w:rPr>
                  <w:sz w:val="13"/>
                  <w:szCs w:val="13"/>
                </w:rPr>
                <w:delText>1017</w:delText>
              </w:r>
            </w:del>
          </w:p>
        </w:tc>
      </w:tr>
      <w:tr w:rsidR="001D2698" w14:paraId="63E9CF59" w14:textId="77777777">
        <w:trPr>
          <w:del w:id="13449"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1C23BF" w14:textId="77777777" w:rsidR="001D2698" w:rsidRDefault="00000000">
            <w:pPr>
              <w:rPr>
                <w:del w:id="13428" w:author="نویسنده" w:date="2026-10-18T12:19:01Z"/>
              </w:rPr>
            </w:pPr>
            <w:del w:id="13427" w:author="نویسنده" w:date="2026-10-18T12:19:01Z">
              <w:r>
                <w:rPr>
                  <w:sz w:val="13"/>
                  <w:szCs w:val="13"/>
                </w:rPr>
                <w:delText>S042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9420A5" w14:textId="77777777" w:rsidR="001D2698" w:rsidRDefault="00000000">
            <w:pPr>
              <w:rPr>
                <w:del w:id="13430" w:author="نویسنده" w:date="2026-10-18T12:19:01Z"/>
              </w:rPr>
            </w:pPr>
            <w:del w:id="13429" w:author="نویسنده" w:date="2026-10-18T12:19:01Z">
              <w:r>
                <w:rPr>
                  <w:sz w:val="13"/>
                  <w:szCs w:val="13"/>
                </w:rPr>
                <w:delText>R069</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B50DA4" w14:textId="77777777" w:rsidR="001D2698" w:rsidRDefault="00000000">
            <w:pPr>
              <w:rPr>
                <w:del w:id="13432" w:author="نویسنده" w:date="2026-10-18T12:19:01Z"/>
              </w:rPr>
            </w:pPr>
            <w:del w:id="13431"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D93327" w14:textId="77777777" w:rsidR="001D2698" w:rsidRDefault="00000000">
            <w:pPr>
              <w:rPr>
                <w:del w:id="13434" w:author="نویسنده" w:date="2026-10-18T12:19:01Z"/>
              </w:rPr>
            </w:pPr>
            <w:del w:id="13433" w:author="نویسنده" w:date="2026-10-18T12:19:01Z">
              <w:r>
                <w:rPr>
                  <w:sz w:val="13"/>
                  <w:szCs w:val="13"/>
                </w:rPr>
                <w:delText>Selective Prevention of Depression in Workers Using a Smartphone App: Randomized…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8C528F" w14:textId="77777777" w:rsidR="001D2698" w:rsidRDefault="00000000">
            <w:pPr>
              <w:rPr>
                <w:del w:id="13436" w:author="نویسنده" w:date="2026-10-18T12:19:01Z"/>
              </w:rPr>
            </w:pPr>
            <w:del w:id="13435" w:author="نویسنده" w:date="2026-10-18T12:19:01Z">
              <w:r>
                <w:rPr>
                  <w:sz w:val="13"/>
                  <w:szCs w:val="13"/>
                </w:rPr>
                <w:delText>Selected for condition/risk</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48074D" w14:textId="77777777" w:rsidR="001D2698" w:rsidRDefault="00000000">
            <w:pPr>
              <w:rPr>
                <w:del w:id="13438" w:author="نویسنده" w:date="2026-10-18T12:19:01Z"/>
              </w:rPr>
            </w:pPr>
            <w:del w:id="13437"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4CD62A" w14:textId="77777777" w:rsidR="001D2698" w:rsidRDefault="00000000">
            <w:pPr>
              <w:rPr>
                <w:del w:id="13440" w:author="نویسنده" w:date="2026-10-18T12:19:01Z"/>
              </w:rPr>
            </w:pPr>
            <w:del w:id="13439"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C0BDC9" w14:textId="77777777" w:rsidR="001D2698" w:rsidRDefault="00000000">
            <w:pPr>
              <w:rPr>
                <w:del w:id="13442" w:author="نویسنده" w:date="2026-10-18T12:19:01Z"/>
              </w:rPr>
            </w:pPr>
            <w:del w:id="13441"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3D8829" w14:textId="77777777" w:rsidR="001D2698" w:rsidRDefault="00000000">
            <w:pPr>
              <w:rPr>
                <w:del w:id="13444" w:author="نویسنده" w:date="2026-10-18T12:19:01Z"/>
              </w:rPr>
            </w:pPr>
            <w:del w:id="13443"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9D52F4" w14:textId="77777777" w:rsidR="001D2698" w:rsidRDefault="00000000">
            <w:pPr>
              <w:rPr>
                <w:del w:id="13446" w:author="نویسنده" w:date="2026-10-18T12:19:01Z"/>
              </w:rPr>
            </w:pPr>
            <w:del w:id="13445"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842E1C" w14:textId="77777777" w:rsidR="001D2698" w:rsidRDefault="00000000">
            <w:pPr>
              <w:rPr>
                <w:del w:id="13448" w:author="نویسنده" w:date="2026-10-18T12:19:01Z"/>
              </w:rPr>
            </w:pPr>
            <w:del w:id="13447" w:author="نویسنده" w:date="2026-10-18T12:19:01Z">
              <w:r>
                <w:rPr>
                  <w:sz w:val="13"/>
                  <w:szCs w:val="13"/>
                </w:rPr>
                <w:delText>2084</w:delText>
              </w:r>
            </w:del>
          </w:p>
        </w:tc>
      </w:tr>
      <w:tr w:rsidR="001D2698" w14:paraId="35D08FF9" w14:textId="77777777">
        <w:trPr>
          <w:del w:id="13472"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C467BF" w14:textId="77777777" w:rsidR="001D2698" w:rsidRDefault="00000000">
            <w:pPr>
              <w:rPr>
                <w:del w:id="13451" w:author="نویسنده" w:date="2026-10-18T12:19:01Z"/>
              </w:rPr>
            </w:pPr>
            <w:del w:id="13450" w:author="نویسنده" w:date="2026-10-18T12:19:01Z">
              <w:r>
                <w:rPr>
                  <w:sz w:val="13"/>
                  <w:szCs w:val="13"/>
                </w:rPr>
                <w:delText>S043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CCB8C4" w14:textId="77777777" w:rsidR="001D2698" w:rsidRDefault="00000000">
            <w:pPr>
              <w:rPr>
                <w:del w:id="13453" w:author="نویسنده" w:date="2026-10-18T12:19:01Z"/>
              </w:rPr>
            </w:pPr>
            <w:del w:id="13452" w:author="نویسنده" w:date="2026-10-18T12:19:01Z">
              <w:r>
                <w:rPr>
                  <w:sz w:val="13"/>
                  <w:szCs w:val="13"/>
                </w:rPr>
                <w:delText>R071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D921C0" w14:textId="77777777" w:rsidR="001D2698" w:rsidRDefault="00000000">
            <w:pPr>
              <w:rPr>
                <w:del w:id="13455" w:author="نویسنده" w:date="2026-10-18T12:19:01Z"/>
              </w:rPr>
            </w:pPr>
            <w:del w:id="13454" w:author="نویسنده" w:date="2026-10-18T12:19:01Z">
              <w:r>
                <w:rPr>
                  <w:sz w:val="13"/>
                  <w:szCs w:val="13"/>
                </w:rPr>
                <w:delText>2022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F0A7D4" w14:textId="77777777" w:rsidR="001D2698" w:rsidRDefault="00000000">
            <w:pPr>
              <w:rPr>
                <w:del w:id="13457" w:author="نویسنده" w:date="2026-10-18T12:19:01Z"/>
              </w:rPr>
            </w:pPr>
            <w:del w:id="13456" w:author="نویسنده" w:date="2026-10-18T12:19:01Z">
              <w:r>
                <w:rPr>
                  <w:sz w:val="13"/>
                  <w:szCs w:val="13"/>
                </w:rPr>
                <w:delText xml:space="preserve">Effects of mobile mindfulness on emergency department work stress: A randomised…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634B20" w14:textId="77777777" w:rsidR="001D2698" w:rsidRDefault="00000000">
            <w:pPr>
              <w:rPr>
                <w:del w:id="13459" w:author="نویسنده" w:date="2026-10-18T12:19:01Z"/>
              </w:rPr>
            </w:pPr>
            <w:del w:id="13458"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460609" w14:textId="77777777" w:rsidR="001D2698" w:rsidRDefault="00000000">
            <w:pPr>
              <w:rPr>
                <w:del w:id="13461" w:author="نویسنده" w:date="2026-10-18T12:19:01Z"/>
              </w:rPr>
            </w:pPr>
            <w:del w:id="13460"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62410A" w14:textId="77777777" w:rsidR="001D2698" w:rsidRDefault="00000000">
            <w:pPr>
              <w:rPr>
                <w:del w:id="13463" w:author="نویسنده" w:date="2026-10-18T12:19:01Z"/>
              </w:rPr>
            </w:pPr>
            <w:del w:id="13462"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65F832" w14:textId="77777777" w:rsidR="001D2698" w:rsidRDefault="00000000">
            <w:pPr>
              <w:rPr>
                <w:del w:id="13465" w:author="نویسنده" w:date="2026-10-18T12:19:01Z"/>
              </w:rPr>
            </w:pPr>
            <w:del w:id="13464"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EF6EA8" w14:textId="77777777" w:rsidR="001D2698" w:rsidRDefault="00000000">
            <w:pPr>
              <w:rPr>
                <w:del w:id="13467" w:author="نویسنده" w:date="2026-10-18T12:19:01Z"/>
              </w:rPr>
            </w:pPr>
            <w:del w:id="13466"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74EA5D" w14:textId="77777777" w:rsidR="001D2698" w:rsidRDefault="00000000">
            <w:pPr>
              <w:rPr>
                <w:del w:id="13469" w:author="نویسنده" w:date="2026-10-18T12:19:01Z"/>
              </w:rPr>
            </w:pPr>
            <w:del w:id="13468"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4FC8A0" w14:textId="77777777" w:rsidR="001D2698" w:rsidRDefault="00000000">
            <w:pPr>
              <w:rPr>
                <w:del w:id="13471" w:author="نویسنده" w:date="2026-10-18T12:19:01Z"/>
              </w:rPr>
            </w:pPr>
            <w:del w:id="13470" w:author="نویسنده" w:date="2026-10-18T12:19:01Z">
              <w:r>
                <w:rPr>
                  <w:sz w:val="13"/>
                  <w:szCs w:val="13"/>
                </w:rPr>
                <w:delText>148</w:delText>
              </w:r>
            </w:del>
          </w:p>
        </w:tc>
      </w:tr>
      <w:tr w:rsidR="001D2698" w14:paraId="484F056B" w14:textId="77777777">
        <w:trPr>
          <w:del w:id="13495"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3001E0" w14:textId="77777777" w:rsidR="001D2698" w:rsidRDefault="00000000">
            <w:pPr>
              <w:rPr>
                <w:del w:id="13474" w:author="نویسنده" w:date="2026-10-18T12:19:01Z"/>
              </w:rPr>
            </w:pPr>
            <w:del w:id="13473" w:author="نویسنده" w:date="2026-10-18T12:19:01Z">
              <w:r>
                <w:rPr>
                  <w:sz w:val="13"/>
                  <w:szCs w:val="13"/>
                </w:rPr>
                <w:delText>S044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C4AD9D" w14:textId="77777777" w:rsidR="001D2698" w:rsidRDefault="00000000">
            <w:pPr>
              <w:rPr>
                <w:del w:id="13476" w:author="نویسنده" w:date="2026-10-18T12:19:01Z"/>
              </w:rPr>
            </w:pPr>
            <w:del w:id="13475" w:author="نویسنده" w:date="2026-10-18T12:19:01Z">
              <w:r>
                <w:rPr>
                  <w:sz w:val="13"/>
                  <w:szCs w:val="13"/>
                </w:rPr>
                <w:delText>R074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45458F" w14:textId="77777777" w:rsidR="001D2698" w:rsidRDefault="00000000">
            <w:pPr>
              <w:rPr>
                <w:del w:id="13478" w:author="نویسنده" w:date="2026-10-18T12:19:01Z"/>
              </w:rPr>
            </w:pPr>
            <w:del w:id="13477"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8A83DE" w14:textId="77777777" w:rsidR="001D2698" w:rsidRDefault="00000000">
            <w:pPr>
              <w:rPr>
                <w:del w:id="13480" w:author="نویسنده" w:date="2026-10-18T12:19:01Z"/>
              </w:rPr>
            </w:pPr>
            <w:del w:id="13479" w:author="نویسنده" w:date="2026-10-18T12:19:01Z">
              <w:r>
                <w:rPr>
                  <w:sz w:val="13"/>
                  <w:szCs w:val="13"/>
                </w:rPr>
                <w:delText>AI-Assisted Tailored Intervention for Nurse Burnout: A Three-Group Randomized Controlled…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F1E4D8" w14:textId="77777777" w:rsidR="001D2698" w:rsidRDefault="00000000">
            <w:pPr>
              <w:rPr>
                <w:del w:id="13482" w:author="نویسنده" w:date="2026-10-18T12:19:01Z"/>
              </w:rPr>
            </w:pPr>
            <w:del w:id="13481"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E4FC6C" w14:textId="77777777" w:rsidR="001D2698" w:rsidRDefault="00000000">
            <w:pPr>
              <w:rPr>
                <w:del w:id="13484" w:author="نویسنده" w:date="2026-10-18T12:19:01Z"/>
              </w:rPr>
            </w:pPr>
            <w:del w:id="13483"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B49FCA" w14:textId="77777777" w:rsidR="001D2698" w:rsidRDefault="00000000">
            <w:pPr>
              <w:rPr>
                <w:del w:id="13486" w:author="نویسنده" w:date="2026-10-18T12:19:01Z"/>
              </w:rPr>
            </w:pPr>
            <w:del w:id="13485" w:author="نویسنده" w:date="2026-10-18T12:19:01Z">
              <w:r>
                <w:rPr>
                  <w:sz w:val="13"/>
                  <w:szCs w:val="13"/>
                </w:rPr>
                <w:delText>Tailored/combined</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62D93C" w14:textId="77777777" w:rsidR="001D2698" w:rsidRDefault="00000000">
            <w:pPr>
              <w:rPr>
                <w:del w:id="13488" w:author="نویسنده" w:date="2026-10-18T12:19:01Z"/>
              </w:rPr>
            </w:pPr>
            <w:del w:id="13487"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3485E7" w14:textId="77777777" w:rsidR="001D2698" w:rsidRDefault="00000000">
            <w:pPr>
              <w:rPr>
                <w:del w:id="13490" w:author="نویسنده" w:date="2026-10-18T12:19:01Z"/>
              </w:rPr>
            </w:pPr>
            <w:del w:id="13489"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019DBF" w14:textId="77777777" w:rsidR="001D2698" w:rsidRDefault="00000000">
            <w:pPr>
              <w:rPr>
                <w:del w:id="13492" w:author="نویسنده" w:date="2026-10-18T12:19:01Z"/>
              </w:rPr>
            </w:pPr>
            <w:del w:id="13491"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0D9661" w14:textId="77777777" w:rsidR="001D2698" w:rsidRDefault="00000000">
            <w:pPr>
              <w:rPr>
                <w:del w:id="13494" w:author="نویسنده" w:date="2026-10-18T12:19:01Z"/>
              </w:rPr>
            </w:pPr>
            <w:del w:id="13493" w:author="نویسنده" w:date="2026-10-18T12:19:01Z">
              <w:r>
                <w:rPr>
                  <w:sz w:val="13"/>
                  <w:szCs w:val="13"/>
                </w:rPr>
                <w:delText>120</w:delText>
              </w:r>
            </w:del>
          </w:p>
        </w:tc>
      </w:tr>
      <w:tr w:rsidR="001D2698" w14:paraId="477D1F36" w14:textId="77777777">
        <w:trPr>
          <w:del w:id="13518"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8FAF38" w14:textId="77777777" w:rsidR="001D2698" w:rsidRDefault="00000000">
            <w:pPr>
              <w:rPr>
                <w:del w:id="13497" w:author="نویسنده" w:date="2026-10-18T12:19:01Z"/>
              </w:rPr>
            </w:pPr>
            <w:del w:id="13496" w:author="نویسنده" w:date="2026-10-18T12:19:01Z">
              <w:r>
                <w:rPr>
                  <w:sz w:val="13"/>
                  <w:szCs w:val="13"/>
                </w:rPr>
                <w:delText>S045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41A68D" w14:textId="77777777" w:rsidR="001D2698" w:rsidRDefault="00000000">
            <w:pPr>
              <w:rPr>
                <w:del w:id="13499" w:author="نویسنده" w:date="2026-10-18T12:19:01Z"/>
              </w:rPr>
            </w:pPr>
            <w:del w:id="13498" w:author="نویسنده" w:date="2026-10-18T12:19:01Z">
              <w:r>
                <w:rPr>
                  <w:sz w:val="13"/>
                  <w:szCs w:val="13"/>
                </w:rPr>
                <w:delText>R076, R080, R136</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9F3356" w14:textId="77777777" w:rsidR="001D2698" w:rsidRDefault="00000000">
            <w:pPr>
              <w:rPr>
                <w:del w:id="13501" w:author="نویسنده" w:date="2026-10-18T12:19:01Z"/>
              </w:rPr>
            </w:pPr>
            <w:del w:id="13500" w:author="نویسنده" w:date="2026-10-18T12:19:01Z">
              <w:r>
                <w:rPr>
                  <w:sz w:val="13"/>
                  <w:szCs w:val="13"/>
                </w:rPr>
                <w:delText>2021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8121FE" w14:textId="77777777" w:rsidR="001D2698" w:rsidRDefault="00000000">
            <w:pPr>
              <w:rPr>
                <w:del w:id="13503" w:author="نویسنده" w:date="2026-10-18T12:19:01Z"/>
              </w:rPr>
            </w:pPr>
            <w:del w:id="13502" w:author="نویسنده" w:date="2026-10-18T12:19:01Z">
              <w:r>
                <w:rPr>
                  <w:sz w:val="13"/>
                  <w:szCs w:val="13"/>
                </w:rPr>
                <w:delText>Randomized controlled trial of the "WISER" intervention to reduce healthcare worker…</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01C624" w14:textId="77777777" w:rsidR="001D2698" w:rsidRDefault="00000000">
            <w:pPr>
              <w:rPr>
                <w:del w:id="13505" w:author="نویسنده" w:date="2026-10-18T12:19:01Z"/>
              </w:rPr>
            </w:pPr>
            <w:del w:id="13504"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1B4E1C" w14:textId="77777777" w:rsidR="001D2698" w:rsidRDefault="00000000">
            <w:pPr>
              <w:rPr>
                <w:del w:id="13507" w:author="نویسنده" w:date="2026-10-18T12:19:01Z"/>
              </w:rPr>
            </w:pPr>
            <w:del w:id="13506"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90774B" w14:textId="77777777" w:rsidR="001D2698" w:rsidRDefault="00000000">
            <w:pPr>
              <w:rPr>
                <w:del w:id="13509" w:author="نویسنده" w:date="2026-10-18T12:19:01Z"/>
              </w:rPr>
            </w:pPr>
            <w:del w:id="13508" w:author="نویسنده" w:date="2026-10-18T12:19:01Z">
              <w:r>
                <w:rPr>
                  <w:sz w:val="13"/>
                  <w:szCs w:val="13"/>
                </w:rPr>
                <w:delText>Positive psychology</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3D3A08" w14:textId="77777777" w:rsidR="001D2698" w:rsidRDefault="00000000">
            <w:pPr>
              <w:rPr>
                <w:del w:id="13511" w:author="نویسنده" w:date="2026-10-18T12:19:01Z"/>
              </w:rPr>
            </w:pPr>
            <w:del w:id="13510"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E8312E" w14:textId="77777777" w:rsidR="001D2698" w:rsidRDefault="00000000">
            <w:pPr>
              <w:rPr>
                <w:del w:id="13513" w:author="نویسنده" w:date="2026-10-18T12:19:01Z"/>
              </w:rPr>
            </w:pPr>
            <w:del w:id="13512"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B3773F" w14:textId="77777777" w:rsidR="001D2698" w:rsidRDefault="00000000">
            <w:pPr>
              <w:rPr>
                <w:del w:id="13515" w:author="نویسنده" w:date="2026-10-18T12:19:01Z"/>
              </w:rPr>
            </w:pPr>
            <w:del w:id="13514"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F274F1" w14:textId="77777777" w:rsidR="001D2698" w:rsidRDefault="00000000">
            <w:pPr>
              <w:rPr>
                <w:del w:id="13517" w:author="نویسنده" w:date="2026-10-18T12:19:01Z"/>
              </w:rPr>
            </w:pPr>
            <w:del w:id="13516" w:author="نویسنده" w:date="2026-10-18T12:19:01Z">
              <w:r>
                <w:rPr>
                  <w:sz w:val="13"/>
                  <w:szCs w:val="13"/>
                </w:rPr>
                <w:delText>481</w:delText>
              </w:r>
            </w:del>
          </w:p>
        </w:tc>
      </w:tr>
      <w:tr w:rsidR="001D2698" w14:paraId="66EB73C0" w14:textId="77777777">
        <w:trPr>
          <w:del w:id="13541"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233668" w14:textId="77777777" w:rsidR="001D2698" w:rsidRDefault="00000000">
            <w:pPr>
              <w:rPr>
                <w:del w:id="13520" w:author="نویسنده" w:date="2026-10-18T12:19:01Z"/>
              </w:rPr>
            </w:pPr>
            <w:del w:id="13519" w:author="نویسنده" w:date="2026-10-18T12:19:01Z">
              <w:r>
                <w:rPr>
                  <w:sz w:val="13"/>
                  <w:szCs w:val="13"/>
                </w:rPr>
                <w:delText>S046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EAFAD1" w14:textId="77777777" w:rsidR="001D2698" w:rsidRDefault="00000000">
            <w:pPr>
              <w:rPr>
                <w:del w:id="13522" w:author="نویسنده" w:date="2026-10-18T12:19:01Z"/>
              </w:rPr>
            </w:pPr>
            <w:del w:id="13521" w:author="نویسنده" w:date="2026-10-18T12:19:01Z">
              <w:r>
                <w:rPr>
                  <w:sz w:val="13"/>
                  <w:szCs w:val="13"/>
                </w:rPr>
                <w:delText>R079</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A4DEE4" w14:textId="77777777" w:rsidR="001D2698" w:rsidRDefault="00000000">
            <w:pPr>
              <w:rPr>
                <w:del w:id="13524" w:author="نویسنده" w:date="2026-10-18T12:19:01Z"/>
              </w:rPr>
            </w:pPr>
            <w:del w:id="13523" w:author="نویسنده" w:date="2026-10-18T12:19:01Z">
              <w:r>
                <w:rPr>
                  <w:sz w:val="13"/>
                  <w:szCs w:val="13"/>
                </w:rPr>
                <w:delText>2022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07CF29" w14:textId="77777777" w:rsidR="001D2698" w:rsidRDefault="00000000">
            <w:pPr>
              <w:rPr>
                <w:del w:id="13526" w:author="نویسنده" w:date="2026-10-18T12:19:01Z"/>
              </w:rPr>
            </w:pPr>
            <w:del w:id="13525" w:author="نویسنده" w:date="2026-10-18T12:19:01Z">
              <w:r>
                <w:rPr>
                  <w:sz w:val="13"/>
                  <w:szCs w:val="13"/>
                </w:rPr>
                <w:delText>Randomized controlled trial of emotion-focused training for helping professionals.</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A314CF" w14:textId="77777777" w:rsidR="001D2698" w:rsidRDefault="00000000">
            <w:pPr>
              <w:rPr>
                <w:del w:id="13528" w:author="نویسنده" w:date="2026-10-18T12:19:01Z"/>
              </w:rPr>
            </w:pPr>
            <w:del w:id="13527" w:author="نویسنده" w:date="2026-10-18T12:19:01Z">
              <w:r>
                <w:rPr>
                  <w:sz w:val="13"/>
                  <w:szCs w:val="13"/>
                </w:rPr>
                <w:delText>Mental-health/social care</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623CE4" w14:textId="77777777" w:rsidR="001D2698" w:rsidRDefault="00000000">
            <w:pPr>
              <w:rPr>
                <w:del w:id="13530" w:author="نویسنده" w:date="2026-10-18T12:19:01Z"/>
              </w:rPr>
            </w:pPr>
            <w:del w:id="13529"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C6BBAF" w14:textId="77777777" w:rsidR="001D2698" w:rsidRDefault="00000000">
            <w:pPr>
              <w:rPr>
                <w:del w:id="13532" w:author="نویسنده" w:date="2026-10-18T12:19:01Z"/>
              </w:rPr>
            </w:pPr>
            <w:del w:id="13531" w:author="نویسنده" w:date="2026-10-18T12:19:01Z">
              <w:r>
                <w:rPr>
                  <w:sz w:val="13"/>
                  <w:szCs w:val="13"/>
                </w:rPr>
                <w:delText>Emotion regulation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1B2600" w14:textId="77777777" w:rsidR="001D2698" w:rsidRDefault="00000000">
            <w:pPr>
              <w:rPr>
                <w:del w:id="13534" w:author="نویسنده" w:date="2026-10-18T12:19:01Z"/>
              </w:rPr>
            </w:pPr>
            <w:del w:id="13533"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8DD0E5" w14:textId="77777777" w:rsidR="001D2698" w:rsidRDefault="00000000">
            <w:pPr>
              <w:rPr>
                <w:del w:id="13536" w:author="نویسنده" w:date="2026-10-18T12:19:01Z"/>
              </w:rPr>
            </w:pPr>
            <w:del w:id="13535"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93EDFA" w14:textId="77777777" w:rsidR="001D2698" w:rsidRDefault="00000000">
            <w:pPr>
              <w:rPr>
                <w:del w:id="13538" w:author="نویسنده" w:date="2026-10-18T12:19:01Z"/>
              </w:rPr>
            </w:pPr>
            <w:del w:id="13537" w:author="نویسنده" w:date="2026-10-18T12:19:01Z">
              <w:r>
                <w:rPr>
                  <w:sz w:val="13"/>
                  <w:szCs w:val="13"/>
                </w:rPr>
                <w:delText>OLBI†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1D9BB7" w14:textId="77777777" w:rsidR="001D2698" w:rsidRDefault="00000000">
            <w:pPr>
              <w:rPr>
                <w:del w:id="13540" w:author="نویسنده" w:date="2026-10-18T12:19:01Z"/>
              </w:rPr>
            </w:pPr>
            <w:del w:id="13539" w:author="نویسنده" w:date="2026-10-18T12:19:01Z">
              <w:r>
                <w:rPr>
                  <w:sz w:val="13"/>
                  <w:szCs w:val="13"/>
                </w:rPr>
                <w:delText>253</w:delText>
              </w:r>
            </w:del>
          </w:p>
        </w:tc>
      </w:tr>
      <w:tr w:rsidR="001D2698" w14:paraId="59D0687C" w14:textId="77777777">
        <w:trPr>
          <w:del w:id="13564"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C47665" w14:textId="77777777" w:rsidR="001D2698" w:rsidRDefault="00000000">
            <w:pPr>
              <w:rPr>
                <w:del w:id="13543" w:author="نویسنده" w:date="2026-10-18T12:19:01Z"/>
              </w:rPr>
            </w:pPr>
            <w:del w:id="13542" w:author="نویسنده" w:date="2026-10-18T12:19:01Z">
              <w:r>
                <w:rPr>
                  <w:sz w:val="13"/>
                  <w:szCs w:val="13"/>
                </w:rPr>
                <w:delText>S047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FF053E" w14:textId="77777777" w:rsidR="001D2698" w:rsidRDefault="00000000">
            <w:pPr>
              <w:rPr>
                <w:del w:id="13545" w:author="نویسنده" w:date="2026-10-18T12:19:01Z"/>
              </w:rPr>
            </w:pPr>
            <w:del w:id="13544" w:author="نویسنده" w:date="2026-10-18T12:19:01Z">
              <w:r>
                <w:rPr>
                  <w:sz w:val="13"/>
                  <w:szCs w:val="13"/>
                </w:rPr>
                <w:delText>R081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78DB71" w14:textId="77777777" w:rsidR="001D2698" w:rsidRDefault="00000000">
            <w:pPr>
              <w:rPr>
                <w:del w:id="13547" w:author="نویسنده" w:date="2026-10-18T12:19:01Z"/>
              </w:rPr>
            </w:pPr>
            <w:del w:id="13546"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872F34" w14:textId="77777777" w:rsidR="001D2698" w:rsidRDefault="00000000">
            <w:pPr>
              <w:rPr>
                <w:del w:id="13549" w:author="نویسنده" w:date="2026-10-18T12:19:01Z"/>
              </w:rPr>
            </w:pPr>
            <w:del w:id="13548" w:author="نویسنده" w:date="2026-10-18T12:19:01Z">
              <w:r>
                <w:rPr>
                  <w:sz w:val="13"/>
                  <w:szCs w:val="13"/>
                </w:rPr>
                <w:delText>Intervention for job burnout reduction among a sample of Nigerian lecturers.</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2ABDBA" w14:textId="77777777" w:rsidR="001D2698" w:rsidRDefault="00000000">
            <w:pPr>
              <w:rPr>
                <w:del w:id="13551" w:author="نویسنده" w:date="2026-10-18T12:19:01Z"/>
              </w:rPr>
            </w:pPr>
            <w:del w:id="13550"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BD4843" w14:textId="77777777" w:rsidR="001D2698" w:rsidRDefault="00000000">
            <w:pPr>
              <w:rPr>
                <w:del w:id="13553" w:author="نویسنده" w:date="2026-10-18T12:19:01Z"/>
              </w:rPr>
            </w:pPr>
            <w:del w:id="13552"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89F4F3" w14:textId="77777777" w:rsidR="001D2698" w:rsidRDefault="00000000">
            <w:pPr>
              <w:rPr>
                <w:del w:id="13555" w:author="نویسنده" w:date="2026-10-18T12:19:01Z"/>
              </w:rPr>
            </w:pPr>
            <w:del w:id="13554"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86FA79" w14:textId="77777777" w:rsidR="001D2698" w:rsidRDefault="00000000">
            <w:pPr>
              <w:rPr>
                <w:del w:id="13557" w:author="نویسنده" w:date="2026-10-18T12:19:01Z"/>
              </w:rPr>
            </w:pPr>
            <w:del w:id="13556" w:author="نویسنده" w:date="2026-10-18T12:19:01Z">
              <w:r>
                <w:rPr>
                  <w:sz w:val="13"/>
                  <w:szCs w:val="13"/>
                </w:rPr>
                <w:delText>NR</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43D8E3" w14:textId="77777777" w:rsidR="001D2698" w:rsidRDefault="00000000">
            <w:pPr>
              <w:rPr>
                <w:del w:id="13559" w:author="نویسنده" w:date="2026-10-18T12:19:01Z"/>
              </w:rPr>
            </w:pPr>
            <w:del w:id="13558"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E449B8" w14:textId="77777777" w:rsidR="001D2698" w:rsidRDefault="00000000">
            <w:pPr>
              <w:rPr>
                <w:del w:id="13561" w:author="نویسنده" w:date="2026-10-18T12:19:01Z"/>
              </w:rPr>
            </w:pPr>
            <w:del w:id="13560" w:author="نویسنده" w:date="2026-10-18T12:19:01Z">
              <w:r>
                <w:rPr>
                  <w:sz w:val="13"/>
                  <w:szCs w:val="13"/>
                </w:rPr>
                <w:delText>OLBI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ECD5BC" w14:textId="77777777" w:rsidR="001D2698" w:rsidRDefault="00000000">
            <w:pPr>
              <w:rPr>
                <w:del w:id="13563" w:author="نویسنده" w:date="2026-10-18T12:19:01Z"/>
              </w:rPr>
            </w:pPr>
            <w:del w:id="13562" w:author="نویسنده" w:date="2026-10-18T12:19:01Z">
              <w:r>
                <w:rPr>
                  <w:sz w:val="13"/>
                  <w:szCs w:val="13"/>
                </w:rPr>
                <w:delText>80</w:delText>
              </w:r>
            </w:del>
          </w:p>
        </w:tc>
      </w:tr>
      <w:tr w:rsidR="001D2698" w14:paraId="03B21DB7" w14:textId="77777777">
        <w:trPr>
          <w:del w:id="13587"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45390F" w14:textId="77777777" w:rsidR="001D2698" w:rsidRDefault="00000000">
            <w:pPr>
              <w:rPr>
                <w:del w:id="13566" w:author="نویسنده" w:date="2026-10-18T12:19:01Z"/>
              </w:rPr>
            </w:pPr>
            <w:del w:id="13565" w:author="نویسنده" w:date="2026-10-18T12:19:01Z">
              <w:r>
                <w:rPr>
                  <w:sz w:val="13"/>
                  <w:szCs w:val="13"/>
                </w:rPr>
                <w:delText>S048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AAD064" w14:textId="77777777" w:rsidR="001D2698" w:rsidRDefault="00000000">
            <w:pPr>
              <w:rPr>
                <w:del w:id="13568" w:author="نویسنده" w:date="2026-10-18T12:19:01Z"/>
              </w:rPr>
            </w:pPr>
            <w:del w:id="13567" w:author="نویسنده" w:date="2026-10-18T12:19:01Z">
              <w:r>
                <w:rPr>
                  <w:sz w:val="13"/>
                  <w:szCs w:val="13"/>
                </w:rPr>
                <w:delText>R082</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093AEF" w14:textId="77777777" w:rsidR="001D2698" w:rsidRDefault="00000000">
            <w:pPr>
              <w:rPr>
                <w:del w:id="13570" w:author="نویسنده" w:date="2026-10-18T12:19:01Z"/>
              </w:rPr>
            </w:pPr>
            <w:del w:id="13569"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26BBEB" w14:textId="77777777" w:rsidR="001D2698" w:rsidRDefault="00000000">
            <w:pPr>
              <w:rPr>
                <w:del w:id="13572" w:author="نویسنده" w:date="2026-10-18T12:19:01Z"/>
              </w:rPr>
            </w:pPr>
            <w:del w:id="13571" w:author="نویسنده" w:date="2026-10-18T12:19:01Z">
              <w:r>
                <w:rPr>
                  <w:sz w:val="13"/>
                  <w:szCs w:val="13"/>
                </w:rPr>
                <w:delText>Digital Meditation to Target Employee Stress: A Randomized Clinical Trial.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03D8BA" w14:textId="77777777" w:rsidR="001D2698" w:rsidRDefault="00000000">
            <w:pPr>
              <w:rPr>
                <w:del w:id="13574" w:author="نویسنده" w:date="2026-10-18T12:19:01Z"/>
              </w:rPr>
            </w:pPr>
            <w:del w:id="13573"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9E0D72" w14:textId="77777777" w:rsidR="001D2698" w:rsidRDefault="00000000">
            <w:pPr>
              <w:rPr>
                <w:del w:id="13576" w:author="نویسنده" w:date="2026-10-18T12:19:01Z"/>
              </w:rPr>
            </w:pPr>
            <w:del w:id="13575"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76AFE4" w14:textId="77777777" w:rsidR="001D2698" w:rsidRDefault="00000000">
            <w:pPr>
              <w:rPr>
                <w:del w:id="13578" w:author="نویسنده" w:date="2026-10-18T12:19:01Z"/>
              </w:rPr>
            </w:pPr>
            <w:del w:id="13577"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46CA19" w14:textId="77777777" w:rsidR="001D2698" w:rsidRDefault="00000000">
            <w:pPr>
              <w:rPr>
                <w:del w:id="13580" w:author="نویسنده" w:date="2026-10-18T12:19:01Z"/>
              </w:rPr>
            </w:pPr>
            <w:del w:id="13579"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C3D5C2" w14:textId="77777777" w:rsidR="001D2698" w:rsidRDefault="00000000">
            <w:pPr>
              <w:rPr>
                <w:del w:id="13582" w:author="نویسنده" w:date="2026-10-18T12:19:01Z"/>
              </w:rPr>
            </w:pPr>
            <w:del w:id="13581"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EC418C" w14:textId="77777777" w:rsidR="001D2698" w:rsidRDefault="00000000">
            <w:pPr>
              <w:rPr>
                <w:del w:id="13584" w:author="نویسنده" w:date="2026-10-18T12:19:01Z"/>
              </w:rPr>
            </w:pPr>
            <w:del w:id="13583" w:author="نویسنده" w:date="2026-10-18T12:19:01Z">
              <w:r>
                <w:rPr>
                  <w:sz w:val="13"/>
                  <w:szCs w:val="13"/>
                </w:rPr>
                <w:delText>BBI†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9BA268" w14:textId="77777777" w:rsidR="001D2698" w:rsidRDefault="00000000">
            <w:pPr>
              <w:rPr>
                <w:del w:id="13586" w:author="نویسنده" w:date="2026-10-18T12:19:01Z"/>
              </w:rPr>
            </w:pPr>
            <w:del w:id="13585" w:author="نویسنده" w:date="2026-10-18T12:19:01Z">
              <w:r>
                <w:rPr>
                  <w:sz w:val="13"/>
                  <w:szCs w:val="13"/>
                </w:rPr>
                <w:delText>1458</w:delText>
              </w:r>
            </w:del>
          </w:p>
        </w:tc>
      </w:tr>
      <w:tr w:rsidR="001D2698" w14:paraId="52E56283" w14:textId="77777777">
        <w:trPr>
          <w:del w:id="13610"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2AB637" w14:textId="77777777" w:rsidR="001D2698" w:rsidRDefault="00000000">
            <w:pPr>
              <w:rPr>
                <w:del w:id="13589" w:author="نویسنده" w:date="2026-10-18T12:19:01Z"/>
              </w:rPr>
            </w:pPr>
            <w:del w:id="13588" w:author="نویسنده" w:date="2026-10-18T12:19:01Z">
              <w:r>
                <w:rPr>
                  <w:sz w:val="13"/>
                  <w:szCs w:val="13"/>
                </w:rPr>
                <w:delText>S049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9D59C8" w14:textId="77777777" w:rsidR="001D2698" w:rsidRDefault="00000000">
            <w:pPr>
              <w:rPr>
                <w:del w:id="13591" w:author="نویسنده" w:date="2026-10-18T12:19:01Z"/>
              </w:rPr>
            </w:pPr>
            <w:del w:id="13590" w:author="نویسنده" w:date="2026-10-18T12:19:01Z">
              <w:r>
                <w:rPr>
                  <w:sz w:val="13"/>
                  <w:szCs w:val="13"/>
                </w:rPr>
                <w:delText>R083</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8A4CE2" w14:textId="77777777" w:rsidR="001D2698" w:rsidRDefault="00000000">
            <w:pPr>
              <w:rPr>
                <w:del w:id="13593" w:author="نویسنده" w:date="2026-10-18T12:19:01Z"/>
              </w:rPr>
            </w:pPr>
            <w:del w:id="13592" w:author="نویسنده" w:date="2026-10-18T12:19:01Z">
              <w:r>
                <w:rPr>
                  <w:sz w:val="13"/>
                  <w:szCs w:val="13"/>
                </w:rPr>
                <w:delText>2020</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B4646D" w14:textId="77777777" w:rsidR="001D2698" w:rsidRDefault="00000000">
            <w:pPr>
              <w:rPr>
                <w:del w:id="13595" w:author="نویسنده" w:date="2026-10-18T12:19:01Z"/>
              </w:rPr>
            </w:pPr>
            <w:del w:id="13594" w:author="نویسنده" w:date="2026-10-18T12:19:01Z">
              <w:r>
                <w:rPr>
                  <w:sz w:val="13"/>
                  <w:szCs w:val="13"/>
                </w:rPr>
                <w:delText xml:space="preserve">Personalised yoga for burnout and traumatic stress in junior doctors.</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7D79C5" w14:textId="77777777" w:rsidR="001D2698" w:rsidRDefault="00000000">
            <w:pPr>
              <w:rPr>
                <w:del w:id="13597" w:author="نویسنده" w:date="2026-10-18T12:19:01Z"/>
              </w:rPr>
            </w:pPr>
            <w:del w:id="13596"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B5620A" w14:textId="77777777" w:rsidR="001D2698" w:rsidRDefault="00000000">
            <w:pPr>
              <w:rPr>
                <w:del w:id="13599" w:author="نویسنده" w:date="2026-10-18T12:19:01Z"/>
              </w:rPr>
            </w:pPr>
            <w:del w:id="13598" w:author="نویسنده" w:date="2026-10-18T12:19:01Z">
              <w:r>
                <w:rPr>
                  <w:sz w:val="13"/>
                  <w:szCs w:val="13"/>
                </w:rPr>
                <w:delText>Blended</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7F13EB" w14:textId="77777777" w:rsidR="001D2698" w:rsidRDefault="00000000">
            <w:pPr>
              <w:rPr>
                <w:del w:id="13601" w:author="نویسنده" w:date="2026-10-18T12:19:01Z"/>
              </w:rPr>
            </w:pPr>
            <w:del w:id="13600" w:author="نویسنده" w:date="2026-10-18T12:19:01Z">
              <w:r>
                <w:rPr>
                  <w:sz w:val="13"/>
                  <w:szCs w:val="13"/>
                </w:rPr>
                <w:delText>Non-psych.: physical activity or health behaviour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2BE2A1" w14:textId="77777777" w:rsidR="001D2698" w:rsidRDefault="00000000">
            <w:pPr>
              <w:rPr>
                <w:del w:id="13603" w:author="نویسنده" w:date="2026-10-18T12:19:01Z"/>
              </w:rPr>
            </w:pPr>
            <w:del w:id="13602"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A2268A" w14:textId="77777777" w:rsidR="001D2698" w:rsidRDefault="00000000">
            <w:pPr>
              <w:rPr>
                <w:del w:id="13605" w:author="نویسنده" w:date="2026-10-18T12:19:01Z"/>
              </w:rPr>
            </w:pPr>
            <w:del w:id="13604"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AD2CC3" w14:textId="77777777" w:rsidR="001D2698" w:rsidRDefault="00000000">
            <w:pPr>
              <w:rPr>
                <w:del w:id="13607" w:author="نویسنده" w:date="2026-10-18T12:19:01Z"/>
              </w:rPr>
            </w:pPr>
            <w:del w:id="13606"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9B0A42" w14:textId="77777777" w:rsidR="001D2698" w:rsidRDefault="00000000">
            <w:pPr>
              <w:rPr>
                <w:del w:id="13609" w:author="نویسنده" w:date="2026-10-18T12:19:01Z"/>
              </w:rPr>
            </w:pPr>
            <w:del w:id="13608" w:author="نویسنده" w:date="2026-10-18T12:19:01Z">
              <w:r>
                <w:rPr>
                  <w:sz w:val="13"/>
                  <w:szCs w:val="13"/>
                </w:rPr>
                <w:delText>21</w:delText>
              </w:r>
            </w:del>
          </w:p>
        </w:tc>
      </w:tr>
      <w:tr w:rsidR="001D2698" w14:paraId="6001732D" w14:textId="77777777">
        <w:trPr>
          <w:del w:id="13633"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0121F1" w14:textId="77777777" w:rsidR="001D2698" w:rsidRDefault="00000000">
            <w:pPr>
              <w:rPr>
                <w:del w:id="13612" w:author="نویسنده" w:date="2026-10-18T12:19:01Z"/>
              </w:rPr>
            </w:pPr>
            <w:del w:id="13611" w:author="نویسنده" w:date="2026-10-18T12:19:01Z">
              <w:r>
                <w:rPr>
                  <w:sz w:val="13"/>
                  <w:szCs w:val="13"/>
                </w:rPr>
                <w:delText>S050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7FF909" w14:textId="77777777" w:rsidR="001D2698" w:rsidRDefault="00000000">
            <w:pPr>
              <w:rPr>
                <w:del w:id="13614" w:author="نویسنده" w:date="2026-10-18T12:19:01Z"/>
              </w:rPr>
            </w:pPr>
            <w:del w:id="13613" w:author="نویسنده" w:date="2026-10-18T12:19:01Z">
              <w:r>
                <w:rPr>
                  <w:sz w:val="13"/>
                  <w:szCs w:val="13"/>
                </w:rPr>
                <w:delText>R085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81A9FB" w14:textId="77777777" w:rsidR="001D2698" w:rsidRDefault="00000000">
            <w:pPr>
              <w:rPr>
                <w:del w:id="13616" w:author="نویسنده" w:date="2026-10-18T12:19:01Z"/>
              </w:rPr>
            </w:pPr>
            <w:del w:id="13615" w:author="نویسنده" w:date="2026-10-18T12:19:01Z">
              <w:r>
                <w:rPr>
                  <w:sz w:val="13"/>
                  <w:szCs w:val="13"/>
                </w:rPr>
                <w:delText>2020</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62E89D" w14:textId="77777777" w:rsidR="001D2698" w:rsidRDefault="00000000">
            <w:pPr>
              <w:rPr>
                <w:del w:id="13618" w:author="نویسنده" w:date="2026-10-18T12:19:01Z"/>
              </w:rPr>
            </w:pPr>
            <w:del w:id="13617" w:author="نویسنده" w:date="2026-10-18T12:19:01Z">
              <w:r>
                <w:rPr>
                  <w:sz w:val="13"/>
                  <w:szCs w:val="13"/>
                </w:rPr>
                <w:delText>A preliminary comparison of the efficacy of online Acceptance and Commitment Therapy…</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828E1F" w14:textId="77777777" w:rsidR="001D2698" w:rsidRDefault="00000000">
            <w:pPr>
              <w:rPr>
                <w:del w:id="13620" w:author="نویسنده" w:date="2026-10-18T12:19:01Z"/>
              </w:rPr>
            </w:pPr>
            <w:del w:id="13619"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933938" w14:textId="77777777" w:rsidR="001D2698" w:rsidRDefault="00000000">
            <w:pPr>
              <w:rPr>
                <w:del w:id="13622" w:author="نویسنده" w:date="2026-10-18T12:19:01Z"/>
              </w:rPr>
            </w:pPr>
            <w:del w:id="13621"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06E83E" w14:textId="77777777" w:rsidR="001D2698" w:rsidRDefault="00000000">
            <w:pPr>
              <w:rPr>
                <w:del w:id="13624" w:author="نویسنده" w:date="2026-10-18T12:19:01Z"/>
              </w:rPr>
            </w:pPr>
            <w:del w:id="13623" w:author="نویسنده" w:date="2026-10-18T12:19:01Z">
              <w:r>
                <w:rPr>
                  <w:sz w:val="13"/>
                  <w:szCs w:val="13"/>
                </w:rPr>
                <w:delText>ACT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0876A1" w14:textId="77777777" w:rsidR="001D2698" w:rsidRDefault="00000000">
            <w:pPr>
              <w:rPr>
                <w:del w:id="13626" w:author="نویسنده" w:date="2026-10-18T12:19:01Z"/>
              </w:rPr>
            </w:pPr>
            <w:del w:id="13625" w:author="نویسنده" w:date="2026-10-18T12:19:01Z">
              <w:r>
                <w:rPr>
                  <w:sz w:val="13"/>
                  <w:szCs w:val="13"/>
                </w:rPr>
                <w:delText>Head-to-head</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BBCBBE" w14:textId="77777777" w:rsidR="001D2698" w:rsidRDefault="00000000">
            <w:pPr>
              <w:rPr>
                <w:del w:id="13628" w:author="نویسنده" w:date="2026-10-18T12:19:01Z"/>
              </w:rPr>
            </w:pPr>
            <w:del w:id="13627" w:author="نویسنده" w:date="2026-10-18T12:19:01Z">
              <w:r>
                <w:rPr>
                  <w:sz w:val="13"/>
                  <w:szCs w:val="13"/>
                </w:rPr>
                <w:delText>B</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83F5EA" w14:textId="77777777" w:rsidR="001D2698" w:rsidRDefault="00000000">
            <w:pPr>
              <w:rPr>
                <w:del w:id="13630" w:author="نویسنده" w:date="2026-10-18T12:19:01Z"/>
              </w:rPr>
            </w:pPr>
            <w:del w:id="13629"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7DED33" w14:textId="77777777" w:rsidR="001D2698" w:rsidRDefault="00000000">
            <w:pPr>
              <w:rPr>
                <w:del w:id="13632" w:author="نویسنده" w:date="2026-10-18T12:19:01Z"/>
              </w:rPr>
            </w:pPr>
            <w:del w:id="13631" w:author="نویسنده" w:date="2026-10-18T12:19:01Z">
              <w:r>
                <w:rPr>
                  <w:sz w:val="13"/>
                  <w:szCs w:val="13"/>
                </w:rPr>
                <w:delText>42</w:delText>
              </w:r>
            </w:del>
          </w:p>
        </w:tc>
      </w:tr>
      <w:tr w:rsidR="001D2698" w14:paraId="4F1E0A2C" w14:textId="77777777">
        <w:trPr>
          <w:del w:id="13656"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AC6149" w14:textId="77777777" w:rsidR="001D2698" w:rsidRDefault="00000000">
            <w:pPr>
              <w:rPr>
                <w:del w:id="13635" w:author="نویسنده" w:date="2026-10-18T12:19:01Z"/>
              </w:rPr>
            </w:pPr>
            <w:del w:id="13634" w:author="نویسنده" w:date="2026-10-18T12:19:01Z">
              <w:r>
                <w:rPr>
                  <w:sz w:val="13"/>
                  <w:szCs w:val="13"/>
                </w:rPr>
                <w:delText>S051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1D027E" w14:textId="77777777" w:rsidR="001D2698" w:rsidRDefault="00000000">
            <w:pPr>
              <w:rPr>
                <w:del w:id="13637" w:author="نویسنده" w:date="2026-10-18T12:19:01Z"/>
              </w:rPr>
            </w:pPr>
            <w:del w:id="13636" w:author="نویسنده" w:date="2026-10-18T12:19:01Z">
              <w:r>
                <w:rPr>
                  <w:sz w:val="13"/>
                  <w:szCs w:val="13"/>
                </w:rPr>
                <w:delText>R086</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F54E7F" w14:textId="77777777" w:rsidR="001D2698" w:rsidRDefault="00000000">
            <w:pPr>
              <w:rPr>
                <w:del w:id="13639" w:author="نویسنده" w:date="2026-10-18T12:19:01Z"/>
              </w:rPr>
            </w:pPr>
            <w:del w:id="13638" w:author="نویسنده" w:date="2026-10-18T12:19:01Z">
              <w:r>
                <w:rPr>
                  <w:sz w:val="13"/>
                  <w:szCs w:val="13"/>
                </w:rPr>
                <w:delText>2021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D15D38" w14:textId="77777777" w:rsidR="001D2698" w:rsidRDefault="00000000">
            <w:pPr>
              <w:rPr>
                <w:del w:id="13641" w:author="نویسنده" w:date="2026-10-18T12:19:01Z"/>
              </w:rPr>
            </w:pPr>
            <w:del w:id="13640" w:author="نویسنده" w:date="2026-10-18T12:19:01Z">
              <w:r>
                <w:rPr>
                  <w:sz w:val="13"/>
                  <w:szCs w:val="13"/>
                </w:rPr>
                <w:delText>A Mindfulness-Based Cognitive Therapy (MBCT) Intervention to Improve Resilience and…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F1E338" w14:textId="77777777" w:rsidR="001D2698" w:rsidRDefault="00000000">
            <w:pPr>
              <w:rPr>
                <w:del w:id="13643" w:author="نویسنده" w:date="2026-10-18T12:19:01Z"/>
              </w:rPr>
            </w:pPr>
            <w:del w:id="13642"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A6A5D3" w14:textId="77777777" w:rsidR="001D2698" w:rsidRDefault="00000000">
            <w:pPr>
              <w:rPr>
                <w:del w:id="13645" w:author="نویسنده" w:date="2026-10-18T12:19:01Z"/>
              </w:rPr>
            </w:pPr>
            <w:del w:id="13644" w:author="نویسنده" w:date="2026-10-18T12:19:01Z">
              <w:r>
                <w:rPr>
                  <w:sz w:val="13"/>
                  <w:szCs w:val="13"/>
                </w:rPr>
                <w:delText>Blended</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345842" w14:textId="77777777" w:rsidR="001D2698" w:rsidRDefault="00000000">
            <w:pPr>
              <w:rPr>
                <w:del w:id="13647" w:author="نویسنده" w:date="2026-10-18T12:19:01Z"/>
              </w:rPr>
            </w:pPr>
            <w:del w:id="13646"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2AB631" w14:textId="77777777" w:rsidR="001D2698" w:rsidRDefault="00000000">
            <w:pPr>
              <w:rPr>
                <w:del w:id="13649" w:author="نویسنده" w:date="2026-10-18T12:19:01Z"/>
              </w:rPr>
            </w:pPr>
            <w:del w:id="13648"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9C43F3" w14:textId="77777777" w:rsidR="001D2698" w:rsidRDefault="00000000">
            <w:pPr>
              <w:rPr>
                <w:del w:id="13651" w:author="نویسنده" w:date="2026-10-18T12:19:01Z"/>
              </w:rPr>
            </w:pPr>
            <w:del w:id="13650"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E7AC6C" w14:textId="77777777" w:rsidR="001D2698" w:rsidRDefault="00000000">
            <w:pPr>
              <w:rPr>
                <w:del w:id="13653" w:author="نویسنده" w:date="2026-10-18T12:19:01Z"/>
              </w:rPr>
            </w:pPr>
            <w:del w:id="13652"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CEA1B2" w14:textId="77777777" w:rsidR="001D2698" w:rsidRDefault="00000000">
            <w:pPr>
              <w:rPr>
                <w:del w:id="13655" w:author="نویسنده" w:date="2026-10-18T12:19:01Z"/>
              </w:rPr>
            </w:pPr>
            <w:del w:id="13654" w:author="نویسنده" w:date="2026-10-18T12:19:01Z">
              <w:r>
                <w:rPr>
                  <w:sz w:val="13"/>
                  <w:szCs w:val="13"/>
                </w:rPr>
                <w:delText>101</w:delText>
              </w:r>
            </w:del>
          </w:p>
        </w:tc>
      </w:tr>
      <w:tr w:rsidR="001D2698" w14:paraId="78F3100B" w14:textId="77777777">
        <w:trPr>
          <w:del w:id="13679"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791206" w14:textId="77777777" w:rsidR="001D2698" w:rsidRDefault="00000000">
            <w:pPr>
              <w:rPr>
                <w:del w:id="13658" w:author="نویسنده" w:date="2026-10-18T12:19:01Z"/>
              </w:rPr>
            </w:pPr>
            <w:del w:id="13657" w:author="نویسنده" w:date="2026-10-18T12:19:01Z">
              <w:r>
                <w:rPr>
                  <w:sz w:val="13"/>
                  <w:szCs w:val="13"/>
                </w:rPr>
                <w:delText>S052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B55A6E" w14:textId="77777777" w:rsidR="001D2698" w:rsidRDefault="00000000">
            <w:pPr>
              <w:rPr>
                <w:del w:id="13660" w:author="نویسنده" w:date="2026-10-18T12:19:01Z"/>
              </w:rPr>
            </w:pPr>
            <w:del w:id="13659" w:author="نویسنده" w:date="2026-10-18T12:19:01Z">
              <w:r>
                <w:rPr>
                  <w:sz w:val="13"/>
                  <w:szCs w:val="13"/>
                </w:rPr>
                <w:delText>R087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5AF72A" w14:textId="77777777" w:rsidR="001D2698" w:rsidRDefault="00000000">
            <w:pPr>
              <w:rPr>
                <w:del w:id="13662" w:author="نویسنده" w:date="2026-10-18T12:19:01Z"/>
              </w:rPr>
            </w:pPr>
            <w:del w:id="13661" w:author="نویسنده" w:date="2026-10-18T12:19:01Z">
              <w:r>
                <w:rPr>
                  <w:sz w:val="13"/>
                  <w:szCs w:val="13"/>
                </w:rPr>
                <w:delText>2021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C8F1DA" w14:textId="77777777" w:rsidR="001D2698" w:rsidRDefault="00000000">
            <w:pPr>
              <w:rPr>
                <w:del w:id="13664" w:author="نویسنده" w:date="2026-10-18T12:19:01Z"/>
              </w:rPr>
            </w:pPr>
            <w:del w:id="13663" w:author="نویسنده" w:date="2026-10-18T12:19:01Z">
              <w:r>
                <w:rPr>
                  <w:sz w:val="13"/>
                  <w:szCs w:val="13"/>
                </w:rPr>
                <w:delText>The Effectiveness of an Online Positive Psychology Intervention among Healthcare…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F3321A" w14:textId="77777777" w:rsidR="001D2698" w:rsidRDefault="00000000">
            <w:pPr>
              <w:rPr>
                <w:del w:id="13666" w:author="نویسنده" w:date="2026-10-18T12:19:01Z"/>
              </w:rPr>
            </w:pPr>
            <w:del w:id="13665"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D5FD97" w14:textId="77777777" w:rsidR="001D2698" w:rsidRDefault="00000000">
            <w:pPr>
              <w:rPr>
                <w:del w:id="13668" w:author="نویسنده" w:date="2026-10-18T12:19:01Z"/>
              </w:rPr>
            </w:pPr>
            <w:del w:id="13667"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6E644C" w14:textId="77777777" w:rsidR="001D2698" w:rsidRDefault="00000000">
            <w:pPr>
              <w:rPr>
                <w:del w:id="13670" w:author="نویسنده" w:date="2026-10-18T12:19:01Z"/>
              </w:rPr>
            </w:pPr>
            <w:del w:id="13669" w:author="نویسنده" w:date="2026-10-18T12:19:01Z">
              <w:r>
                <w:rPr>
                  <w:sz w:val="13"/>
                  <w:szCs w:val="13"/>
                </w:rPr>
                <w:delText>Positive psychology</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0A744D" w14:textId="77777777" w:rsidR="001D2698" w:rsidRDefault="00000000">
            <w:pPr>
              <w:rPr>
                <w:del w:id="13672" w:author="نویسنده" w:date="2026-10-18T12:19:01Z"/>
              </w:rPr>
            </w:pPr>
            <w:del w:id="13671"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1C8CC1" w14:textId="77777777" w:rsidR="001D2698" w:rsidRDefault="00000000">
            <w:pPr>
              <w:rPr>
                <w:del w:id="13674" w:author="نویسنده" w:date="2026-10-18T12:19:01Z"/>
              </w:rPr>
            </w:pPr>
            <w:del w:id="13673"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50BFB3" w14:textId="77777777" w:rsidR="001D2698" w:rsidRDefault="00000000">
            <w:pPr>
              <w:rPr>
                <w:del w:id="13676" w:author="نویسنده" w:date="2026-10-18T12:19:01Z"/>
              </w:rPr>
            </w:pPr>
            <w:del w:id="13675"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D70BF8" w14:textId="77777777" w:rsidR="001D2698" w:rsidRDefault="00000000">
            <w:pPr>
              <w:rPr>
                <w:del w:id="13678" w:author="نویسنده" w:date="2026-10-18T12:19:01Z"/>
              </w:rPr>
            </w:pPr>
            <w:del w:id="13677" w:author="نویسنده" w:date="2026-10-18T12:19:01Z">
              <w:r>
                <w:rPr>
                  <w:sz w:val="13"/>
                  <w:szCs w:val="13"/>
                </w:rPr>
                <w:delText>38</w:delText>
              </w:r>
            </w:del>
          </w:p>
        </w:tc>
      </w:tr>
      <w:tr w:rsidR="001D2698" w14:paraId="466609CB" w14:textId="77777777">
        <w:trPr>
          <w:del w:id="13702"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BB6604" w14:textId="77777777" w:rsidR="001D2698" w:rsidRDefault="00000000">
            <w:pPr>
              <w:rPr>
                <w:del w:id="13681" w:author="نویسنده" w:date="2026-10-18T12:19:01Z"/>
              </w:rPr>
            </w:pPr>
            <w:del w:id="13680" w:author="نویسنده" w:date="2026-10-18T12:19:01Z">
              <w:r>
                <w:rPr>
                  <w:sz w:val="13"/>
                  <w:szCs w:val="13"/>
                </w:rPr>
                <w:delText>S053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457035" w14:textId="77777777" w:rsidR="001D2698" w:rsidRDefault="00000000">
            <w:pPr>
              <w:rPr>
                <w:del w:id="13683" w:author="نویسنده" w:date="2026-10-18T12:19:01Z"/>
              </w:rPr>
            </w:pPr>
            <w:del w:id="13682" w:author="نویسنده" w:date="2026-10-18T12:19:01Z">
              <w:r>
                <w:rPr>
                  <w:sz w:val="13"/>
                  <w:szCs w:val="13"/>
                </w:rPr>
                <w:delText>R089</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EE8967" w14:textId="77777777" w:rsidR="001D2698" w:rsidRDefault="00000000">
            <w:pPr>
              <w:rPr>
                <w:del w:id="13685" w:author="نویسنده" w:date="2026-10-18T12:19:01Z"/>
              </w:rPr>
            </w:pPr>
            <w:del w:id="13684"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1A20D6" w14:textId="77777777" w:rsidR="001D2698" w:rsidRDefault="00000000">
            <w:pPr>
              <w:rPr>
                <w:del w:id="13687" w:author="نویسنده" w:date="2026-10-18T12:19:01Z"/>
              </w:rPr>
            </w:pPr>
            <w:del w:id="13686" w:author="نویسنده" w:date="2026-10-18T12:19:01Z">
              <w:r>
                <w:rPr>
                  <w:sz w:val="13"/>
                  <w:szCs w:val="13"/>
                </w:rPr>
                <w:delText>Mindfulness-Based Social Work and Self-Care with Social Work Professionals: Replication…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6AAB94" w14:textId="77777777" w:rsidR="001D2698" w:rsidRDefault="00000000">
            <w:pPr>
              <w:rPr>
                <w:del w:id="13689" w:author="نویسنده" w:date="2026-10-18T12:19:01Z"/>
              </w:rPr>
            </w:pPr>
            <w:del w:id="13688" w:author="نویسنده" w:date="2026-10-18T12:19:01Z">
              <w:r>
                <w:rPr>
                  <w:sz w:val="13"/>
                  <w:szCs w:val="13"/>
                </w:rPr>
                <w:delText>Mental-health/social care</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450D93" w14:textId="77777777" w:rsidR="001D2698" w:rsidRDefault="00000000">
            <w:pPr>
              <w:rPr>
                <w:del w:id="13691" w:author="نویسنده" w:date="2026-10-18T12:19:01Z"/>
              </w:rPr>
            </w:pPr>
            <w:del w:id="13690"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26C52E" w14:textId="77777777" w:rsidR="001D2698" w:rsidRDefault="00000000">
            <w:pPr>
              <w:rPr>
                <w:del w:id="13693" w:author="نویسنده" w:date="2026-10-18T12:19:01Z"/>
              </w:rPr>
            </w:pPr>
            <w:del w:id="13692"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672417" w14:textId="77777777" w:rsidR="001D2698" w:rsidRDefault="00000000">
            <w:pPr>
              <w:rPr>
                <w:del w:id="13695" w:author="نویسنده" w:date="2026-10-18T12:19:01Z"/>
              </w:rPr>
            </w:pPr>
            <w:del w:id="13694"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E070E8" w14:textId="77777777" w:rsidR="001D2698" w:rsidRDefault="00000000">
            <w:pPr>
              <w:rPr>
                <w:del w:id="13697" w:author="نویسنده" w:date="2026-10-18T12:19:01Z"/>
              </w:rPr>
            </w:pPr>
            <w:del w:id="13696"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5832FF" w14:textId="77777777" w:rsidR="001D2698" w:rsidRDefault="00000000">
            <w:pPr>
              <w:rPr>
                <w:del w:id="13699" w:author="نویسنده" w:date="2026-10-18T12:19:01Z"/>
              </w:rPr>
            </w:pPr>
            <w:del w:id="13698"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A93BC1" w14:textId="77777777" w:rsidR="001D2698" w:rsidRDefault="00000000">
            <w:pPr>
              <w:rPr>
                <w:del w:id="13701" w:author="نویسنده" w:date="2026-10-18T12:19:01Z"/>
              </w:rPr>
            </w:pPr>
            <w:del w:id="13700" w:author="نویسنده" w:date="2026-10-18T12:19:01Z">
              <w:r>
                <w:rPr>
                  <w:sz w:val="13"/>
                  <w:szCs w:val="13"/>
                </w:rPr>
                <w:delText>60</w:delText>
              </w:r>
            </w:del>
          </w:p>
        </w:tc>
      </w:tr>
      <w:tr w:rsidR="001D2698" w14:paraId="076ABA5E" w14:textId="77777777">
        <w:trPr>
          <w:del w:id="13725"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9290CE" w14:textId="77777777" w:rsidR="001D2698" w:rsidRDefault="00000000">
            <w:pPr>
              <w:rPr>
                <w:del w:id="13704" w:author="نویسنده" w:date="2026-10-18T12:19:01Z"/>
              </w:rPr>
            </w:pPr>
            <w:del w:id="13703" w:author="نویسنده" w:date="2026-10-18T12:19:01Z">
              <w:r>
                <w:rPr>
                  <w:sz w:val="13"/>
                  <w:szCs w:val="13"/>
                </w:rPr>
                <w:delText>S054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CA036E" w14:textId="77777777" w:rsidR="001D2698" w:rsidRDefault="00000000">
            <w:pPr>
              <w:rPr>
                <w:del w:id="13706" w:author="نویسنده" w:date="2026-10-18T12:19:01Z"/>
              </w:rPr>
            </w:pPr>
            <w:del w:id="13705" w:author="نویسنده" w:date="2026-10-18T12:19:01Z">
              <w:r>
                <w:rPr>
                  <w:sz w:val="13"/>
                  <w:szCs w:val="13"/>
                </w:rPr>
                <w:delText>R090</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F26F93" w14:textId="77777777" w:rsidR="001D2698" w:rsidRDefault="00000000">
            <w:pPr>
              <w:rPr>
                <w:del w:id="13708" w:author="نویسنده" w:date="2026-10-18T12:19:01Z"/>
              </w:rPr>
            </w:pPr>
            <w:del w:id="13707" w:author="نویسنده" w:date="2026-10-18T12:19:01Z">
              <w:r>
                <w:rPr>
                  <w:sz w:val="13"/>
                  <w:szCs w:val="13"/>
                </w:rPr>
                <w:delText>2016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AF215C" w14:textId="77777777" w:rsidR="001D2698" w:rsidRDefault="00000000">
            <w:pPr>
              <w:rPr>
                <w:del w:id="13710" w:author="نویسنده" w:date="2026-10-18T12:19:01Z"/>
              </w:rPr>
            </w:pPr>
            <w:del w:id="13709" w:author="نویسنده" w:date="2026-10-18T12:19:01Z">
              <w:r>
                <w:rPr>
                  <w:sz w:val="13"/>
                  <w:szCs w:val="13"/>
                </w:rPr>
                <w:delText>A randomized, controlled study of an online intervention to promote job satisfaction and…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9FA0CA" w14:textId="77777777" w:rsidR="001D2698" w:rsidRDefault="00000000">
            <w:pPr>
              <w:rPr>
                <w:del w:id="13712" w:author="نویسنده" w:date="2026-10-18T12:19:01Z"/>
              </w:rPr>
            </w:pPr>
            <w:del w:id="13711"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E81B1C" w14:textId="77777777" w:rsidR="001D2698" w:rsidRDefault="00000000">
            <w:pPr>
              <w:rPr>
                <w:del w:id="13714" w:author="نویسنده" w:date="2026-10-18T12:19:01Z"/>
              </w:rPr>
            </w:pPr>
            <w:del w:id="13713"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64BDB7" w14:textId="77777777" w:rsidR="001D2698" w:rsidRDefault="00000000">
            <w:pPr>
              <w:rPr>
                <w:del w:id="13716" w:author="نویسنده" w:date="2026-10-18T12:19:01Z"/>
              </w:rPr>
            </w:pPr>
            <w:del w:id="13715" w:author="نویسنده" w:date="2026-10-18T12:19:01Z">
              <w:r>
                <w:rPr>
                  <w:sz w:val="13"/>
                  <w:szCs w:val="13"/>
                </w:rPr>
                <w:delText>Stress recovery/coping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CEE655" w14:textId="77777777" w:rsidR="001D2698" w:rsidRDefault="00000000">
            <w:pPr>
              <w:rPr>
                <w:del w:id="13718" w:author="نویسنده" w:date="2026-10-18T12:19:01Z"/>
              </w:rPr>
            </w:pPr>
            <w:del w:id="13717" w:author="نویسنده" w:date="2026-10-18T12:19:01Z">
              <w:r>
                <w:rPr>
                  <w:sz w:val="13"/>
                  <w:szCs w:val="13"/>
                </w:rPr>
                <w:delText>NR</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66FDFA" w14:textId="77777777" w:rsidR="001D2698" w:rsidRDefault="00000000">
            <w:pPr>
              <w:rPr>
                <w:del w:id="13720" w:author="نویسنده" w:date="2026-10-18T12:19:01Z"/>
              </w:rPr>
            </w:pPr>
            <w:del w:id="13719"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2A5B60" w14:textId="77777777" w:rsidR="001D2698" w:rsidRDefault="00000000">
            <w:pPr>
              <w:rPr>
                <w:del w:id="13722" w:author="نویسنده" w:date="2026-10-18T12:19:01Z"/>
              </w:rPr>
            </w:pPr>
            <w:del w:id="13721"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005FDE" w14:textId="77777777" w:rsidR="001D2698" w:rsidRDefault="00000000">
            <w:pPr>
              <w:rPr>
                <w:del w:id="13724" w:author="نویسنده" w:date="2026-10-18T12:19:01Z"/>
              </w:rPr>
            </w:pPr>
            <w:del w:id="13723" w:author="نویسنده" w:date="2026-10-18T12:19:01Z">
              <w:r>
                <w:rPr>
                  <w:sz w:val="13"/>
                  <w:szCs w:val="13"/>
                </w:rPr>
                <w:delText>290</w:delText>
              </w:r>
            </w:del>
          </w:p>
        </w:tc>
      </w:tr>
      <w:tr w:rsidR="001D2698" w14:paraId="34119DD5" w14:textId="77777777">
        <w:trPr>
          <w:del w:id="13748"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7C5F39" w14:textId="77777777" w:rsidR="001D2698" w:rsidRDefault="00000000">
            <w:pPr>
              <w:rPr>
                <w:del w:id="13727" w:author="نویسنده" w:date="2026-10-18T12:19:01Z"/>
              </w:rPr>
            </w:pPr>
            <w:del w:id="13726" w:author="نویسنده" w:date="2026-10-18T12:19:01Z">
              <w:r>
                <w:rPr>
                  <w:sz w:val="13"/>
                  <w:szCs w:val="13"/>
                </w:rPr>
                <w:delText>S106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5DD497" w14:textId="77777777" w:rsidR="001D2698" w:rsidRDefault="00000000">
            <w:pPr>
              <w:rPr>
                <w:del w:id="13729" w:author="نویسنده" w:date="2026-10-18T12:19:01Z"/>
              </w:rPr>
            </w:pPr>
            <w:del w:id="13728" w:author="نویسنده" w:date="2026-10-18T12:19:01Z">
              <w:r>
                <w:rPr>
                  <w:sz w:val="13"/>
                  <w:szCs w:val="13"/>
                </w:rPr>
                <w:delText>R095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B1783F" w14:textId="77777777" w:rsidR="001D2698" w:rsidRDefault="00000000">
            <w:pPr>
              <w:rPr>
                <w:del w:id="13731" w:author="نویسنده" w:date="2026-10-18T12:19:01Z"/>
              </w:rPr>
            </w:pPr>
            <w:del w:id="13730"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5F0F75" w14:textId="77777777" w:rsidR="001D2698" w:rsidRDefault="00000000">
            <w:pPr>
              <w:rPr>
                <w:del w:id="13733" w:author="نویسنده" w:date="2026-10-18T12:19:01Z"/>
              </w:rPr>
            </w:pPr>
            <w:del w:id="13732" w:author="نویسنده" w:date="2026-10-18T12:19:01Z">
              <w:r>
                <w:rPr>
                  <w:sz w:val="13"/>
                  <w:szCs w:val="13"/>
                </w:rPr>
                <w:delText>Satisfying students' psychological needs in the classroom: Benefits of an online…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E0DE08" w14:textId="77777777" w:rsidR="001D2698" w:rsidRDefault="00000000">
            <w:pPr>
              <w:rPr>
                <w:del w:id="13735" w:author="نویسنده" w:date="2026-10-18T12:19:01Z"/>
              </w:rPr>
            </w:pPr>
            <w:del w:id="13734"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B2D3A3" w14:textId="77777777" w:rsidR="001D2698" w:rsidRDefault="00000000">
            <w:pPr>
              <w:rPr>
                <w:del w:id="13737" w:author="نویسنده" w:date="2026-10-18T12:19:01Z"/>
              </w:rPr>
            </w:pPr>
            <w:del w:id="13736"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6E026E" w14:textId="77777777" w:rsidR="001D2698" w:rsidRDefault="00000000">
            <w:pPr>
              <w:rPr>
                <w:del w:id="13739" w:author="نویسنده" w:date="2026-10-18T12:19:01Z"/>
              </w:rPr>
            </w:pPr>
            <w:del w:id="13738" w:author="نویسنده" w:date="2026-10-18T12:19:01Z">
              <w:r>
                <w:rPr>
                  <w:sz w:val="13"/>
                  <w:szCs w:val="13"/>
                </w:rPr>
                <w:delText>Non-psych.: professional training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603DA8" w14:textId="77777777" w:rsidR="001D2698" w:rsidRDefault="00000000">
            <w:pPr>
              <w:rPr>
                <w:del w:id="13741" w:author="نویسنده" w:date="2026-10-18T12:19:01Z"/>
              </w:rPr>
            </w:pPr>
            <w:del w:id="13740"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2A2E12" w14:textId="77777777" w:rsidR="001D2698" w:rsidRDefault="00000000">
            <w:pPr>
              <w:rPr>
                <w:del w:id="13743" w:author="نویسنده" w:date="2026-10-18T12:19:01Z"/>
              </w:rPr>
            </w:pPr>
            <w:del w:id="13742"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3652C9" w14:textId="77777777" w:rsidR="001D2698" w:rsidRDefault="00000000">
            <w:pPr>
              <w:rPr>
                <w:del w:id="13745" w:author="نویسنده" w:date="2026-10-18T12:19:01Z"/>
              </w:rPr>
            </w:pPr>
            <w:del w:id="13744"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12D8BC" w14:textId="77777777" w:rsidR="001D2698" w:rsidRDefault="00000000">
            <w:pPr>
              <w:rPr>
                <w:del w:id="13747" w:author="نویسنده" w:date="2026-10-18T12:19:01Z"/>
              </w:rPr>
            </w:pPr>
            <w:del w:id="13746" w:author="نویسنده" w:date="2026-10-18T12:19:01Z">
              <w:r>
                <w:rPr>
                  <w:sz w:val="13"/>
                  <w:szCs w:val="13"/>
                </w:rPr>
                <w:delText>42</w:delText>
              </w:r>
            </w:del>
          </w:p>
        </w:tc>
      </w:tr>
      <w:tr w:rsidR="001D2698" w14:paraId="39264C88" w14:textId="77777777">
        <w:trPr>
          <w:del w:id="13771"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E0BFD5" w14:textId="77777777" w:rsidR="001D2698" w:rsidRDefault="00000000">
            <w:pPr>
              <w:rPr>
                <w:del w:id="13750" w:author="نویسنده" w:date="2026-10-18T12:19:01Z"/>
              </w:rPr>
            </w:pPr>
            <w:del w:id="13749" w:author="نویسنده" w:date="2026-10-18T12:19:01Z">
              <w:r>
                <w:rPr>
                  <w:sz w:val="13"/>
                  <w:szCs w:val="13"/>
                </w:rPr>
                <w:lastRenderedPageBreak/>
                <w:delText>S055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2C24D9" w14:textId="77777777" w:rsidR="001D2698" w:rsidRDefault="00000000">
            <w:pPr>
              <w:rPr>
                <w:del w:id="13752" w:author="نویسنده" w:date="2026-10-18T12:19:01Z"/>
              </w:rPr>
            </w:pPr>
            <w:del w:id="13751" w:author="نویسنده" w:date="2026-10-18T12:19:01Z">
              <w:r>
                <w:rPr>
                  <w:sz w:val="13"/>
                  <w:szCs w:val="13"/>
                </w:rPr>
                <w:delText>R096</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8E63D5" w14:textId="77777777" w:rsidR="001D2698" w:rsidRDefault="00000000">
            <w:pPr>
              <w:rPr>
                <w:del w:id="13754" w:author="نویسنده" w:date="2026-10-18T12:19:01Z"/>
              </w:rPr>
            </w:pPr>
            <w:del w:id="13753" w:author="نویسنده" w:date="2026-10-18T12:19:01Z">
              <w:r>
                <w:rPr>
                  <w:sz w:val="13"/>
                  <w:szCs w:val="13"/>
                </w:rPr>
                <w:delText>2022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98DBC3" w14:textId="77777777" w:rsidR="001D2698" w:rsidRDefault="00000000">
            <w:pPr>
              <w:rPr>
                <w:del w:id="13756" w:author="نویسنده" w:date="2026-10-18T12:19:01Z"/>
              </w:rPr>
            </w:pPr>
            <w:del w:id="13755" w:author="نویسنده" w:date="2026-10-18T12:19:01Z">
              <w:r>
                <w:rPr>
                  <w:sz w:val="13"/>
                  <w:szCs w:val="13"/>
                </w:rPr>
                <w:delText>Positive expressive writing as a tool for alleviating burnout and enhancing wellbeing in…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33AB92" w14:textId="77777777" w:rsidR="001D2698" w:rsidRDefault="00000000">
            <w:pPr>
              <w:rPr>
                <w:del w:id="13758" w:author="نویسنده" w:date="2026-10-18T12:19:01Z"/>
              </w:rPr>
            </w:pPr>
            <w:del w:id="13757" w:author="نویسنده" w:date="2026-10-18T12:19:01Z">
              <w:r>
                <w:rPr>
                  <w:sz w:val="13"/>
                  <w:szCs w:val="13"/>
                </w:rPr>
                <w:delText>Mixed-occupation workers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49D0D0" w14:textId="77777777" w:rsidR="001D2698" w:rsidRDefault="00000000">
            <w:pPr>
              <w:rPr>
                <w:del w:id="13760" w:author="نویسنده" w:date="2026-10-18T12:19:01Z"/>
              </w:rPr>
            </w:pPr>
            <w:del w:id="13759"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DC8E0F" w14:textId="77777777" w:rsidR="001D2698" w:rsidRDefault="00000000">
            <w:pPr>
              <w:rPr>
                <w:del w:id="13762" w:author="نویسنده" w:date="2026-10-18T12:19:01Z"/>
              </w:rPr>
            </w:pPr>
            <w:del w:id="13761" w:author="نویسنده" w:date="2026-10-18T12:19:01Z">
              <w:r>
                <w:rPr>
                  <w:sz w:val="13"/>
                  <w:szCs w:val="13"/>
                </w:rPr>
                <w:delText>Positive psychology</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42AEC3" w14:textId="77777777" w:rsidR="001D2698" w:rsidRDefault="00000000">
            <w:pPr>
              <w:rPr>
                <w:del w:id="13764" w:author="نویسنده" w:date="2026-10-18T12:19:01Z"/>
              </w:rPr>
            </w:pPr>
            <w:del w:id="13763"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375C76" w14:textId="77777777" w:rsidR="001D2698" w:rsidRDefault="00000000">
            <w:pPr>
              <w:rPr>
                <w:del w:id="13766" w:author="نویسنده" w:date="2026-10-18T12:19:01Z"/>
              </w:rPr>
            </w:pPr>
            <w:del w:id="13765"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E2EABE" w14:textId="77777777" w:rsidR="001D2698" w:rsidRDefault="00000000">
            <w:pPr>
              <w:rPr>
                <w:del w:id="13768" w:author="نویسنده" w:date="2026-10-18T12:19:01Z"/>
              </w:rPr>
            </w:pPr>
            <w:del w:id="13767"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5446A1" w14:textId="77777777" w:rsidR="001D2698" w:rsidRDefault="00000000">
            <w:pPr>
              <w:rPr>
                <w:del w:id="13770" w:author="نویسنده" w:date="2026-10-18T12:19:01Z"/>
              </w:rPr>
            </w:pPr>
            <w:del w:id="13769" w:author="نویسنده" w:date="2026-10-18T12:19:01Z">
              <w:r>
                <w:rPr>
                  <w:sz w:val="13"/>
                  <w:szCs w:val="13"/>
                </w:rPr>
                <w:delText>66</w:delText>
              </w:r>
            </w:del>
          </w:p>
        </w:tc>
      </w:tr>
      <w:tr w:rsidR="001D2698" w14:paraId="6E34D6CF" w14:textId="77777777">
        <w:trPr>
          <w:del w:id="13794"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52C02C" w14:textId="77777777" w:rsidR="001D2698" w:rsidRDefault="00000000">
            <w:pPr>
              <w:rPr>
                <w:del w:id="13773" w:author="نویسنده" w:date="2026-10-18T12:19:01Z"/>
              </w:rPr>
            </w:pPr>
            <w:del w:id="13772" w:author="نویسنده" w:date="2026-10-18T12:19:01Z">
              <w:r>
                <w:rPr>
                  <w:sz w:val="13"/>
                  <w:szCs w:val="13"/>
                </w:rPr>
                <w:delText>S056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A30564" w14:textId="77777777" w:rsidR="001D2698" w:rsidRDefault="00000000">
            <w:pPr>
              <w:rPr>
                <w:del w:id="13775" w:author="نویسنده" w:date="2026-10-18T12:19:01Z"/>
              </w:rPr>
            </w:pPr>
            <w:del w:id="13774" w:author="نویسنده" w:date="2026-10-18T12:19:01Z">
              <w:r>
                <w:rPr>
                  <w:sz w:val="13"/>
                  <w:szCs w:val="13"/>
                </w:rPr>
                <w:delText>R097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12AA04" w14:textId="77777777" w:rsidR="001D2698" w:rsidRDefault="00000000">
            <w:pPr>
              <w:rPr>
                <w:del w:id="13777" w:author="نویسنده" w:date="2026-10-18T12:19:01Z"/>
              </w:rPr>
            </w:pPr>
            <w:del w:id="13776"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112961" w14:textId="77777777" w:rsidR="001D2698" w:rsidRDefault="00000000">
            <w:pPr>
              <w:rPr>
                <w:del w:id="13779" w:author="نویسنده" w:date="2026-10-18T12:19:01Z"/>
              </w:rPr>
            </w:pPr>
            <w:del w:id="13778" w:author="نویسنده" w:date="2026-10-18T12:19:01Z">
              <w:r>
                <w:rPr>
                  <w:sz w:val="13"/>
                  <w:szCs w:val="13"/>
                </w:rPr>
                <w:delText>Effects of online content-focused coaching on reducing the risk of professional burnout…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6D447B" w14:textId="77777777" w:rsidR="001D2698" w:rsidRDefault="00000000">
            <w:pPr>
              <w:rPr>
                <w:del w:id="13781" w:author="نویسنده" w:date="2026-10-18T12:19:01Z"/>
              </w:rPr>
            </w:pPr>
            <w:del w:id="13780"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E8FF25" w14:textId="77777777" w:rsidR="001D2698" w:rsidRDefault="00000000">
            <w:pPr>
              <w:rPr>
                <w:del w:id="13783" w:author="نویسنده" w:date="2026-10-18T12:19:01Z"/>
              </w:rPr>
            </w:pPr>
            <w:del w:id="13782"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910DD3" w14:textId="77777777" w:rsidR="001D2698" w:rsidRDefault="00000000">
            <w:pPr>
              <w:rPr>
                <w:del w:id="13785" w:author="نویسنده" w:date="2026-10-18T12:19:01Z"/>
              </w:rPr>
            </w:pPr>
            <w:del w:id="13784" w:author="نویسنده" w:date="2026-10-18T12:19:01Z">
              <w:r>
                <w:rPr>
                  <w:sz w:val="13"/>
                  <w:szCs w:val="13"/>
                </w:rPr>
                <w:delText>Non-psych.: professional training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CC3A41" w14:textId="77777777" w:rsidR="001D2698" w:rsidRDefault="00000000">
            <w:pPr>
              <w:rPr>
                <w:del w:id="13787" w:author="نویسنده" w:date="2026-10-18T12:19:01Z"/>
              </w:rPr>
            </w:pPr>
            <w:del w:id="13786"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E3D150" w14:textId="77777777" w:rsidR="001D2698" w:rsidRDefault="00000000">
            <w:pPr>
              <w:rPr>
                <w:del w:id="13789" w:author="نویسنده" w:date="2026-10-18T12:19:01Z"/>
              </w:rPr>
            </w:pPr>
            <w:del w:id="13788"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E1D402" w14:textId="77777777" w:rsidR="001D2698" w:rsidRDefault="00000000">
            <w:pPr>
              <w:rPr>
                <w:del w:id="13791" w:author="نویسنده" w:date="2026-10-18T12:19:01Z"/>
              </w:rPr>
            </w:pPr>
            <w:del w:id="13790"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8F4AC9" w14:textId="77777777" w:rsidR="001D2698" w:rsidRDefault="00000000">
            <w:pPr>
              <w:rPr>
                <w:del w:id="13793" w:author="نویسنده" w:date="2026-10-18T12:19:01Z"/>
              </w:rPr>
            </w:pPr>
            <w:del w:id="13792" w:author="نویسنده" w:date="2026-10-18T12:19:01Z">
              <w:r>
                <w:rPr>
                  <w:sz w:val="13"/>
                  <w:szCs w:val="13"/>
                </w:rPr>
                <w:delText>200</w:delText>
              </w:r>
            </w:del>
          </w:p>
        </w:tc>
      </w:tr>
      <w:tr w:rsidR="001D2698" w14:paraId="6A3BAB97" w14:textId="77777777">
        <w:trPr>
          <w:del w:id="13817"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21C293" w14:textId="77777777" w:rsidR="001D2698" w:rsidRDefault="00000000">
            <w:pPr>
              <w:rPr>
                <w:del w:id="13796" w:author="نویسنده" w:date="2026-10-18T12:19:01Z"/>
              </w:rPr>
            </w:pPr>
            <w:del w:id="13795" w:author="نویسنده" w:date="2026-10-18T12:19:01Z">
              <w:r>
                <w:rPr>
                  <w:sz w:val="13"/>
                  <w:szCs w:val="13"/>
                </w:rPr>
                <w:delText>S057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327983" w14:textId="77777777" w:rsidR="001D2698" w:rsidRDefault="00000000">
            <w:pPr>
              <w:rPr>
                <w:del w:id="13798" w:author="نویسنده" w:date="2026-10-18T12:19:01Z"/>
              </w:rPr>
            </w:pPr>
            <w:del w:id="13797" w:author="نویسنده" w:date="2026-10-18T12:19:01Z">
              <w:r>
                <w:rPr>
                  <w:sz w:val="13"/>
                  <w:szCs w:val="13"/>
                </w:rPr>
                <w:delText>R099</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6C7706" w14:textId="77777777" w:rsidR="001D2698" w:rsidRDefault="00000000">
            <w:pPr>
              <w:rPr>
                <w:del w:id="13800" w:author="نویسنده" w:date="2026-10-18T12:19:01Z"/>
              </w:rPr>
            </w:pPr>
            <w:del w:id="13799"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1EF240" w14:textId="77777777" w:rsidR="001D2698" w:rsidRDefault="00000000">
            <w:pPr>
              <w:rPr>
                <w:del w:id="13802" w:author="نویسنده" w:date="2026-10-18T12:19:01Z"/>
              </w:rPr>
            </w:pPr>
            <w:del w:id="13801" w:author="نویسنده" w:date="2026-10-18T12:19:01Z">
              <w:r>
                <w:rPr>
                  <w:sz w:val="13"/>
                  <w:szCs w:val="13"/>
                </w:rPr>
                <w:delText>Evaluating an online four-session loving-kindness and compassion meditation training 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406F9E" w14:textId="77777777" w:rsidR="001D2698" w:rsidRDefault="00000000">
            <w:pPr>
              <w:rPr>
                <w:del w:id="13804" w:author="نویسنده" w:date="2026-10-18T12:19:01Z"/>
              </w:rPr>
            </w:pPr>
            <w:del w:id="13803"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06EF97" w14:textId="77777777" w:rsidR="001D2698" w:rsidRDefault="00000000">
            <w:pPr>
              <w:rPr>
                <w:del w:id="13806" w:author="نویسنده" w:date="2026-10-18T12:19:01Z"/>
              </w:rPr>
            </w:pPr>
            <w:del w:id="13805"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2262FA" w14:textId="77777777" w:rsidR="001D2698" w:rsidRDefault="00000000">
            <w:pPr>
              <w:rPr>
                <w:del w:id="13808" w:author="نویسنده" w:date="2026-10-18T12:19:01Z"/>
              </w:rPr>
            </w:pPr>
            <w:del w:id="13807" w:author="نویسنده" w:date="2026-10-18T12:19:01Z">
              <w:r>
                <w:rPr>
                  <w:sz w:val="13"/>
                  <w:szCs w:val="13"/>
                </w:rPr>
                <w:delText>Compassion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3BD2AF" w14:textId="77777777" w:rsidR="001D2698" w:rsidRDefault="00000000">
            <w:pPr>
              <w:rPr>
                <w:del w:id="13810" w:author="نویسنده" w:date="2026-10-18T12:19:01Z"/>
              </w:rPr>
            </w:pPr>
            <w:del w:id="13809"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0E5073" w14:textId="77777777" w:rsidR="001D2698" w:rsidRDefault="00000000">
            <w:pPr>
              <w:rPr>
                <w:del w:id="13812" w:author="نویسنده" w:date="2026-10-18T12:19:01Z"/>
              </w:rPr>
            </w:pPr>
            <w:del w:id="13811"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31338D" w14:textId="77777777" w:rsidR="001D2698" w:rsidRDefault="00000000">
            <w:pPr>
              <w:rPr>
                <w:del w:id="13814" w:author="نویسنده" w:date="2026-10-18T12:19:01Z"/>
              </w:rPr>
            </w:pPr>
            <w:del w:id="13813"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939804" w14:textId="77777777" w:rsidR="001D2698" w:rsidRDefault="00000000">
            <w:pPr>
              <w:rPr>
                <w:del w:id="13816" w:author="نویسنده" w:date="2026-10-18T12:19:01Z"/>
              </w:rPr>
            </w:pPr>
            <w:del w:id="13815" w:author="نویسنده" w:date="2026-10-18T12:19:01Z">
              <w:r>
                <w:rPr>
                  <w:sz w:val="13"/>
                  <w:szCs w:val="13"/>
                </w:rPr>
                <w:delText>82</w:delText>
              </w:r>
            </w:del>
          </w:p>
        </w:tc>
      </w:tr>
      <w:tr w:rsidR="001D2698" w14:paraId="55FC6A85" w14:textId="77777777">
        <w:trPr>
          <w:del w:id="13840"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32AD67" w14:textId="77777777" w:rsidR="001D2698" w:rsidRDefault="00000000">
            <w:pPr>
              <w:rPr>
                <w:del w:id="13819" w:author="نویسنده" w:date="2026-10-18T12:19:01Z"/>
              </w:rPr>
            </w:pPr>
            <w:del w:id="13818" w:author="نویسنده" w:date="2026-10-18T12:19:01Z">
              <w:r>
                <w:rPr>
                  <w:sz w:val="13"/>
                  <w:szCs w:val="13"/>
                </w:rPr>
                <w:delText>S058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331153" w14:textId="77777777" w:rsidR="001D2698" w:rsidRDefault="00000000">
            <w:pPr>
              <w:rPr>
                <w:del w:id="13821" w:author="نویسنده" w:date="2026-10-18T12:19:01Z"/>
              </w:rPr>
            </w:pPr>
            <w:del w:id="13820" w:author="نویسنده" w:date="2026-10-18T12:19:01Z">
              <w:r>
                <w:rPr>
                  <w:sz w:val="13"/>
                  <w:szCs w:val="13"/>
                </w:rPr>
                <w:delText>R101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2C6CE0" w14:textId="77777777" w:rsidR="001D2698" w:rsidRDefault="00000000">
            <w:pPr>
              <w:rPr>
                <w:del w:id="13823" w:author="نویسنده" w:date="2026-10-18T12:19:01Z"/>
              </w:rPr>
            </w:pPr>
            <w:del w:id="13822" w:author="نویسنده" w:date="2026-10-18T12:19:01Z">
              <w:r>
                <w:rPr>
                  <w:sz w:val="13"/>
                  <w:szCs w:val="13"/>
                </w:rPr>
                <w:delText>2020</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59B168" w14:textId="77777777" w:rsidR="001D2698" w:rsidRDefault="00000000">
            <w:pPr>
              <w:rPr>
                <w:del w:id="13825" w:author="نویسنده" w:date="2026-10-18T12:19:01Z"/>
              </w:rPr>
            </w:pPr>
            <w:del w:id="13824" w:author="نویسنده" w:date="2026-10-18T12:19:01Z">
              <w:r>
                <w:rPr>
                  <w:sz w:val="13"/>
                  <w:szCs w:val="13"/>
                </w:rPr>
                <w:delText>The effect of a gratitude program on job stress &amp; burnout in Esfahan prehospital…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F7A911" w14:textId="77777777" w:rsidR="001D2698" w:rsidRDefault="00000000">
            <w:pPr>
              <w:rPr>
                <w:del w:id="13827" w:author="نویسنده" w:date="2026-10-18T12:19:01Z"/>
              </w:rPr>
            </w:pPr>
            <w:del w:id="13826"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1DB330" w14:textId="77777777" w:rsidR="001D2698" w:rsidRDefault="00000000">
            <w:pPr>
              <w:rPr>
                <w:del w:id="13829" w:author="نویسنده" w:date="2026-10-18T12:19:01Z"/>
              </w:rPr>
            </w:pPr>
            <w:del w:id="13828" w:author="نویسنده" w:date="2026-10-18T12:19:01Z">
              <w:r>
                <w:rPr>
                  <w:sz w:val="13"/>
                  <w:szCs w:val="13"/>
                </w:rPr>
                <w:delText>Blended</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701340" w14:textId="77777777" w:rsidR="001D2698" w:rsidRDefault="00000000">
            <w:pPr>
              <w:rPr>
                <w:del w:id="13831" w:author="نویسنده" w:date="2026-10-18T12:19:01Z"/>
              </w:rPr>
            </w:pPr>
            <w:del w:id="13830" w:author="نویسنده" w:date="2026-10-18T12:19:01Z">
              <w:r>
                <w:rPr>
                  <w:sz w:val="13"/>
                  <w:szCs w:val="13"/>
                </w:rPr>
                <w:delText>Positive psychology</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9F5DC9" w14:textId="77777777" w:rsidR="001D2698" w:rsidRDefault="00000000">
            <w:pPr>
              <w:rPr>
                <w:del w:id="13833" w:author="نویسنده" w:date="2026-10-18T12:19:01Z"/>
              </w:rPr>
            </w:pPr>
            <w:del w:id="13832" w:author="نویسنده" w:date="2026-10-18T12:19:01Z">
              <w:r>
                <w:rPr>
                  <w:sz w:val="13"/>
                  <w:szCs w:val="13"/>
                </w:rPr>
                <w:delText>NR</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DDB234" w14:textId="77777777" w:rsidR="001D2698" w:rsidRDefault="00000000">
            <w:pPr>
              <w:rPr>
                <w:del w:id="13835" w:author="نویسنده" w:date="2026-10-18T12:19:01Z"/>
              </w:rPr>
            </w:pPr>
            <w:del w:id="13834"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0A21A1" w14:textId="77777777" w:rsidR="001D2698" w:rsidRDefault="00000000">
            <w:pPr>
              <w:rPr>
                <w:del w:id="13837" w:author="نویسنده" w:date="2026-10-18T12:19:01Z"/>
              </w:rPr>
            </w:pPr>
            <w:del w:id="13836"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B8BB75" w14:textId="77777777" w:rsidR="001D2698" w:rsidRDefault="00000000">
            <w:pPr>
              <w:rPr>
                <w:del w:id="13839" w:author="نویسنده" w:date="2026-10-18T12:19:01Z"/>
              </w:rPr>
            </w:pPr>
            <w:del w:id="13838" w:author="نویسنده" w:date="2026-10-18T12:19:01Z">
              <w:r>
                <w:rPr>
                  <w:sz w:val="13"/>
                  <w:szCs w:val="13"/>
                </w:rPr>
                <w:delText>80</w:delText>
              </w:r>
            </w:del>
          </w:p>
        </w:tc>
      </w:tr>
      <w:tr w:rsidR="001D2698" w14:paraId="2A8834CE" w14:textId="77777777">
        <w:trPr>
          <w:del w:id="13863"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8F4ECD" w14:textId="77777777" w:rsidR="001D2698" w:rsidRDefault="00000000">
            <w:pPr>
              <w:rPr>
                <w:del w:id="13842" w:author="نویسنده" w:date="2026-10-18T12:19:01Z"/>
              </w:rPr>
            </w:pPr>
            <w:del w:id="13841" w:author="نویسنده" w:date="2026-10-18T12:19:01Z">
              <w:r>
                <w:rPr>
                  <w:sz w:val="13"/>
                  <w:szCs w:val="13"/>
                </w:rPr>
                <w:delText>S059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CEEA2F" w14:textId="77777777" w:rsidR="001D2698" w:rsidRDefault="00000000">
            <w:pPr>
              <w:rPr>
                <w:del w:id="13844" w:author="نویسنده" w:date="2026-10-18T12:19:01Z"/>
              </w:rPr>
            </w:pPr>
            <w:del w:id="13843" w:author="نویسنده" w:date="2026-10-18T12:19:01Z">
              <w:r>
                <w:rPr>
                  <w:sz w:val="13"/>
                  <w:szCs w:val="13"/>
                </w:rPr>
                <w:delText>R105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FAF380" w14:textId="77777777" w:rsidR="001D2698" w:rsidRDefault="00000000">
            <w:pPr>
              <w:rPr>
                <w:del w:id="13846" w:author="نویسنده" w:date="2026-10-18T12:19:01Z"/>
              </w:rPr>
            </w:pPr>
            <w:del w:id="13845" w:author="نویسنده" w:date="2026-10-18T12:19:01Z">
              <w:r>
                <w:rPr>
                  <w:sz w:val="13"/>
                  <w:szCs w:val="13"/>
                </w:rPr>
                <w:delText>2019</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5C5AF5" w14:textId="77777777" w:rsidR="001D2698" w:rsidRDefault="00000000">
            <w:pPr>
              <w:rPr>
                <w:del w:id="13848" w:author="نویسنده" w:date="2026-10-18T12:19:01Z"/>
              </w:rPr>
            </w:pPr>
            <w:del w:id="13847" w:author="نویسنده" w:date="2026-10-18T12:19:01Z">
              <w:r>
                <w:rPr>
                  <w:sz w:val="13"/>
                  <w:szCs w:val="13"/>
                </w:rPr>
                <w:delText>A Randomized Controlled Trial of a Longitudinal Mindfulness Intervention to Decrease…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1A1A3B" w14:textId="77777777" w:rsidR="001D2698" w:rsidRDefault="00000000">
            <w:pPr>
              <w:rPr>
                <w:del w:id="13850" w:author="نویسنده" w:date="2026-10-18T12:19:01Z"/>
              </w:rPr>
            </w:pPr>
            <w:del w:id="13849"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6D303C" w14:textId="77777777" w:rsidR="001D2698" w:rsidRDefault="00000000">
            <w:pPr>
              <w:rPr>
                <w:del w:id="13852" w:author="نویسنده" w:date="2026-10-18T12:19:01Z"/>
              </w:rPr>
            </w:pPr>
            <w:del w:id="13851" w:author="نویسنده" w:date="2026-10-18T12:19:01Z">
              <w:r>
                <w:rPr>
                  <w:sz w:val="13"/>
                  <w:szCs w:val="13"/>
                </w:rPr>
                <w:delText>Blended</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E04FBB" w14:textId="77777777" w:rsidR="001D2698" w:rsidRDefault="00000000">
            <w:pPr>
              <w:rPr>
                <w:del w:id="13854" w:author="نویسنده" w:date="2026-10-18T12:19:01Z"/>
              </w:rPr>
            </w:pPr>
            <w:del w:id="13853"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5F7BEB" w14:textId="77777777" w:rsidR="001D2698" w:rsidRDefault="00000000">
            <w:pPr>
              <w:rPr>
                <w:del w:id="13856" w:author="نویسنده" w:date="2026-10-18T12:19:01Z"/>
              </w:rPr>
            </w:pPr>
            <w:del w:id="13855" w:author="نویسنده" w:date="2026-10-18T12:19:01Z">
              <w:r>
                <w:rPr>
                  <w:sz w:val="13"/>
                  <w:szCs w:val="13"/>
                </w:rPr>
                <w:delText>NR</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21CF0B" w14:textId="77777777" w:rsidR="001D2698" w:rsidRDefault="00000000">
            <w:pPr>
              <w:rPr>
                <w:del w:id="13858" w:author="نویسنده" w:date="2026-10-18T12:19:01Z"/>
              </w:rPr>
            </w:pPr>
            <w:del w:id="13857"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10CFB0" w14:textId="77777777" w:rsidR="001D2698" w:rsidRDefault="00000000">
            <w:pPr>
              <w:rPr>
                <w:del w:id="13860" w:author="نویسنده" w:date="2026-10-18T12:19:01Z"/>
              </w:rPr>
            </w:pPr>
            <w:del w:id="13859"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FC3BA0" w14:textId="77777777" w:rsidR="001D2698" w:rsidRDefault="00000000">
            <w:pPr>
              <w:rPr>
                <w:del w:id="13862" w:author="نویسنده" w:date="2026-10-18T12:19:01Z"/>
              </w:rPr>
            </w:pPr>
            <w:del w:id="13861" w:author="نویسنده" w:date="2026-10-18T12:19:01Z">
              <w:r>
                <w:rPr>
                  <w:sz w:val="13"/>
                  <w:szCs w:val="13"/>
                </w:rPr>
                <w:delText>69</w:delText>
              </w:r>
            </w:del>
          </w:p>
        </w:tc>
      </w:tr>
      <w:tr w:rsidR="001D2698" w14:paraId="523100E5" w14:textId="77777777">
        <w:trPr>
          <w:del w:id="13886"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5E957B" w14:textId="77777777" w:rsidR="001D2698" w:rsidRDefault="00000000">
            <w:pPr>
              <w:rPr>
                <w:del w:id="13865" w:author="نویسنده" w:date="2026-10-18T12:19:01Z"/>
              </w:rPr>
            </w:pPr>
            <w:del w:id="13864" w:author="نویسنده" w:date="2026-10-18T12:19:01Z">
              <w:r>
                <w:rPr>
                  <w:sz w:val="13"/>
                  <w:szCs w:val="13"/>
                </w:rPr>
                <w:delText>S060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9976F0" w14:textId="77777777" w:rsidR="001D2698" w:rsidRDefault="00000000">
            <w:pPr>
              <w:rPr>
                <w:del w:id="13867" w:author="نویسنده" w:date="2026-10-18T12:19:01Z"/>
              </w:rPr>
            </w:pPr>
            <w:del w:id="13866" w:author="نویسنده" w:date="2026-10-18T12:19:01Z">
              <w:r>
                <w:rPr>
                  <w:sz w:val="13"/>
                  <w:szCs w:val="13"/>
                </w:rPr>
                <w:delText>R109</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749433" w14:textId="77777777" w:rsidR="001D2698" w:rsidRDefault="00000000">
            <w:pPr>
              <w:rPr>
                <w:del w:id="13869" w:author="نویسنده" w:date="2026-10-18T12:19:01Z"/>
              </w:rPr>
            </w:pPr>
            <w:del w:id="13868"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665F84" w14:textId="77777777" w:rsidR="001D2698" w:rsidRDefault="00000000">
            <w:pPr>
              <w:rPr>
                <w:del w:id="13871" w:author="نویسنده" w:date="2026-10-18T12:19:01Z"/>
              </w:rPr>
            </w:pPr>
            <w:del w:id="13870" w:author="نویسنده" w:date="2026-10-18T12:19:01Z">
              <w:r>
                <w:rPr>
                  <w:sz w:val="13"/>
                  <w:szCs w:val="13"/>
                </w:rPr>
                <w:delText>AIZEN Digital Meditation Intervention for Caregiver Burnout in Taiwan—A Pilot Randomized…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6B0F83" w14:textId="77777777" w:rsidR="001D2698" w:rsidRDefault="00000000">
            <w:pPr>
              <w:rPr>
                <w:del w:id="13873" w:author="نویسنده" w:date="2026-10-18T12:19:01Z"/>
              </w:rPr>
            </w:pPr>
            <w:del w:id="13872"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3EF626" w14:textId="77777777" w:rsidR="001D2698" w:rsidRDefault="00000000">
            <w:pPr>
              <w:rPr>
                <w:del w:id="13875" w:author="نویسنده" w:date="2026-10-18T12:19:01Z"/>
              </w:rPr>
            </w:pPr>
            <w:del w:id="13874"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75D651" w14:textId="77777777" w:rsidR="001D2698" w:rsidRDefault="00000000">
            <w:pPr>
              <w:rPr>
                <w:del w:id="13877" w:author="نویسنده" w:date="2026-10-18T12:19:01Z"/>
              </w:rPr>
            </w:pPr>
            <w:del w:id="13876"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AB91FB" w14:textId="77777777" w:rsidR="001D2698" w:rsidRDefault="00000000">
            <w:pPr>
              <w:rPr>
                <w:del w:id="13879" w:author="نویسنده" w:date="2026-10-18T12:19:01Z"/>
              </w:rPr>
            </w:pPr>
            <w:del w:id="13878"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0C18A2" w14:textId="77777777" w:rsidR="001D2698" w:rsidRDefault="00000000">
            <w:pPr>
              <w:rPr>
                <w:del w:id="13881" w:author="نویسنده" w:date="2026-10-18T12:19:01Z"/>
              </w:rPr>
            </w:pPr>
            <w:del w:id="13880"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19DF83" w14:textId="77777777" w:rsidR="001D2698" w:rsidRDefault="00000000">
            <w:pPr>
              <w:rPr>
                <w:del w:id="13883" w:author="نویسنده" w:date="2026-10-18T12:19:01Z"/>
              </w:rPr>
            </w:pPr>
            <w:del w:id="13882"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A06435" w14:textId="77777777" w:rsidR="001D2698" w:rsidRDefault="00000000">
            <w:pPr>
              <w:rPr>
                <w:del w:id="13885" w:author="نویسنده" w:date="2026-10-18T12:19:01Z"/>
              </w:rPr>
            </w:pPr>
            <w:del w:id="13884" w:author="نویسنده" w:date="2026-10-18T12:19:01Z">
              <w:r>
                <w:rPr>
                  <w:sz w:val="13"/>
                  <w:szCs w:val="13"/>
                </w:rPr>
                <w:delText>57</w:delText>
              </w:r>
            </w:del>
          </w:p>
        </w:tc>
      </w:tr>
      <w:tr w:rsidR="001D2698" w14:paraId="21EAD895" w14:textId="77777777">
        <w:trPr>
          <w:del w:id="13909"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FC4182" w14:textId="77777777" w:rsidR="001D2698" w:rsidRDefault="00000000">
            <w:pPr>
              <w:rPr>
                <w:del w:id="13888" w:author="نویسنده" w:date="2026-10-18T12:19:01Z"/>
              </w:rPr>
            </w:pPr>
            <w:del w:id="13887" w:author="نویسنده" w:date="2026-10-18T12:19:01Z">
              <w:r>
                <w:rPr>
                  <w:sz w:val="13"/>
                  <w:szCs w:val="13"/>
                </w:rPr>
                <w:delText>S061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69FCC8" w14:textId="77777777" w:rsidR="001D2698" w:rsidRDefault="00000000">
            <w:pPr>
              <w:rPr>
                <w:del w:id="13890" w:author="نویسنده" w:date="2026-10-18T12:19:01Z"/>
              </w:rPr>
            </w:pPr>
            <w:del w:id="13889" w:author="نویسنده" w:date="2026-10-18T12:19:01Z">
              <w:r>
                <w:rPr>
                  <w:sz w:val="13"/>
                  <w:szCs w:val="13"/>
                </w:rPr>
                <w:delText>R114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13555A" w14:textId="77777777" w:rsidR="001D2698" w:rsidRDefault="00000000">
            <w:pPr>
              <w:rPr>
                <w:del w:id="13892" w:author="نویسنده" w:date="2026-10-18T12:19:01Z"/>
              </w:rPr>
            </w:pPr>
            <w:del w:id="13891"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BE4F96" w14:textId="77777777" w:rsidR="001D2698" w:rsidRDefault="00000000">
            <w:pPr>
              <w:rPr>
                <w:del w:id="13894" w:author="نویسنده" w:date="2026-10-18T12:19:01Z"/>
              </w:rPr>
            </w:pPr>
            <w:del w:id="13893" w:author="نویسنده" w:date="2026-10-18T12:19:01Z">
              <w:r>
                <w:rPr>
                  <w:sz w:val="13"/>
                  <w:szCs w:val="13"/>
                </w:rPr>
                <w:delText>Improving Teacher Wellbeing: A Randomized Pilot Study of an Online Self-Guided Single…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000AED" w14:textId="77777777" w:rsidR="001D2698" w:rsidRDefault="00000000">
            <w:pPr>
              <w:rPr>
                <w:del w:id="13896" w:author="نویسنده" w:date="2026-10-18T12:19:01Z"/>
              </w:rPr>
            </w:pPr>
            <w:del w:id="13895"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B01358" w14:textId="77777777" w:rsidR="001D2698" w:rsidRDefault="00000000">
            <w:pPr>
              <w:rPr>
                <w:del w:id="13898" w:author="نویسنده" w:date="2026-10-18T12:19:01Z"/>
              </w:rPr>
            </w:pPr>
            <w:del w:id="13897"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E2EA5C" w14:textId="77777777" w:rsidR="001D2698" w:rsidRDefault="00000000">
            <w:pPr>
              <w:rPr>
                <w:del w:id="13900" w:author="نویسنده" w:date="2026-10-18T12:19:01Z"/>
              </w:rPr>
            </w:pPr>
            <w:del w:id="13899" w:author="نویسنده" w:date="2026-10-18T12:19:01Z">
              <w:r>
                <w:rPr>
                  <w:sz w:val="13"/>
                  <w:szCs w:val="13"/>
                </w:rPr>
                <w:delText>Stress recovery/coping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45D1FE" w14:textId="77777777" w:rsidR="001D2698" w:rsidRDefault="00000000">
            <w:pPr>
              <w:rPr>
                <w:del w:id="13902" w:author="نویسنده" w:date="2026-10-18T12:19:01Z"/>
              </w:rPr>
            </w:pPr>
            <w:del w:id="13901"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95DFCF" w14:textId="77777777" w:rsidR="001D2698" w:rsidRDefault="00000000">
            <w:pPr>
              <w:rPr>
                <w:del w:id="13904" w:author="نویسنده" w:date="2026-10-18T12:19:01Z"/>
              </w:rPr>
            </w:pPr>
            <w:del w:id="13903"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B7B648" w14:textId="77777777" w:rsidR="001D2698" w:rsidRDefault="00000000">
            <w:pPr>
              <w:rPr>
                <w:del w:id="13906" w:author="نویسنده" w:date="2026-10-18T12:19:01Z"/>
              </w:rPr>
            </w:pPr>
            <w:del w:id="13905"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D8B6D4" w14:textId="77777777" w:rsidR="001D2698" w:rsidRDefault="00000000">
            <w:pPr>
              <w:rPr>
                <w:del w:id="13908" w:author="نویسنده" w:date="2026-10-18T12:19:01Z"/>
              </w:rPr>
            </w:pPr>
            <w:del w:id="13907" w:author="نویسنده" w:date="2026-10-18T12:19:01Z">
              <w:r>
                <w:rPr>
                  <w:sz w:val="13"/>
                  <w:szCs w:val="13"/>
                </w:rPr>
                <w:delText>122</w:delText>
              </w:r>
            </w:del>
          </w:p>
        </w:tc>
      </w:tr>
      <w:tr w:rsidR="001D2698" w14:paraId="05E87989" w14:textId="77777777">
        <w:trPr>
          <w:del w:id="13932"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837F74" w14:textId="77777777" w:rsidR="001D2698" w:rsidRDefault="00000000">
            <w:pPr>
              <w:rPr>
                <w:del w:id="13911" w:author="نویسنده" w:date="2026-10-18T12:19:01Z"/>
              </w:rPr>
            </w:pPr>
            <w:del w:id="13910" w:author="نویسنده" w:date="2026-10-18T12:19:01Z">
              <w:r>
                <w:rPr>
                  <w:sz w:val="13"/>
                  <w:szCs w:val="13"/>
                </w:rPr>
                <w:delText>S062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BD6F3D" w14:textId="77777777" w:rsidR="001D2698" w:rsidRDefault="00000000">
            <w:pPr>
              <w:rPr>
                <w:del w:id="13913" w:author="نویسنده" w:date="2026-10-18T12:19:01Z"/>
              </w:rPr>
            </w:pPr>
            <w:del w:id="13912" w:author="نویسنده" w:date="2026-10-18T12:19:01Z">
              <w:r>
                <w:rPr>
                  <w:sz w:val="13"/>
                  <w:szCs w:val="13"/>
                </w:rPr>
                <w:delText>R115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6158CC" w14:textId="77777777" w:rsidR="001D2698" w:rsidRDefault="00000000">
            <w:pPr>
              <w:rPr>
                <w:del w:id="13915" w:author="نویسنده" w:date="2026-10-18T12:19:01Z"/>
              </w:rPr>
            </w:pPr>
            <w:del w:id="13914"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983138" w14:textId="77777777" w:rsidR="001D2698" w:rsidRDefault="00000000">
            <w:pPr>
              <w:rPr>
                <w:del w:id="13917" w:author="نویسنده" w:date="2026-10-18T12:19:01Z"/>
              </w:rPr>
            </w:pPr>
            <w:del w:id="13916" w:author="نویسنده" w:date="2026-10-18T12:19:01Z">
              <w:r>
                <w:rPr>
                  <w:sz w:val="13"/>
                  <w:szCs w:val="13"/>
                </w:rPr>
                <w:delText xml:space="preserve">Healing the healers: A pilot randomised controlled trial to assess the effectiveness of…</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A52A81" w14:textId="77777777" w:rsidR="001D2698" w:rsidRDefault="00000000">
            <w:pPr>
              <w:rPr>
                <w:del w:id="13919" w:author="نویسنده" w:date="2026-10-18T12:19:01Z"/>
              </w:rPr>
            </w:pPr>
            <w:del w:id="13918"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5C7CB2" w14:textId="77777777" w:rsidR="001D2698" w:rsidRDefault="00000000">
            <w:pPr>
              <w:rPr>
                <w:del w:id="13921" w:author="نویسنده" w:date="2026-10-18T12:19:01Z"/>
              </w:rPr>
            </w:pPr>
            <w:del w:id="13920"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286660" w14:textId="77777777" w:rsidR="001D2698" w:rsidRDefault="00000000">
            <w:pPr>
              <w:rPr>
                <w:del w:id="13923" w:author="نویسنده" w:date="2026-10-18T12:19:01Z"/>
              </w:rPr>
            </w:pPr>
            <w:del w:id="13922" w:author="نویسنده" w:date="2026-10-18T12:19:01Z">
              <w:r>
                <w:rPr>
                  <w:sz w:val="13"/>
                  <w:szCs w:val="13"/>
                </w:rPr>
                <w:delText>Compassion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EC1CB5" w14:textId="77777777" w:rsidR="001D2698" w:rsidRDefault="00000000">
            <w:pPr>
              <w:rPr>
                <w:del w:id="13925" w:author="نویسنده" w:date="2026-10-18T12:19:01Z"/>
              </w:rPr>
            </w:pPr>
            <w:del w:id="13924"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62F90" w14:textId="77777777" w:rsidR="001D2698" w:rsidRDefault="00000000">
            <w:pPr>
              <w:rPr>
                <w:del w:id="13927" w:author="نویسنده" w:date="2026-10-18T12:19:01Z"/>
              </w:rPr>
            </w:pPr>
            <w:del w:id="13926"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2B58B2" w14:textId="77777777" w:rsidR="001D2698" w:rsidRDefault="00000000">
            <w:pPr>
              <w:rPr>
                <w:del w:id="13929" w:author="نویسنده" w:date="2026-10-18T12:19:01Z"/>
              </w:rPr>
            </w:pPr>
            <w:del w:id="13928"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F64CAD" w14:textId="77777777" w:rsidR="001D2698" w:rsidRDefault="00000000">
            <w:pPr>
              <w:rPr>
                <w:del w:id="13931" w:author="نویسنده" w:date="2026-10-18T12:19:01Z"/>
              </w:rPr>
            </w:pPr>
            <w:del w:id="13930" w:author="نویسنده" w:date="2026-10-18T12:19:01Z">
              <w:r>
                <w:rPr>
                  <w:sz w:val="13"/>
                  <w:szCs w:val="13"/>
                </w:rPr>
                <w:delText>70</w:delText>
              </w:r>
            </w:del>
          </w:p>
        </w:tc>
      </w:tr>
      <w:tr w:rsidR="001D2698" w14:paraId="66231767" w14:textId="77777777">
        <w:trPr>
          <w:del w:id="13955"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8B284E" w14:textId="77777777" w:rsidR="001D2698" w:rsidRDefault="00000000">
            <w:pPr>
              <w:rPr>
                <w:del w:id="13934" w:author="نویسنده" w:date="2026-10-18T12:19:01Z"/>
              </w:rPr>
            </w:pPr>
            <w:del w:id="13933" w:author="نویسنده" w:date="2026-10-18T12:19:01Z">
              <w:r>
                <w:rPr>
                  <w:sz w:val="13"/>
                  <w:szCs w:val="13"/>
                </w:rPr>
                <w:delText>S063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960044" w14:textId="77777777" w:rsidR="001D2698" w:rsidRDefault="00000000">
            <w:pPr>
              <w:rPr>
                <w:del w:id="13936" w:author="نویسنده" w:date="2026-10-18T12:19:01Z"/>
              </w:rPr>
            </w:pPr>
            <w:del w:id="13935" w:author="نویسنده" w:date="2026-10-18T12:19:01Z">
              <w:r>
                <w:rPr>
                  <w:sz w:val="13"/>
                  <w:szCs w:val="13"/>
                </w:rPr>
                <w:delText>R116</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9518ED" w14:textId="77777777" w:rsidR="001D2698" w:rsidRDefault="00000000">
            <w:pPr>
              <w:rPr>
                <w:del w:id="13938" w:author="نویسنده" w:date="2026-10-18T12:19:01Z"/>
              </w:rPr>
            </w:pPr>
            <w:del w:id="13937" w:author="نویسنده" w:date="2026-10-18T12:19:01Z">
              <w:r>
                <w:rPr>
                  <w:sz w:val="13"/>
                  <w:szCs w:val="13"/>
                </w:rPr>
                <w:delText>2014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EA2F6A" w14:textId="77777777" w:rsidR="001D2698" w:rsidRDefault="00000000">
            <w:pPr>
              <w:rPr>
                <w:del w:id="13940" w:author="نویسنده" w:date="2026-10-18T12:19:01Z"/>
              </w:rPr>
            </w:pPr>
            <w:del w:id="13939" w:author="نویسنده" w:date="2026-10-18T12:19:01Z">
              <w:r>
                <w:rPr>
                  <w:sz w:val="13"/>
                  <w:szCs w:val="13"/>
                </w:rPr>
                <w:delText>Efficacy of an internet-based problem-solving training for teachers: results of a…</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29BDE3" w14:textId="77777777" w:rsidR="001D2698" w:rsidRDefault="00000000">
            <w:pPr>
              <w:rPr>
                <w:del w:id="13942" w:author="نویسنده" w:date="2026-10-18T12:19:01Z"/>
              </w:rPr>
            </w:pPr>
            <w:del w:id="13941"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669922" w14:textId="77777777" w:rsidR="001D2698" w:rsidRDefault="00000000">
            <w:pPr>
              <w:rPr>
                <w:del w:id="13944" w:author="نویسنده" w:date="2026-10-18T12:19:01Z"/>
              </w:rPr>
            </w:pPr>
            <w:del w:id="13943"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0DAE3B" w14:textId="77777777" w:rsidR="001D2698" w:rsidRDefault="00000000">
            <w:pPr>
              <w:rPr>
                <w:del w:id="13946" w:author="نویسنده" w:date="2026-10-18T12:19:01Z"/>
              </w:rPr>
            </w:pPr>
            <w:del w:id="13945"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E1D117" w14:textId="77777777" w:rsidR="001D2698" w:rsidRDefault="00000000">
            <w:pPr>
              <w:rPr>
                <w:del w:id="13948" w:author="نویسنده" w:date="2026-10-18T12:19:01Z"/>
              </w:rPr>
            </w:pPr>
            <w:del w:id="13947"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1F6062" w14:textId="77777777" w:rsidR="001D2698" w:rsidRDefault="00000000">
            <w:pPr>
              <w:rPr>
                <w:del w:id="13950" w:author="نویسنده" w:date="2026-10-18T12:19:01Z"/>
              </w:rPr>
            </w:pPr>
            <w:del w:id="13949"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C16159" w14:textId="77777777" w:rsidR="001D2698" w:rsidRDefault="00000000">
            <w:pPr>
              <w:rPr>
                <w:del w:id="13952" w:author="نویسنده" w:date="2026-10-18T12:19:01Z"/>
              </w:rPr>
            </w:pPr>
            <w:del w:id="13951"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C073B2" w14:textId="77777777" w:rsidR="001D2698" w:rsidRDefault="00000000">
            <w:pPr>
              <w:rPr>
                <w:del w:id="13954" w:author="نویسنده" w:date="2026-10-18T12:19:01Z"/>
              </w:rPr>
            </w:pPr>
            <w:del w:id="13953" w:author="نویسنده" w:date="2026-10-18T12:19:01Z">
              <w:r>
                <w:rPr>
                  <w:sz w:val="13"/>
                  <w:szCs w:val="13"/>
                </w:rPr>
                <w:delText>150</w:delText>
              </w:r>
            </w:del>
          </w:p>
        </w:tc>
      </w:tr>
      <w:tr w:rsidR="001D2698" w14:paraId="6854CA8B" w14:textId="77777777">
        <w:trPr>
          <w:del w:id="13978"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45BCE8" w14:textId="77777777" w:rsidR="001D2698" w:rsidRDefault="00000000">
            <w:pPr>
              <w:rPr>
                <w:del w:id="13957" w:author="نویسنده" w:date="2026-10-18T12:19:01Z"/>
              </w:rPr>
            </w:pPr>
            <w:del w:id="13956" w:author="نویسنده" w:date="2026-10-18T12:19:01Z">
              <w:r>
                <w:rPr>
                  <w:sz w:val="13"/>
                  <w:szCs w:val="13"/>
                </w:rPr>
                <w:delText>S064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6CFF19" w14:textId="77777777" w:rsidR="001D2698" w:rsidRDefault="00000000">
            <w:pPr>
              <w:rPr>
                <w:del w:id="13959" w:author="نویسنده" w:date="2026-10-18T12:19:01Z"/>
              </w:rPr>
            </w:pPr>
            <w:del w:id="13958" w:author="نویسنده" w:date="2026-10-18T12:19:01Z">
              <w:r>
                <w:rPr>
                  <w:sz w:val="13"/>
                  <w:szCs w:val="13"/>
                </w:rPr>
                <w:delText>R117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8354CD" w14:textId="77777777" w:rsidR="001D2698" w:rsidRDefault="00000000">
            <w:pPr>
              <w:rPr>
                <w:del w:id="13961" w:author="نویسنده" w:date="2026-10-18T12:19:01Z"/>
              </w:rPr>
            </w:pPr>
            <w:del w:id="13960"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58F38C" w14:textId="77777777" w:rsidR="001D2698" w:rsidRDefault="00000000">
            <w:pPr>
              <w:rPr>
                <w:del w:id="13963" w:author="نویسنده" w:date="2026-10-18T12:19:01Z"/>
              </w:rPr>
            </w:pPr>
            <w:del w:id="13962" w:author="نویسنده" w:date="2026-10-18T12:19:01Z">
              <w:r>
                <w:rPr>
                  <w:sz w:val="13"/>
                  <w:szCs w:val="13"/>
                </w:rPr>
                <w:delText>Comparing the effectiveness of two mobile cognitive behavioral interventions for…</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8408BF" w14:textId="77777777" w:rsidR="001D2698" w:rsidRDefault="00000000">
            <w:pPr>
              <w:rPr>
                <w:del w:id="13965" w:author="نویسنده" w:date="2026-10-18T12:19:01Z"/>
              </w:rPr>
            </w:pPr>
            <w:del w:id="13964" w:author="نویسنده" w:date="2026-10-18T12:19:01Z">
              <w:r>
                <w:rPr>
                  <w:sz w:val="13"/>
                  <w:szCs w:val="13"/>
                </w:rPr>
                <w:delText>Mixed-occupation workers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50346B" w14:textId="77777777" w:rsidR="001D2698" w:rsidRDefault="00000000">
            <w:pPr>
              <w:rPr>
                <w:del w:id="13967" w:author="نویسنده" w:date="2026-10-18T12:19:01Z"/>
              </w:rPr>
            </w:pPr>
            <w:del w:id="13966"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F7CD14" w14:textId="77777777" w:rsidR="001D2698" w:rsidRDefault="00000000">
            <w:pPr>
              <w:rPr>
                <w:del w:id="13969" w:author="نویسنده" w:date="2026-10-18T12:19:01Z"/>
              </w:rPr>
            </w:pPr>
            <w:del w:id="13968"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835ACC" w14:textId="77777777" w:rsidR="001D2698" w:rsidRDefault="00000000">
            <w:pPr>
              <w:rPr>
                <w:del w:id="13971" w:author="نویسنده" w:date="2026-10-18T12:19:01Z"/>
              </w:rPr>
            </w:pPr>
            <w:del w:id="13970"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3F187A" w14:textId="77777777" w:rsidR="001D2698" w:rsidRDefault="00000000">
            <w:pPr>
              <w:rPr>
                <w:del w:id="13973" w:author="نویسنده" w:date="2026-10-18T12:19:01Z"/>
              </w:rPr>
            </w:pPr>
            <w:del w:id="13972"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9AEE64" w14:textId="77777777" w:rsidR="001D2698" w:rsidRDefault="00000000">
            <w:pPr>
              <w:rPr>
                <w:del w:id="13975" w:author="نویسنده" w:date="2026-10-18T12:19:01Z"/>
              </w:rPr>
            </w:pPr>
            <w:del w:id="13974"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B845A5" w14:textId="77777777" w:rsidR="001D2698" w:rsidRDefault="00000000">
            <w:pPr>
              <w:rPr>
                <w:del w:id="13977" w:author="نویسنده" w:date="2026-10-18T12:19:01Z"/>
              </w:rPr>
            </w:pPr>
            <w:del w:id="13976" w:author="نویسنده" w:date="2026-10-18T12:19:01Z">
              <w:r>
                <w:rPr>
                  <w:sz w:val="13"/>
                  <w:szCs w:val="13"/>
                </w:rPr>
                <w:delText>113</w:delText>
              </w:r>
            </w:del>
          </w:p>
        </w:tc>
      </w:tr>
      <w:tr w:rsidR="001D2698" w14:paraId="4B1B5A2A" w14:textId="77777777">
        <w:trPr>
          <w:del w:id="14001"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EB1D3A" w14:textId="77777777" w:rsidR="001D2698" w:rsidRDefault="00000000">
            <w:pPr>
              <w:rPr>
                <w:del w:id="13980" w:author="نویسنده" w:date="2026-10-18T12:19:01Z"/>
              </w:rPr>
            </w:pPr>
            <w:del w:id="13979" w:author="نویسنده" w:date="2026-10-18T12:19:01Z">
              <w:r>
                <w:rPr>
                  <w:sz w:val="13"/>
                  <w:szCs w:val="13"/>
                </w:rPr>
                <w:delText>S065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CCEEAC" w14:textId="77777777" w:rsidR="001D2698" w:rsidRDefault="00000000">
            <w:pPr>
              <w:rPr>
                <w:del w:id="13982" w:author="نویسنده" w:date="2026-10-18T12:19:01Z"/>
              </w:rPr>
            </w:pPr>
            <w:del w:id="13981" w:author="نویسنده" w:date="2026-10-18T12:19:01Z">
              <w:r>
                <w:rPr>
                  <w:sz w:val="13"/>
                  <w:szCs w:val="13"/>
                </w:rPr>
                <w:delText>R118</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ED0398" w14:textId="77777777" w:rsidR="001D2698" w:rsidRDefault="00000000">
            <w:pPr>
              <w:rPr>
                <w:del w:id="13984" w:author="نویسنده" w:date="2026-10-18T12:19:01Z"/>
              </w:rPr>
            </w:pPr>
            <w:del w:id="13983"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AFA028" w14:textId="77777777" w:rsidR="001D2698" w:rsidRDefault="00000000">
            <w:pPr>
              <w:rPr>
                <w:del w:id="13986" w:author="نویسنده" w:date="2026-10-18T12:19:01Z"/>
              </w:rPr>
            </w:pPr>
            <w:del w:id="13985" w:author="نویسنده" w:date="2026-10-18T12:19:01Z">
              <w:r>
                <w:rPr>
                  <w:sz w:val="13"/>
                  <w:szCs w:val="13"/>
                </w:rPr>
                <w:delText>Effects and Mechanisms of a Web- and Mobile-Based Acceptance and Commitment Therapy…</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9FF260" w14:textId="77777777" w:rsidR="001D2698" w:rsidRDefault="00000000">
            <w:pPr>
              <w:rPr>
                <w:del w:id="13988" w:author="نویسنده" w:date="2026-10-18T12:19:01Z"/>
              </w:rPr>
            </w:pPr>
            <w:del w:id="13987"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223088" w14:textId="77777777" w:rsidR="001D2698" w:rsidRDefault="00000000">
            <w:pPr>
              <w:rPr>
                <w:del w:id="13990" w:author="نویسنده" w:date="2026-10-18T12:19:01Z"/>
              </w:rPr>
            </w:pPr>
            <w:del w:id="13989"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AC9B5D" w14:textId="77777777" w:rsidR="001D2698" w:rsidRDefault="00000000">
            <w:pPr>
              <w:rPr>
                <w:del w:id="13992" w:author="نویسنده" w:date="2026-10-18T12:19:01Z"/>
              </w:rPr>
            </w:pPr>
            <w:del w:id="13991" w:author="نویسنده" w:date="2026-10-18T12:19:01Z">
              <w:r>
                <w:rPr>
                  <w:sz w:val="13"/>
                  <w:szCs w:val="13"/>
                </w:rPr>
                <w:delText>ACT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D0FCFA" w14:textId="77777777" w:rsidR="001D2698" w:rsidRDefault="00000000">
            <w:pPr>
              <w:rPr>
                <w:del w:id="13994" w:author="نویسنده" w:date="2026-10-18T12:19:01Z"/>
              </w:rPr>
            </w:pPr>
            <w:del w:id="13993"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85D385" w14:textId="77777777" w:rsidR="001D2698" w:rsidRDefault="00000000">
            <w:pPr>
              <w:rPr>
                <w:del w:id="13996" w:author="نویسنده" w:date="2026-10-18T12:19:01Z"/>
              </w:rPr>
            </w:pPr>
            <w:del w:id="13995"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1060D9" w14:textId="77777777" w:rsidR="001D2698" w:rsidRDefault="00000000">
            <w:pPr>
              <w:rPr>
                <w:del w:id="13998" w:author="نویسنده" w:date="2026-10-18T12:19:01Z"/>
              </w:rPr>
            </w:pPr>
            <w:del w:id="13997"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601BE7" w14:textId="77777777" w:rsidR="001D2698" w:rsidRDefault="00000000">
            <w:pPr>
              <w:rPr>
                <w:del w:id="14000" w:author="نویسنده" w:date="2026-10-18T12:19:01Z"/>
              </w:rPr>
            </w:pPr>
            <w:del w:id="13999" w:author="نویسنده" w:date="2026-10-18T12:19:01Z">
              <w:r>
                <w:rPr>
                  <w:sz w:val="13"/>
                  <w:szCs w:val="13"/>
                </w:rPr>
                <w:delText>145</w:delText>
              </w:r>
            </w:del>
          </w:p>
        </w:tc>
      </w:tr>
      <w:tr w:rsidR="001D2698" w14:paraId="09EECD93" w14:textId="77777777">
        <w:trPr>
          <w:del w:id="14024"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5ED0A6" w14:textId="77777777" w:rsidR="001D2698" w:rsidRDefault="00000000">
            <w:pPr>
              <w:rPr>
                <w:del w:id="14003" w:author="نویسنده" w:date="2026-10-18T12:19:01Z"/>
              </w:rPr>
            </w:pPr>
            <w:del w:id="14002" w:author="نویسنده" w:date="2026-10-18T12:19:01Z">
              <w:r>
                <w:rPr>
                  <w:sz w:val="13"/>
                  <w:szCs w:val="13"/>
                </w:rPr>
                <w:delText>S066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7776E1" w14:textId="77777777" w:rsidR="001D2698" w:rsidRDefault="00000000">
            <w:pPr>
              <w:rPr>
                <w:del w:id="14005" w:author="نویسنده" w:date="2026-10-18T12:19:01Z"/>
              </w:rPr>
            </w:pPr>
            <w:del w:id="14004" w:author="نویسنده" w:date="2026-10-18T12:19:01Z">
              <w:r>
                <w:rPr>
                  <w:sz w:val="13"/>
                  <w:szCs w:val="13"/>
                </w:rPr>
                <w:delText>R120</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1851E7" w14:textId="77777777" w:rsidR="001D2698" w:rsidRDefault="00000000">
            <w:pPr>
              <w:rPr>
                <w:del w:id="14007" w:author="نویسنده" w:date="2026-10-18T12:19:01Z"/>
              </w:rPr>
            </w:pPr>
            <w:del w:id="14006"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0B05A7" w14:textId="77777777" w:rsidR="001D2698" w:rsidRDefault="00000000">
            <w:pPr>
              <w:rPr>
                <w:del w:id="14009" w:author="نویسنده" w:date="2026-10-18T12:19:01Z"/>
              </w:rPr>
            </w:pPr>
            <w:del w:id="14008" w:author="نویسنده" w:date="2026-10-18T12:19:01Z">
              <w:r>
                <w:rPr>
                  <w:sz w:val="13"/>
                  <w:szCs w:val="13"/>
                </w:rPr>
                <w:delText xml:space="preserve">A randomised trial of Mindfulness-based Social Work and Self-Care with social workers</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E49F61" w14:textId="77777777" w:rsidR="001D2698" w:rsidRDefault="00000000">
            <w:pPr>
              <w:rPr>
                <w:del w:id="14011" w:author="نویسنده" w:date="2026-10-18T12:19:01Z"/>
              </w:rPr>
            </w:pPr>
            <w:del w:id="14010" w:author="نویسنده" w:date="2026-10-18T12:19:01Z">
              <w:r>
                <w:rPr>
                  <w:sz w:val="13"/>
                  <w:szCs w:val="13"/>
                </w:rPr>
                <w:delText>Mental-health/social care</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C2F933" w14:textId="77777777" w:rsidR="001D2698" w:rsidRDefault="00000000">
            <w:pPr>
              <w:rPr>
                <w:del w:id="14013" w:author="نویسنده" w:date="2026-10-18T12:19:01Z"/>
              </w:rPr>
            </w:pPr>
            <w:del w:id="14012"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DECC67" w14:textId="77777777" w:rsidR="001D2698" w:rsidRDefault="00000000">
            <w:pPr>
              <w:rPr>
                <w:del w:id="14015" w:author="نویسنده" w:date="2026-10-18T12:19:01Z"/>
              </w:rPr>
            </w:pPr>
            <w:del w:id="14014"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547211" w14:textId="77777777" w:rsidR="001D2698" w:rsidRDefault="00000000">
            <w:pPr>
              <w:rPr>
                <w:del w:id="14017" w:author="نویسنده" w:date="2026-10-18T12:19:01Z"/>
              </w:rPr>
            </w:pPr>
            <w:del w:id="14016"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A8F089" w14:textId="77777777" w:rsidR="001D2698" w:rsidRDefault="00000000">
            <w:pPr>
              <w:rPr>
                <w:del w:id="14019" w:author="نویسنده" w:date="2026-10-18T12:19:01Z"/>
              </w:rPr>
            </w:pPr>
            <w:del w:id="14018"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208312" w14:textId="77777777" w:rsidR="001D2698" w:rsidRDefault="00000000">
            <w:pPr>
              <w:rPr>
                <w:del w:id="14021" w:author="نویسنده" w:date="2026-10-18T12:19:01Z"/>
              </w:rPr>
            </w:pPr>
            <w:del w:id="14020"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51386F" w14:textId="77777777" w:rsidR="001D2698" w:rsidRDefault="00000000">
            <w:pPr>
              <w:rPr>
                <w:del w:id="14023" w:author="نویسنده" w:date="2026-10-18T12:19:01Z"/>
              </w:rPr>
            </w:pPr>
            <w:del w:id="14022" w:author="نویسنده" w:date="2026-10-18T12:19:01Z">
              <w:r>
                <w:rPr>
                  <w:sz w:val="13"/>
                  <w:szCs w:val="13"/>
                </w:rPr>
                <w:delText>62</w:delText>
              </w:r>
            </w:del>
          </w:p>
        </w:tc>
      </w:tr>
      <w:tr w:rsidR="001D2698" w14:paraId="4940E3BB" w14:textId="77777777">
        <w:trPr>
          <w:del w:id="14047"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512C50" w14:textId="77777777" w:rsidR="001D2698" w:rsidRDefault="00000000">
            <w:pPr>
              <w:rPr>
                <w:del w:id="14026" w:author="نویسنده" w:date="2026-10-18T12:19:01Z"/>
              </w:rPr>
            </w:pPr>
            <w:del w:id="14025" w:author="نویسنده" w:date="2026-10-18T12:19:01Z">
              <w:r>
                <w:rPr>
                  <w:sz w:val="13"/>
                  <w:szCs w:val="13"/>
                </w:rPr>
                <w:delText>S067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1DBD79" w14:textId="77777777" w:rsidR="001D2698" w:rsidRDefault="00000000">
            <w:pPr>
              <w:rPr>
                <w:del w:id="14028" w:author="نویسنده" w:date="2026-10-18T12:19:01Z"/>
              </w:rPr>
            </w:pPr>
            <w:del w:id="14027" w:author="نویسنده" w:date="2026-10-18T12:19:01Z">
              <w:r>
                <w:rPr>
                  <w:sz w:val="13"/>
                  <w:szCs w:val="13"/>
                </w:rPr>
                <w:delText>R121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FA9E94" w14:textId="77777777" w:rsidR="001D2698" w:rsidRDefault="00000000">
            <w:pPr>
              <w:rPr>
                <w:del w:id="14030" w:author="نویسنده" w:date="2026-10-18T12:19:01Z"/>
              </w:rPr>
            </w:pPr>
            <w:del w:id="14029"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A26285" w14:textId="77777777" w:rsidR="001D2698" w:rsidRDefault="00000000">
            <w:pPr>
              <w:rPr>
                <w:del w:id="14032" w:author="نویسنده" w:date="2026-10-18T12:19:01Z"/>
              </w:rPr>
            </w:pPr>
            <w:del w:id="14031" w:author="نویسنده" w:date="2026-10-18T12:19:01Z">
              <w:r>
                <w:rPr>
                  <w:sz w:val="13"/>
                  <w:szCs w:val="13"/>
                </w:rPr>
                <w:delText xml:space="preserve">Effectiveness of the mobile application Holidaily in reducing work-related rumination…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AA381E" w14:textId="77777777" w:rsidR="001D2698" w:rsidRDefault="00000000">
            <w:pPr>
              <w:rPr>
                <w:del w:id="14034" w:author="نویسنده" w:date="2026-10-18T12:19:01Z"/>
              </w:rPr>
            </w:pPr>
            <w:del w:id="14033" w:author="نویسنده" w:date="2026-10-18T12:19:01Z">
              <w:r>
                <w:rPr>
                  <w:sz w:val="13"/>
                  <w:szCs w:val="13"/>
                </w:rPr>
                <w:delText>Mixed-occupation workers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37D2C2" w14:textId="77777777" w:rsidR="001D2698" w:rsidRDefault="00000000">
            <w:pPr>
              <w:rPr>
                <w:del w:id="14036" w:author="نویسنده" w:date="2026-10-18T12:19:01Z"/>
              </w:rPr>
            </w:pPr>
            <w:del w:id="14035"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9D19B1" w14:textId="77777777" w:rsidR="001D2698" w:rsidRDefault="00000000">
            <w:pPr>
              <w:rPr>
                <w:del w:id="14038" w:author="نویسنده" w:date="2026-10-18T12:19:01Z"/>
              </w:rPr>
            </w:pPr>
            <w:del w:id="14037" w:author="نویسنده" w:date="2026-10-18T12:19:01Z">
              <w:r>
                <w:rPr>
                  <w:sz w:val="13"/>
                  <w:szCs w:val="13"/>
                </w:rPr>
                <w:delText>Stress recovery/coping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EF8480" w14:textId="77777777" w:rsidR="001D2698" w:rsidRDefault="00000000">
            <w:pPr>
              <w:rPr>
                <w:del w:id="14040" w:author="نویسنده" w:date="2026-10-18T12:19:01Z"/>
              </w:rPr>
            </w:pPr>
            <w:del w:id="14039"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BAFD3E" w14:textId="77777777" w:rsidR="001D2698" w:rsidRDefault="00000000">
            <w:pPr>
              <w:rPr>
                <w:del w:id="14042" w:author="نویسنده" w:date="2026-10-18T12:19:01Z"/>
              </w:rPr>
            </w:pPr>
            <w:del w:id="14041"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91E5BA" w14:textId="77777777" w:rsidR="001D2698" w:rsidRDefault="00000000">
            <w:pPr>
              <w:rPr>
                <w:del w:id="14044" w:author="نویسنده" w:date="2026-10-18T12:19:01Z"/>
              </w:rPr>
            </w:pPr>
            <w:del w:id="14043"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26DEE0" w14:textId="77777777" w:rsidR="001D2698" w:rsidRDefault="00000000">
            <w:pPr>
              <w:rPr>
                <w:del w:id="14046" w:author="نویسنده" w:date="2026-10-18T12:19:01Z"/>
              </w:rPr>
            </w:pPr>
            <w:del w:id="14045" w:author="نویسنده" w:date="2026-10-18T12:19:01Z">
              <w:r>
                <w:rPr>
                  <w:sz w:val="13"/>
                  <w:szCs w:val="13"/>
                </w:rPr>
                <w:delText>190</w:delText>
              </w:r>
            </w:del>
          </w:p>
        </w:tc>
      </w:tr>
      <w:tr w:rsidR="001D2698" w14:paraId="2A2F9C14" w14:textId="77777777">
        <w:trPr>
          <w:del w:id="14070"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6D6B27" w14:textId="77777777" w:rsidR="001D2698" w:rsidRDefault="00000000">
            <w:pPr>
              <w:rPr>
                <w:del w:id="14049" w:author="نویسنده" w:date="2026-10-18T12:19:01Z"/>
              </w:rPr>
            </w:pPr>
            <w:del w:id="14048" w:author="نویسنده" w:date="2026-10-18T12:19:01Z">
              <w:r>
                <w:rPr>
                  <w:sz w:val="13"/>
                  <w:szCs w:val="13"/>
                </w:rPr>
                <w:delText>S068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B4986D" w14:textId="77777777" w:rsidR="001D2698" w:rsidRDefault="00000000">
            <w:pPr>
              <w:rPr>
                <w:del w:id="14051" w:author="نویسنده" w:date="2026-10-18T12:19:01Z"/>
              </w:rPr>
            </w:pPr>
            <w:del w:id="14050" w:author="نویسنده" w:date="2026-10-18T12:19:01Z">
              <w:r>
                <w:rPr>
                  <w:sz w:val="13"/>
                  <w:szCs w:val="13"/>
                </w:rPr>
                <w:delText>R124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485E99" w14:textId="77777777" w:rsidR="001D2698" w:rsidRDefault="00000000">
            <w:pPr>
              <w:rPr>
                <w:del w:id="14053" w:author="نویسنده" w:date="2026-10-18T12:19:01Z"/>
              </w:rPr>
            </w:pPr>
            <w:del w:id="14052"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61D49F" w14:textId="77777777" w:rsidR="001D2698" w:rsidRDefault="00000000">
            <w:pPr>
              <w:rPr>
                <w:del w:id="14055" w:author="نویسنده" w:date="2026-10-18T12:19:01Z"/>
              </w:rPr>
            </w:pPr>
            <w:del w:id="14054" w:author="نویسنده" w:date="2026-10-18T12:19:01Z">
              <w:r>
                <w:rPr>
                  <w:sz w:val="13"/>
                  <w:szCs w:val="13"/>
                </w:rPr>
                <w:delText>Learning how to recover from stress: Results from an internet-based randomized…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26A4B6" w14:textId="77777777" w:rsidR="001D2698" w:rsidRDefault="00000000">
            <w:pPr>
              <w:rPr>
                <w:del w:id="14057" w:author="نویسنده" w:date="2026-10-18T12:19:01Z"/>
              </w:rPr>
            </w:pPr>
            <w:del w:id="14056" w:author="نویسنده" w:date="2026-10-18T12:19:01Z">
              <w:r>
                <w:rPr>
                  <w:sz w:val="13"/>
                  <w:szCs w:val="13"/>
                </w:rPr>
                <w:delText>Selected for condition/risk</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89C8DD" w14:textId="77777777" w:rsidR="001D2698" w:rsidRDefault="00000000">
            <w:pPr>
              <w:rPr>
                <w:del w:id="14059" w:author="نویسنده" w:date="2026-10-18T12:19:01Z"/>
              </w:rPr>
            </w:pPr>
            <w:del w:id="14058"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EB8BBE" w14:textId="77777777" w:rsidR="001D2698" w:rsidRDefault="00000000">
            <w:pPr>
              <w:rPr>
                <w:del w:id="14061" w:author="نویسنده" w:date="2026-10-18T12:19:01Z"/>
              </w:rPr>
            </w:pPr>
            <w:del w:id="14060" w:author="نویسنده" w:date="2026-10-18T12:19:01Z">
              <w:r>
                <w:rPr>
                  <w:sz w:val="13"/>
                  <w:szCs w:val="13"/>
                </w:rPr>
                <w:delText>Stress recovery/coping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5CE079" w14:textId="77777777" w:rsidR="001D2698" w:rsidRDefault="00000000">
            <w:pPr>
              <w:rPr>
                <w:del w:id="14063" w:author="نویسنده" w:date="2026-10-18T12:19:01Z"/>
              </w:rPr>
            </w:pPr>
            <w:del w:id="14062"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1C63BD" w14:textId="77777777" w:rsidR="001D2698" w:rsidRDefault="00000000">
            <w:pPr>
              <w:rPr>
                <w:del w:id="14065" w:author="نویسنده" w:date="2026-10-18T12:19:01Z"/>
              </w:rPr>
            </w:pPr>
            <w:del w:id="14064"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2B2513" w14:textId="77777777" w:rsidR="001D2698" w:rsidRDefault="00000000">
            <w:pPr>
              <w:rPr>
                <w:del w:id="14067" w:author="نویسنده" w:date="2026-10-18T12:19:01Z"/>
              </w:rPr>
            </w:pPr>
            <w:del w:id="14066" w:author="نویسنده" w:date="2026-10-18T12:19:01Z">
              <w:r>
                <w:rPr>
                  <w:sz w:val="13"/>
                  <w:szCs w:val="13"/>
                </w:rPr>
                <w:delText>SMBQ†</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3A1475" w14:textId="77777777" w:rsidR="001D2698" w:rsidRDefault="00000000">
            <w:pPr>
              <w:rPr>
                <w:del w:id="14069" w:author="نویسنده" w:date="2026-10-18T12:19:01Z"/>
              </w:rPr>
            </w:pPr>
            <w:del w:id="14068" w:author="نویسنده" w:date="2026-10-18T12:19:01Z">
              <w:r>
                <w:rPr>
                  <w:sz w:val="13"/>
                  <w:szCs w:val="13"/>
                </w:rPr>
                <w:delText>69</w:delText>
              </w:r>
            </w:del>
          </w:p>
        </w:tc>
      </w:tr>
      <w:tr w:rsidR="001D2698" w14:paraId="3BE8E530" w14:textId="77777777">
        <w:trPr>
          <w:del w:id="14093"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83815B" w14:textId="77777777" w:rsidR="001D2698" w:rsidRDefault="00000000">
            <w:pPr>
              <w:rPr>
                <w:del w:id="14072" w:author="نویسنده" w:date="2026-10-18T12:19:01Z"/>
              </w:rPr>
            </w:pPr>
            <w:del w:id="14071" w:author="نویسنده" w:date="2026-10-18T12:19:01Z">
              <w:r>
                <w:rPr>
                  <w:sz w:val="13"/>
                  <w:szCs w:val="13"/>
                </w:rPr>
                <w:delText>S069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0674F2" w14:textId="77777777" w:rsidR="001D2698" w:rsidRDefault="00000000">
            <w:pPr>
              <w:rPr>
                <w:del w:id="14074" w:author="نویسنده" w:date="2026-10-18T12:19:01Z"/>
              </w:rPr>
            </w:pPr>
            <w:del w:id="14073" w:author="نویسنده" w:date="2026-10-18T12:19:01Z">
              <w:r>
                <w:rPr>
                  <w:sz w:val="13"/>
                  <w:szCs w:val="13"/>
                </w:rPr>
                <w:delText>R125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C14F8A" w14:textId="77777777" w:rsidR="001D2698" w:rsidRDefault="00000000">
            <w:pPr>
              <w:rPr>
                <w:del w:id="14076" w:author="نویسنده" w:date="2026-10-18T12:19:01Z"/>
              </w:rPr>
            </w:pPr>
            <w:del w:id="14075"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154310" w14:textId="77777777" w:rsidR="001D2698" w:rsidRDefault="00000000">
            <w:pPr>
              <w:rPr>
                <w:del w:id="14078" w:author="نویسنده" w:date="2026-10-18T12:19:01Z"/>
              </w:rPr>
            </w:pPr>
            <w:del w:id="14077" w:author="نویسنده" w:date="2026-10-18T12:19:01Z">
              <w:r>
                <w:rPr>
                  <w:sz w:val="13"/>
                  <w:szCs w:val="13"/>
                </w:rPr>
                <w:delText>Mobile Mindfulness for Psychological Distress and Burnout among Frontline COVID-19…</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BAA62A" w14:textId="77777777" w:rsidR="001D2698" w:rsidRDefault="00000000">
            <w:pPr>
              <w:rPr>
                <w:del w:id="14080" w:author="نویسنده" w:date="2026-10-18T12:19:01Z"/>
              </w:rPr>
            </w:pPr>
            <w:del w:id="14079"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855B92" w14:textId="77777777" w:rsidR="001D2698" w:rsidRDefault="00000000">
            <w:pPr>
              <w:rPr>
                <w:del w:id="14082" w:author="نویسنده" w:date="2026-10-18T12:19:01Z"/>
              </w:rPr>
            </w:pPr>
            <w:del w:id="14081"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16C05D" w14:textId="77777777" w:rsidR="001D2698" w:rsidRDefault="00000000">
            <w:pPr>
              <w:rPr>
                <w:del w:id="14084" w:author="نویسنده" w:date="2026-10-18T12:19:01Z"/>
              </w:rPr>
            </w:pPr>
            <w:del w:id="14083"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DE7ED6" w14:textId="77777777" w:rsidR="001D2698" w:rsidRDefault="00000000">
            <w:pPr>
              <w:rPr>
                <w:del w:id="14086" w:author="نویسنده" w:date="2026-10-18T12:19:01Z"/>
              </w:rPr>
            </w:pPr>
            <w:del w:id="14085"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B4A36C" w14:textId="77777777" w:rsidR="001D2698" w:rsidRDefault="00000000">
            <w:pPr>
              <w:rPr>
                <w:del w:id="14088" w:author="نویسنده" w:date="2026-10-18T12:19:01Z"/>
              </w:rPr>
            </w:pPr>
            <w:del w:id="14087" w:author="نویسنده" w:date="2026-10-18T12:19:01Z">
              <w:r>
                <w:rPr>
                  <w:sz w:val="13"/>
                  <w:szCs w:val="13"/>
                </w:rPr>
                <w:delText>U</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EE2B3F" w14:textId="77777777" w:rsidR="001D2698" w:rsidRDefault="00000000">
            <w:pPr>
              <w:rPr>
                <w:del w:id="14090" w:author="نویسنده" w:date="2026-10-18T12:19:01Z"/>
              </w:rPr>
            </w:pPr>
            <w:del w:id="14089"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FDCE86" w14:textId="77777777" w:rsidR="001D2698" w:rsidRDefault="00000000">
            <w:pPr>
              <w:rPr>
                <w:del w:id="14092" w:author="نویسنده" w:date="2026-10-18T12:19:01Z"/>
              </w:rPr>
            </w:pPr>
            <w:del w:id="14091" w:author="نویسنده" w:date="2026-10-18T12:19:01Z">
              <w:r>
                <w:rPr>
                  <w:sz w:val="13"/>
                  <w:szCs w:val="13"/>
                </w:rPr>
                <w:delText>102</w:delText>
              </w:r>
            </w:del>
          </w:p>
        </w:tc>
      </w:tr>
      <w:tr w:rsidR="001D2698" w14:paraId="64626D06" w14:textId="77777777">
        <w:trPr>
          <w:del w:id="14116"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AD3BAD" w14:textId="77777777" w:rsidR="001D2698" w:rsidRDefault="00000000">
            <w:pPr>
              <w:rPr>
                <w:del w:id="14095" w:author="نویسنده" w:date="2026-10-18T12:19:01Z"/>
              </w:rPr>
            </w:pPr>
            <w:del w:id="14094" w:author="نویسنده" w:date="2026-10-18T12:19:01Z">
              <w:r>
                <w:rPr>
                  <w:sz w:val="13"/>
                  <w:szCs w:val="13"/>
                </w:rPr>
                <w:delText>S070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D74280" w14:textId="77777777" w:rsidR="001D2698" w:rsidRDefault="00000000">
            <w:pPr>
              <w:rPr>
                <w:del w:id="14097" w:author="نویسنده" w:date="2026-10-18T12:19:01Z"/>
              </w:rPr>
            </w:pPr>
            <w:del w:id="14096" w:author="نویسنده" w:date="2026-10-18T12:19:01Z">
              <w:r>
                <w:rPr>
                  <w:sz w:val="13"/>
                  <w:szCs w:val="13"/>
                </w:rPr>
                <w:delText>R126</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1EFCA6" w14:textId="77777777" w:rsidR="001D2698" w:rsidRDefault="00000000">
            <w:pPr>
              <w:rPr>
                <w:del w:id="14099" w:author="نویسنده" w:date="2026-10-18T12:19:01Z"/>
              </w:rPr>
            </w:pPr>
            <w:del w:id="14098" w:author="نویسنده" w:date="2026-10-18T12:19:01Z">
              <w:r>
                <w:rPr>
                  <w:sz w:val="13"/>
                  <w:szCs w:val="13"/>
                </w:rPr>
                <w:delText>2021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CF1F1B" w14:textId="77777777" w:rsidR="001D2698" w:rsidRDefault="00000000">
            <w:pPr>
              <w:rPr>
                <w:del w:id="14101" w:author="نویسنده" w:date="2026-10-18T12:19:01Z"/>
              </w:rPr>
            </w:pPr>
            <w:del w:id="14100" w:author="نویسنده" w:date="2026-10-18T12:19:01Z">
              <w:r>
                <w:rPr>
                  <w:sz w:val="13"/>
                  <w:szCs w:val="13"/>
                </w:rPr>
                <w:delText>The impact of an online stress intervention on burnout and teacher efficacy</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E92E7E" w14:textId="77777777" w:rsidR="001D2698" w:rsidRDefault="00000000">
            <w:pPr>
              <w:rPr>
                <w:del w:id="14103" w:author="نویسنده" w:date="2026-10-18T12:19:01Z"/>
              </w:rPr>
            </w:pPr>
            <w:del w:id="14102"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A96FE4" w14:textId="77777777" w:rsidR="001D2698" w:rsidRDefault="00000000">
            <w:pPr>
              <w:rPr>
                <w:del w:id="14105" w:author="نویسنده" w:date="2026-10-18T12:19:01Z"/>
              </w:rPr>
            </w:pPr>
            <w:del w:id="14104"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3648AF" w14:textId="77777777" w:rsidR="001D2698" w:rsidRDefault="00000000">
            <w:pPr>
              <w:rPr>
                <w:del w:id="14107" w:author="نویسنده" w:date="2026-10-18T12:19:01Z"/>
              </w:rPr>
            </w:pPr>
            <w:del w:id="14106" w:author="نویسنده" w:date="2026-10-18T12:19:01Z">
              <w:r>
                <w:rPr>
                  <w:sz w:val="13"/>
                  <w:szCs w:val="13"/>
                </w:rPr>
                <w:delText>Psychoeducation/resilience</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8F26A8" w14:textId="77777777" w:rsidR="001D2698" w:rsidRDefault="00000000">
            <w:pPr>
              <w:rPr>
                <w:del w:id="14109" w:author="نویسنده" w:date="2026-10-18T12:19:01Z"/>
              </w:rPr>
            </w:pPr>
            <w:del w:id="14108" w:author="نویسنده" w:date="2026-10-18T12:19:01Z">
              <w:r>
                <w:rPr>
                  <w:sz w:val="13"/>
                  <w:szCs w:val="13"/>
                </w:rPr>
                <w:delText>NR</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CAE701" w14:textId="77777777" w:rsidR="001D2698" w:rsidRDefault="00000000">
            <w:pPr>
              <w:rPr>
                <w:del w:id="14111" w:author="نویسنده" w:date="2026-10-18T12:19:01Z"/>
              </w:rPr>
            </w:pPr>
            <w:del w:id="14110"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0CE164" w14:textId="77777777" w:rsidR="001D2698" w:rsidRDefault="00000000">
            <w:pPr>
              <w:rPr>
                <w:del w:id="14113" w:author="نویسنده" w:date="2026-10-18T12:19:01Z"/>
              </w:rPr>
            </w:pPr>
            <w:del w:id="14112" w:author="نویسنده" w:date="2026-10-18T12:19:01Z">
              <w:r>
                <w:rPr>
                  <w:sz w:val="13"/>
                  <w:szCs w:val="13"/>
                </w:rPr>
                <w:delText>—</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2F6C82" w14:textId="77777777" w:rsidR="001D2698" w:rsidRDefault="00000000">
            <w:pPr>
              <w:rPr>
                <w:del w:id="14115" w:author="نویسنده" w:date="2026-10-18T12:19:01Z"/>
              </w:rPr>
            </w:pPr>
            <w:del w:id="14114" w:author="نویسنده" w:date="2026-10-18T12:19:01Z">
              <w:r>
                <w:rPr>
                  <w:sz w:val="13"/>
                  <w:szCs w:val="13"/>
                </w:rPr>
                <w:delText>51</w:delText>
              </w:r>
            </w:del>
          </w:p>
        </w:tc>
      </w:tr>
      <w:tr w:rsidR="001D2698" w14:paraId="4B3AFDB5" w14:textId="77777777">
        <w:trPr>
          <w:del w:id="14139"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FD690E" w14:textId="77777777" w:rsidR="001D2698" w:rsidRDefault="00000000">
            <w:pPr>
              <w:rPr>
                <w:del w:id="14118" w:author="نویسنده" w:date="2026-10-18T12:19:01Z"/>
              </w:rPr>
            </w:pPr>
            <w:del w:id="14117" w:author="نویسنده" w:date="2026-10-18T12:19:01Z">
              <w:r>
                <w:rPr>
                  <w:sz w:val="13"/>
                  <w:szCs w:val="13"/>
                </w:rPr>
                <w:delText>S071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B40AD0" w14:textId="77777777" w:rsidR="001D2698" w:rsidRDefault="00000000">
            <w:pPr>
              <w:rPr>
                <w:del w:id="14120" w:author="نویسنده" w:date="2026-10-18T12:19:01Z"/>
              </w:rPr>
            </w:pPr>
            <w:del w:id="14119" w:author="نویسنده" w:date="2026-10-18T12:19:01Z">
              <w:r>
                <w:rPr>
                  <w:sz w:val="13"/>
                  <w:szCs w:val="13"/>
                </w:rPr>
                <w:delText>R127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0FA766" w14:textId="77777777" w:rsidR="001D2698" w:rsidRDefault="00000000">
            <w:pPr>
              <w:rPr>
                <w:del w:id="14122" w:author="نویسنده" w:date="2026-10-18T12:19:01Z"/>
              </w:rPr>
            </w:pPr>
            <w:del w:id="14121" w:author="نویسنده" w:date="2026-10-18T12:19:01Z">
              <w:r>
                <w:rPr>
                  <w:sz w:val="13"/>
                  <w:szCs w:val="13"/>
                </w:rPr>
                <w:delText>2018</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95EC18" w14:textId="77777777" w:rsidR="001D2698" w:rsidRDefault="00000000">
            <w:pPr>
              <w:rPr>
                <w:del w:id="14124" w:author="نویسنده" w:date="2026-10-18T12:19:01Z"/>
              </w:rPr>
            </w:pPr>
            <w:del w:id="14123" w:author="نویسنده" w:date="2026-10-18T12:19:01Z">
              <w:r>
                <w:rPr>
                  <w:sz w:val="13"/>
                  <w:szCs w:val="13"/>
                </w:rPr>
                <w:delText>Effect of an eHealth Intervention to Reduce Sickness Absence Frequency Among Employees…</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8F07E6" w14:textId="77777777" w:rsidR="001D2698" w:rsidRDefault="00000000">
            <w:pPr>
              <w:rPr>
                <w:del w:id="14126" w:author="نویسنده" w:date="2026-10-18T12:19:01Z"/>
              </w:rPr>
            </w:pPr>
            <w:del w:id="14125" w:author="نویسنده" w:date="2026-10-18T12:19:01Z">
              <w:r>
                <w:rPr>
                  <w:sz w:val="13"/>
                  <w:szCs w:val="13"/>
                </w:rPr>
                <w:delText>Selected for condition/risk</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2EB85B" w14:textId="77777777" w:rsidR="001D2698" w:rsidRDefault="00000000">
            <w:pPr>
              <w:rPr>
                <w:del w:id="14128" w:author="نویسنده" w:date="2026-10-18T12:19:01Z"/>
              </w:rPr>
            </w:pPr>
            <w:del w:id="14127"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633E92" w14:textId="77777777" w:rsidR="001D2698" w:rsidRDefault="00000000">
            <w:pPr>
              <w:rPr>
                <w:del w:id="14130" w:author="نویسنده" w:date="2026-10-18T12:19:01Z"/>
              </w:rPr>
            </w:pPr>
            <w:del w:id="14129" w:author="نویسنده" w:date="2026-10-18T12:19:01Z">
              <w:r>
                <w:rPr>
                  <w:sz w:val="13"/>
                  <w:szCs w:val="13"/>
                </w:rPr>
                <w:delText>Non-psych.: feedback or navigation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6433C3" w14:textId="77777777" w:rsidR="001D2698" w:rsidRDefault="00000000">
            <w:pPr>
              <w:rPr>
                <w:del w:id="14132" w:author="نویسنده" w:date="2026-10-18T12:19:01Z"/>
              </w:rPr>
            </w:pPr>
            <w:del w:id="14131"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22C00B" w14:textId="77777777" w:rsidR="001D2698" w:rsidRDefault="00000000">
            <w:pPr>
              <w:rPr>
                <w:del w:id="14134" w:author="نویسنده" w:date="2026-10-18T12:19:01Z"/>
              </w:rPr>
            </w:pPr>
            <w:del w:id="14133"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2E37BE" w14:textId="77777777" w:rsidR="001D2698" w:rsidRDefault="00000000">
            <w:pPr>
              <w:rPr>
                <w:del w:id="14136" w:author="نویسنده" w:date="2026-10-18T12:19:01Z"/>
              </w:rPr>
            </w:pPr>
            <w:del w:id="14135" w:author="نویسنده" w:date="2026-10-18T12:19:01Z">
              <w:r>
                <w:rPr>
                  <w:sz w:val="13"/>
                  <w:szCs w:val="13"/>
                </w:rPr>
                <w:delText>UBOS†</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1D5462" w14:textId="77777777" w:rsidR="001D2698" w:rsidRDefault="00000000">
            <w:pPr>
              <w:rPr>
                <w:del w:id="14138" w:author="نویسنده" w:date="2026-10-18T12:19:01Z"/>
              </w:rPr>
            </w:pPr>
            <w:del w:id="14137" w:author="نویسنده" w:date="2026-10-18T12:19:01Z">
              <w:r>
                <w:rPr>
                  <w:sz w:val="13"/>
                  <w:szCs w:val="13"/>
                </w:rPr>
                <w:delText>82</w:delText>
              </w:r>
            </w:del>
          </w:p>
        </w:tc>
      </w:tr>
      <w:tr w:rsidR="001D2698" w14:paraId="3232345B" w14:textId="77777777">
        <w:trPr>
          <w:del w:id="14162"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23D4E2" w14:textId="77777777" w:rsidR="001D2698" w:rsidRDefault="00000000">
            <w:pPr>
              <w:rPr>
                <w:del w:id="14141" w:author="نویسنده" w:date="2026-10-18T12:19:01Z"/>
              </w:rPr>
            </w:pPr>
            <w:del w:id="14140" w:author="نویسنده" w:date="2026-10-18T12:19:01Z">
              <w:r>
                <w:rPr>
                  <w:sz w:val="13"/>
                  <w:szCs w:val="13"/>
                </w:rPr>
                <w:delText>S072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AAAA8F" w14:textId="77777777" w:rsidR="001D2698" w:rsidRDefault="00000000">
            <w:pPr>
              <w:rPr>
                <w:del w:id="14143" w:author="نویسنده" w:date="2026-10-18T12:19:01Z"/>
              </w:rPr>
            </w:pPr>
            <w:del w:id="14142" w:author="نویسنده" w:date="2026-10-18T12:19:01Z">
              <w:r>
                <w:rPr>
                  <w:sz w:val="13"/>
                  <w:szCs w:val="13"/>
                </w:rPr>
                <w:delText>R129</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5DFC3B" w14:textId="77777777" w:rsidR="001D2698" w:rsidRDefault="00000000">
            <w:pPr>
              <w:rPr>
                <w:del w:id="14145" w:author="نویسنده" w:date="2026-10-18T12:19:01Z"/>
              </w:rPr>
            </w:pPr>
            <w:del w:id="14144"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A21376" w14:textId="77777777" w:rsidR="001D2698" w:rsidRDefault="00000000">
            <w:pPr>
              <w:rPr>
                <w:del w:id="14147" w:author="نویسنده" w:date="2026-10-18T12:19:01Z"/>
              </w:rPr>
            </w:pPr>
            <w:del w:id="14146" w:author="نویسنده" w:date="2026-10-18T12:19:01Z">
              <w:r>
                <w:rPr>
                  <w:sz w:val="13"/>
                  <w:szCs w:val="13"/>
                </w:rPr>
                <w:delText>The effects of online support program for nurses with COVID-19 patients on the…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D18044" w14:textId="77777777" w:rsidR="001D2698" w:rsidRDefault="00000000">
            <w:pPr>
              <w:rPr>
                <w:del w:id="14149" w:author="نویسنده" w:date="2026-10-18T12:19:01Z"/>
              </w:rPr>
            </w:pPr>
            <w:del w:id="14148"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3287D9" w14:textId="77777777" w:rsidR="001D2698" w:rsidRDefault="00000000">
            <w:pPr>
              <w:rPr>
                <w:del w:id="14151" w:author="نویسنده" w:date="2026-10-18T12:19:01Z"/>
              </w:rPr>
            </w:pPr>
            <w:del w:id="14150"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924CD2" w14:textId="77777777" w:rsidR="001D2698" w:rsidRDefault="00000000">
            <w:pPr>
              <w:rPr>
                <w:del w:id="14153" w:author="نویسنده" w:date="2026-10-18T12:19:01Z"/>
              </w:rPr>
            </w:pPr>
            <w:del w:id="14152" w:author="نویسنده" w:date="2026-10-18T12:19:01Z">
              <w:r>
                <w:rPr>
                  <w:sz w:val="13"/>
                  <w:szCs w:val="13"/>
                </w:rPr>
                <w:delText>Psychoeducation/resilience</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9A0EF2" w14:textId="77777777" w:rsidR="001D2698" w:rsidRDefault="00000000">
            <w:pPr>
              <w:rPr>
                <w:del w:id="14155" w:author="نویسنده" w:date="2026-10-18T12:19:01Z"/>
              </w:rPr>
            </w:pPr>
            <w:del w:id="14154" w:author="نویسنده" w:date="2026-10-18T12:19:01Z">
              <w:r>
                <w:rPr>
                  <w:sz w:val="13"/>
                  <w:szCs w:val="13"/>
                </w:rPr>
                <w:delText>NR</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3C4117" w14:textId="77777777" w:rsidR="001D2698" w:rsidRDefault="00000000">
            <w:pPr>
              <w:rPr>
                <w:del w:id="14157" w:author="نویسنده" w:date="2026-10-18T12:19:01Z"/>
              </w:rPr>
            </w:pPr>
            <w:del w:id="14156"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99EDD7" w14:textId="77777777" w:rsidR="001D2698" w:rsidRDefault="00000000">
            <w:pPr>
              <w:rPr>
                <w:del w:id="14159" w:author="نویسنده" w:date="2026-10-18T12:19:01Z"/>
              </w:rPr>
            </w:pPr>
            <w:del w:id="14158" w:author="نویسنده" w:date="2026-10-18T12:19:01Z">
              <w:r>
                <w:rPr>
                  <w:sz w:val="13"/>
                  <w:szCs w:val="13"/>
                </w:rPr>
                <w:delText>ProQOL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462CD2" w14:textId="77777777" w:rsidR="001D2698" w:rsidRDefault="00000000">
            <w:pPr>
              <w:rPr>
                <w:del w:id="14161" w:author="نویسنده" w:date="2026-10-18T12:19:01Z"/>
              </w:rPr>
            </w:pPr>
            <w:del w:id="14160" w:author="نویسنده" w:date="2026-10-18T12:19:01Z">
              <w:r>
                <w:rPr>
                  <w:sz w:val="13"/>
                  <w:szCs w:val="13"/>
                </w:rPr>
                <w:delText>48</w:delText>
              </w:r>
            </w:del>
          </w:p>
        </w:tc>
      </w:tr>
      <w:tr w:rsidR="001D2698" w14:paraId="5C1A4AE1" w14:textId="77777777">
        <w:trPr>
          <w:del w:id="14185"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0F4626" w14:textId="77777777" w:rsidR="001D2698" w:rsidRDefault="00000000">
            <w:pPr>
              <w:rPr>
                <w:del w:id="14164" w:author="نویسنده" w:date="2026-10-18T12:19:01Z"/>
              </w:rPr>
            </w:pPr>
            <w:del w:id="14163" w:author="نویسنده" w:date="2026-10-18T12:19:01Z">
              <w:r>
                <w:rPr>
                  <w:sz w:val="13"/>
                  <w:szCs w:val="13"/>
                </w:rPr>
                <w:delText>S073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02F766" w14:textId="77777777" w:rsidR="001D2698" w:rsidRDefault="00000000">
            <w:pPr>
              <w:rPr>
                <w:del w:id="14166" w:author="نویسنده" w:date="2026-10-18T12:19:01Z"/>
              </w:rPr>
            </w:pPr>
            <w:del w:id="14165" w:author="نویسنده" w:date="2026-10-18T12:19:01Z">
              <w:r>
                <w:rPr>
                  <w:sz w:val="13"/>
                  <w:szCs w:val="13"/>
                </w:rPr>
                <w:delText>R130</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D9C47F" w14:textId="77777777" w:rsidR="001D2698" w:rsidRDefault="00000000">
            <w:pPr>
              <w:rPr>
                <w:del w:id="14168" w:author="نویسنده" w:date="2026-10-18T12:19:01Z"/>
              </w:rPr>
            </w:pPr>
            <w:del w:id="14167"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53F7B4" w14:textId="77777777" w:rsidR="001D2698" w:rsidRDefault="00000000">
            <w:pPr>
              <w:rPr>
                <w:del w:id="14170" w:author="نویسنده" w:date="2026-10-18T12:19:01Z"/>
              </w:rPr>
            </w:pPr>
            <w:del w:id="14169" w:author="نویسنده" w:date="2026-10-18T12:19:01Z">
              <w:r>
                <w:rPr>
                  <w:sz w:val="13"/>
                  <w:szCs w:val="13"/>
                </w:rPr>
                <w:delText xml:space="preserve">Online vs. face-to-face laughter yoga to support </w:delText>
                <w:lastRenderedPageBreak/>
                <w:delText>nurses' well-being: A pilot randomized…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529DBD" w14:textId="77777777" w:rsidR="001D2698" w:rsidRDefault="00000000">
            <w:pPr>
              <w:rPr>
                <w:del w:id="14172" w:author="نویسنده" w:date="2026-10-18T12:19:01Z"/>
              </w:rPr>
            </w:pPr>
            <w:del w:id="14171" w:author="نویسنده" w:date="2026-10-18T12:19:01Z">
              <w:r>
                <w:rPr>
                  <w:sz w:val="13"/>
                  <w:szCs w:val="13"/>
                </w:rPr>
                <w:lastRenderedPageBreak/>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7A4455" w14:textId="77777777" w:rsidR="001D2698" w:rsidRDefault="00000000">
            <w:pPr>
              <w:rPr>
                <w:del w:id="14174" w:author="نویسنده" w:date="2026-10-18T12:19:01Z"/>
              </w:rPr>
            </w:pPr>
            <w:del w:id="14173"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9C67A3" w14:textId="77777777" w:rsidR="001D2698" w:rsidRDefault="00000000">
            <w:pPr>
              <w:rPr>
                <w:del w:id="14176" w:author="نویسنده" w:date="2026-10-18T12:19:01Z"/>
              </w:rPr>
            </w:pPr>
            <w:del w:id="14175" w:author="نویسنده" w:date="2026-10-18T12:19:01Z">
              <w:r>
                <w:rPr>
                  <w:sz w:val="13"/>
                  <w:szCs w:val="13"/>
                </w:rPr>
                <w:delText>Creative/experiential</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40D4AB" w14:textId="77777777" w:rsidR="001D2698" w:rsidRDefault="00000000">
            <w:pPr>
              <w:rPr>
                <w:del w:id="14178" w:author="نویسنده" w:date="2026-10-18T12:19:01Z"/>
              </w:rPr>
            </w:pPr>
            <w:del w:id="14177"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2B9916" w14:textId="77777777" w:rsidR="001D2698" w:rsidRDefault="00000000">
            <w:pPr>
              <w:rPr>
                <w:del w:id="14180" w:author="نویسنده" w:date="2026-10-18T12:19:01Z"/>
              </w:rPr>
            </w:pPr>
            <w:del w:id="14179"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9CA938" w14:textId="77777777" w:rsidR="001D2698" w:rsidRDefault="00000000">
            <w:pPr>
              <w:rPr>
                <w:del w:id="14182" w:author="نویسنده" w:date="2026-10-18T12:19:01Z"/>
              </w:rPr>
            </w:pPr>
            <w:del w:id="14181"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14CD70" w14:textId="77777777" w:rsidR="001D2698" w:rsidRDefault="00000000">
            <w:pPr>
              <w:rPr>
                <w:del w:id="14184" w:author="نویسنده" w:date="2026-10-18T12:19:01Z"/>
              </w:rPr>
            </w:pPr>
            <w:del w:id="14183" w:author="نویسنده" w:date="2026-10-18T12:19:01Z">
              <w:r>
                <w:rPr>
                  <w:sz w:val="13"/>
                  <w:szCs w:val="13"/>
                </w:rPr>
                <w:delText>47</w:delText>
              </w:r>
            </w:del>
          </w:p>
        </w:tc>
      </w:tr>
      <w:tr w:rsidR="001D2698" w14:paraId="6A3FFF3D" w14:textId="77777777">
        <w:trPr>
          <w:del w:id="14208"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B78A0D" w14:textId="77777777" w:rsidR="001D2698" w:rsidRDefault="00000000">
            <w:pPr>
              <w:rPr>
                <w:del w:id="14187" w:author="نویسنده" w:date="2026-10-18T12:19:01Z"/>
              </w:rPr>
            </w:pPr>
            <w:del w:id="14186" w:author="نویسنده" w:date="2026-10-18T12:19:01Z">
              <w:r>
                <w:rPr>
                  <w:sz w:val="13"/>
                  <w:szCs w:val="13"/>
                </w:rPr>
                <w:delText>S074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381FA3" w14:textId="77777777" w:rsidR="001D2698" w:rsidRDefault="00000000">
            <w:pPr>
              <w:rPr>
                <w:del w:id="14189" w:author="نویسنده" w:date="2026-10-18T12:19:01Z"/>
              </w:rPr>
            </w:pPr>
            <w:del w:id="14188" w:author="نویسنده" w:date="2026-10-18T12:19:01Z">
              <w:r>
                <w:rPr>
                  <w:sz w:val="13"/>
                  <w:szCs w:val="13"/>
                </w:rPr>
                <w:delText>R131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22A76E" w14:textId="77777777" w:rsidR="001D2698" w:rsidRDefault="00000000">
            <w:pPr>
              <w:rPr>
                <w:del w:id="14191" w:author="نویسنده" w:date="2026-10-18T12:19:01Z"/>
              </w:rPr>
            </w:pPr>
            <w:del w:id="14190"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7DDA11" w14:textId="77777777" w:rsidR="001D2698" w:rsidRDefault="00000000">
            <w:pPr>
              <w:rPr>
                <w:del w:id="14193" w:author="نویسنده" w:date="2026-10-18T12:19:01Z"/>
              </w:rPr>
            </w:pPr>
            <w:del w:id="14192" w:author="نویسنده" w:date="2026-10-18T12:19:01Z">
              <w:r>
                <w:rPr>
                  <w:sz w:val="13"/>
                  <w:szCs w:val="13"/>
                </w:rPr>
                <w:delText>Self-care for teachers-evaluation of the effects of a prevention and health-promoting…</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236D01" w14:textId="77777777" w:rsidR="001D2698" w:rsidRDefault="00000000">
            <w:pPr>
              <w:rPr>
                <w:del w:id="14195" w:author="نویسنده" w:date="2026-10-18T12:19:01Z"/>
              </w:rPr>
            </w:pPr>
            <w:del w:id="14194"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19AD5B" w14:textId="77777777" w:rsidR="001D2698" w:rsidRDefault="00000000">
            <w:pPr>
              <w:rPr>
                <w:del w:id="14197" w:author="نویسنده" w:date="2026-10-18T12:19:01Z"/>
              </w:rPr>
            </w:pPr>
            <w:del w:id="14196"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1C6EC6" w14:textId="77777777" w:rsidR="001D2698" w:rsidRDefault="00000000">
            <w:pPr>
              <w:rPr>
                <w:del w:id="14199" w:author="نویسنده" w:date="2026-10-18T12:19:01Z"/>
              </w:rPr>
            </w:pPr>
            <w:del w:id="14198"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D27F5D" w14:textId="77777777" w:rsidR="001D2698" w:rsidRDefault="00000000">
            <w:pPr>
              <w:rPr>
                <w:del w:id="14201" w:author="نویسنده" w:date="2026-10-18T12:19:01Z"/>
              </w:rPr>
            </w:pPr>
            <w:del w:id="14200"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6D0008" w14:textId="77777777" w:rsidR="001D2698" w:rsidRDefault="00000000">
            <w:pPr>
              <w:rPr>
                <w:del w:id="14203" w:author="نویسنده" w:date="2026-10-18T12:19:01Z"/>
              </w:rPr>
            </w:pPr>
            <w:del w:id="14202"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A7064D" w14:textId="77777777" w:rsidR="001D2698" w:rsidRDefault="00000000">
            <w:pPr>
              <w:rPr>
                <w:del w:id="14205" w:author="نویسنده" w:date="2026-10-18T12:19:01Z"/>
              </w:rPr>
            </w:pPr>
            <w:del w:id="14204"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A9982F" w14:textId="77777777" w:rsidR="001D2698" w:rsidRDefault="00000000">
            <w:pPr>
              <w:rPr>
                <w:del w:id="14207" w:author="نویسنده" w:date="2026-10-18T12:19:01Z"/>
              </w:rPr>
            </w:pPr>
            <w:del w:id="14206" w:author="نویسنده" w:date="2026-10-18T12:19:01Z">
              <w:r>
                <w:rPr>
                  <w:sz w:val="13"/>
                  <w:szCs w:val="13"/>
                </w:rPr>
                <w:delText>NR</w:delText>
              </w:r>
            </w:del>
          </w:p>
        </w:tc>
      </w:tr>
      <w:tr w:rsidR="001D2698" w14:paraId="415DCAF1" w14:textId="77777777">
        <w:trPr>
          <w:del w:id="14231"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2FC1E5" w14:textId="77777777" w:rsidR="001D2698" w:rsidRDefault="00000000">
            <w:pPr>
              <w:rPr>
                <w:del w:id="14210" w:author="نویسنده" w:date="2026-10-18T12:19:01Z"/>
              </w:rPr>
            </w:pPr>
            <w:del w:id="14209" w:author="نویسنده" w:date="2026-10-18T12:19:01Z">
              <w:r>
                <w:rPr>
                  <w:sz w:val="13"/>
                  <w:szCs w:val="13"/>
                </w:rPr>
                <w:delText>S075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2E35E6" w14:textId="77777777" w:rsidR="001D2698" w:rsidRDefault="00000000">
            <w:pPr>
              <w:rPr>
                <w:del w:id="14212" w:author="نویسنده" w:date="2026-10-18T12:19:01Z"/>
              </w:rPr>
            </w:pPr>
            <w:del w:id="14211" w:author="نویسنده" w:date="2026-10-18T12:19:01Z">
              <w:r>
                <w:rPr>
                  <w:sz w:val="13"/>
                  <w:szCs w:val="13"/>
                </w:rPr>
                <w:delText>R133</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D68BE0" w14:textId="77777777" w:rsidR="001D2698" w:rsidRDefault="00000000">
            <w:pPr>
              <w:rPr>
                <w:del w:id="14214" w:author="نویسنده" w:date="2026-10-18T12:19:01Z"/>
              </w:rPr>
            </w:pPr>
            <w:del w:id="14213"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C0E99D" w14:textId="77777777" w:rsidR="001D2698" w:rsidRDefault="00000000">
            <w:pPr>
              <w:rPr>
                <w:del w:id="14216" w:author="نویسنده" w:date="2026-10-18T12:19:01Z"/>
              </w:rPr>
            </w:pPr>
            <w:del w:id="14215" w:author="نویسنده" w:date="2026-10-18T12:19:01Z">
              <w:r>
                <w:rPr>
                  <w:sz w:val="13"/>
                  <w:szCs w:val="13"/>
                </w:rPr>
                <w:delText>Investigating a brief intervention to instill a self-compassionate perspective in…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CF12AF" w14:textId="77777777" w:rsidR="001D2698" w:rsidRDefault="00000000">
            <w:pPr>
              <w:rPr>
                <w:del w:id="14218" w:author="نویسنده" w:date="2026-10-18T12:19:01Z"/>
              </w:rPr>
            </w:pPr>
            <w:del w:id="14217"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0CBE15" w14:textId="77777777" w:rsidR="001D2698" w:rsidRDefault="00000000">
            <w:pPr>
              <w:rPr>
                <w:del w:id="14220" w:author="نویسنده" w:date="2026-10-18T12:19:01Z"/>
              </w:rPr>
            </w:pPr>
            <w:del w:id="14219"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E504CC" w14:textId="77777777" w:rsidR="001D2698" w:rsidRDefault="00000000">
            <w:pPr>
              <w:rPr>
                <w:del w:id="14222" w:author="نویسنده" w:date="2026-10-18T12:19:01Z"/>
              </w:rPr>
            </w:pPr>
            <w:del w:id="14221" w:author="نویسنده" w:date="2026-10-18T12:19:01Z">
              <w:r>
                <w:rPr>
                  <w:sz w:val="13"/>
                  <w:szCs w:val="13"/>
                </w:rPr>
                <w:delText>Compassion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F5BF6D" w14:textId="77777777" w:rsidR="001D2698" w:rsidRDefault="00000000">
            <w:pPr>
              <w:rPr>
                <w:del w:id="14224" w:author="نویسنده" w:date="2026-10-18T12:19:01Z"/>
              </w:rPr>
            </w:pPr>
            <w:del w:id="14223"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BDB714" w14:textId="77777777" w:rsidR="001D2698" w:rsidRDefault="00000000">
            <w:pPr>
              <w:rPr>
                <w:del w:id="14226" w:author="نویسنده" w:date="2026-10-18T12:19:01Z"/>
              </w:rPr>
            </w:pPr>
            <w:del w:id="14225"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25451F" w14:textId="77777777" w:rsidR="001D2698" w:rsidRDefault="00000000">
            <w:pPr>
              <w:rPr>
                <w:del w:id="14228" w:author="نویسنده" w:date="2026-10-18T12:19:01Z"/>
              </w:rPr>
            </w:pPr>
            <w:del w:id="14227"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D97B58" w14:textId="77777777" w:rsidR="001D2698" w:rsidRDefault="00000000">
            <w:pPr>
              <w:rPr>
                <w:del w:id="14230" w:author="نویسنده" w:date="2026-10-18T12:19:01Z"/>
              </w:rPr>
            </w:pPr>
            <w:del w:id="14229" w:author="نویسنده" w:date="2026-10-18T12:19:01Z">
              <w:r>
                <w:rPr>
                  <w:sz w:val="13"/>
                  <w:szCs w:val="13"/>
                </w:rPr>
                <w:delText>119</w:delText>
              </w:r>
            </w:del>
          </w:p>
        </w:tc>
      </w:tr>
      <w:tr w:rsidR="001D2698" w14:paraId="182BA50F" w14:textId="77777777">
        <w:trPr>
          <w:del w:id="14254"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3F4F93" w14:textId="77777777" w:rsidR="001D2698" w:rsidRDefault="00000000">
            <w:pPr>
              <w:rPr>
                <w:del w:id="14233" w:author="نویسنده" w:date="2026-10-18T12:19:01Z"/>
              </w:rPr>
            </w:pPr>
            <w:del w:id="14232" w:author="نویسنده" w:date="2026-10-18T12:19:01Z">
              <w:r>
                <w:rPr>
                  <w:sz w:val="13"/>
                  <w:szCs w:val="13"/>
                </w:rPr>
                <w:delText>S076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DC93F2" w14:textId="77777777" w:rsidR="001D2698" w:rsidRDefault="00000000">
            <w:pPr>
              <w:rPr>
                <w:del w:id="14235" w:author="نویسنده" w:date="2026-10-18T12:19:01Z"/>
              </w:rPr>
            </w:pPr>
            <w:del w:id="14234" w:author="نویسنده" w:date="2026-10-18T12:19:01Z">
              <w:r>
                <w:rPr>
                  <w:sz w:val="13"/>
                  <w:szCs w:val="13"/>
                </w:rPr>
                <w:delText>R134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2460B6" w14:textId="77777777" w:rsidR="001D2698" w:rsidRDefault="00000000">
            <w:pPr>
              <w:rPr>
                <w:del w:id="14237" w:author="نویسنده" w:date="2026-10-18T12:19:01Z"/>
              </w:rPr>
            </w:pPr>
            <w:del w:id="14236"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9F0FFD" w14:textId="77777777" w:rsidR="001D2698" w:rsidRDefault="00000000">
            <w:pPr>
              <w:rPr>
                <w:del w:id="14239" w:author="نویسنده" w:date="2026-10-18T12:19:01Z"/>
              </w:rPr>
            </w:pPr>
            <w:del w:id="14238" w:author="نویسنده" w:date="2026-10-18T12:19:01Z">
              <w:r>
                <w:rPr>
                  <w:sz w:val="13"/>
                  <w:szCs w:val="13"/>
                </w:rPr>
                <w:delText>Reducing intrusive memories after trauma via an imagery-competing task intervention in…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355013" w14:textId="77777777" w:rsidR="001D2698" w:rsidRDefault="00000000">
            <w:pPr>
              <w:rPr>
                <w:del w:id="14241" w:author="نویسنده" w:date="2026-10-18T12:19:01Z"/>
              </w:rPr>
            </w:pPr>
            <w:del w:id="14240"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4DC9B7" w14:textId="77777777" w:rsidR="001D2698" w:rsidRDefault="00000000">
            <w:pPr>
              <w:rPr>
                <w:del w:id="14243" w:author="نویسنده" w:date="2026-10-18T12:19:01Z"/>
              </w:rPr>
            </w:pPr>
            <w:del w:id="14242"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4018AC" w14:textId="77777777" w:rsidR="001D2698" w:rsidRDefault="00000000">
            <w:pPr>
              <w:rPr>
                <w:del w:id="14245" w:author="نویسنده" w:date="2026-10-18T12:19:01Z"/>
              </w:rPr>
            </w:pPr>
            <w:del w:id="14244" w:author="نویسنده" w:date="2026-10-18T12:19:01Z">
              <w:r>
                <w:rPr>
                  <w:sz w:val="13"/>
                  <w:szCs w:val="13"/>
                </w:rPr>
                <w:delText>Tailored/combined</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FF31E2" w14:textId="77777777" w:rsidR="001D2698" w:rsidRDefault="00000000">
            <w:pPr>
              <w:rPr>
                <w:del w:id="14247" w:author="نویسنده" w:date="2026-10-18T12:19:01Z"/>
              </w:rPr>
            </w:pPr>
            <w:del w:id="14246"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299C2B" w14:textId="77777777" w:rsidR="001D2698" w:rsidRDefault="00000000">
            <w:pPr>
              <w:rPr>
                <w:del w:id="14249" w:author="نویسنده" w:date="2026-10-18T12:19:01Z"/>
              </w:rPr>
            </w:pPr>
            <w:del w:id="14248"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58FB35" w14:textId="77777777" w:rsidR="001D2698" w:rsidRDefault="00000000">
            <w:pPr>
              <w:rPr>
                <w:del w:id="14251" w:author="نویسنده" w:date="2026-10-18T12:19:01Z"/>
              </w:rPr>
            </w:pPr>
            <w:del w:id="14250" w:author="نویسنده" w:date="2026-10-18T12:19:01Z">
              <w:r>
                <w:rPr>
                  <w:sz w:val="13"/>
                  <w:szCs w:val="13"/>
                </w:rPr>
                <w:delText>SWEBO†</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A9F513" w14:textId="77777777" w:rsidR="001D2698" w:rsidRDefault="00000000">
            <w:pPr>
              <w:rPr>
                <w:del w:id="14253" w:author="نویسنده" w:date="2026-10-18T12:19:01Z"/>
              </w:rPr>
            </w:pPr>
            <w:del w:id="14252" w:author="نویسنده" w:date="2026-10-18T12:19:01Z">
              <w:r>
                <w:rPr>
                  <w:sz w:val="13"/>
                  <w:szCs w:val="13"/>
                </w:rPr>
                <w:delText>86</w:delText>
              </w:r>
            </w:del>
          </w:p>
        </w:tc>
      </w:tr>
      <w:tr w:rsidR="001D2698" w14:paraId="613D25AB" w14:textId="77777777">
        <w:trPr>
          <w:del w:id="14277"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67EB0B" w14:textId="77777777" w:rsidR="001D2698" w:rsidRDefault="00000000">
            <w:pPr>
              <w:rPr>
                <w:del w:id="14256" w:author="نویسنده" w:date="2026-10-18T12:19:01Z"/>
              </w:rPr>
            </w:pPr>
            <w:del w:id="14255" w:author="نویسنده" w:date="2026-10-18T12:19:01Z">
              <w:r>
                <w:rPr>
                  <w:sz w:val="13"/>
                  <w:szCs w:val="13"/>
                </w:rPr>
                <w:delText>S077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B0E07B" w14:textId="77777777" w:rsidR="001D2698" w:rsidRDefault="00000000">
            <w:pPr>
              <w:rPr>
                <w:del w:id="14258" w:author="نویسنده" w:date="2026-10-18T12:19:01Z"/>
              </w:rPr>
            </w:pPr>
            <w:del w:id="14257" w:author="نویسنده" w:date="2026-10-18T12:19:01Z">
              <w:r>
                <w:rPr>
                  <w:sz w:val="13"/>
                  <w:szCs w:val="13"/>
                </w:rPr>
                <w:delText>R135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A0C691" w14:textId="77777777" w:rsidR="001D2698" w:rsidRDefault="00000000">
            <w:pPr>
              <w:rPr>
                <w:del w:id="14260" w:author="نویسنده" w:date="2026-10-18T12:19:01Z"/>
              </w:rPr>
            </w:pPr>
            <w:del w:id="14259"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EE9A7F" w14:textId="77777777" w:rsidR="001D2698" w:rsidRDefault="00000000">
            <w:pPr>
              <w:rPr>
                <w:del w:id="14262" w:author="نویسنده" w:date="2026-10-18T12:19:01Z"/>
              </w:rPr>
            </w:pPr>
            <w:del w:id="14261" w:author="نویسنده" w:date="2026-10-18T12:19:01Z">
              <w:r>
                <w:rPr>
                  <w:sz w:val="13"/>
                  <w:szCs w:val="13"/>
                </w:rPr>
                <w:delText>Randomized trial of personalized psychological feedback from a longitudinal online…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A9AA51" w14:textId="77777777" w:rsidR="001D2698" w:rsidRDefault="00000000">
            <w:pPr>
              <w:rPr>
                <w:del w:id="14264" w:author="نویسنده" w:date="2026-10-18T12:19:01Z"/>
              </w:rPr>
            </w:pPr>
            <w:del w:id="14263"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F7B766" w14:textId="77777777" w:rsidR="001D2698" w:rsidRDefault="00000000">
            <w:pPr>
              <w:rPr>
                <w:del w:id="14266" w:author="نویسنده" w:date="2026-10-18T12:19:01Z"/>
              </w:rPr>
            </w:pPr>
            <w:del w:id="14265"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4392F5" w14:textId="77777777" w:rsidR="001D2698" w:rsidRDefault="00000000">
            <w:pPr>
              <w:rPr>
                <w:del w:id="14268" w:author="نویسنده" w:date="2026-10-18T12:19:01Z"/>
              </w:rPr>
            </w:pPr>
            <w:del w:id="14267" w:author="نویسنده" w:date="2026-10-18T12:19:01Z">
              <w:r>
                <w:rPr>
                  <w:sz w:val="13"/>
                  <w:szCs w:val="13"/>
                </w:rPr>
                <w:delText>Non-psych.: feedback or navigation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697EBE" w14:textId="77777777" w:rsidR="001D2698" w:rsidRDefault="00000000">
            <w:pPr>
              <w:rPr>
                <w:del w:id="14270" w:author="نویسنده" w:date="2026-10-18T12:19:01Z"/>
              </w:rPr>
            </w:pPr>
            <w:del w:id="14269"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3032A3" w14:textId="77777777" w:rsidR="001D2698" w:rsidRDefault="00000000">
            <w:pPr>
              <w:rPr>
                <w:del w:id="14272" w:author="نویسنده" w:date="2026-10-18T12:19:01Z"/>
              </w:rPr>
            </w:pPr>
            <w:del w:id="14271"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137B79" w14:textId="77777777" w:rsidR="001D2698" w:rsidRDefault="00000000">
            <w:pPr>
              <w:rPr>
                <w:del w:id="14274" w:author="نویسنده" w:date="2026-10-18T12:19:01Z"/>
              </w:rPr>
            </w:pPr>
            <w:del w:id="14273"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7485C9" w14:textId="77777777" w:rsidR="001D2698" w:rsidRDefault="00000000">
            <w:pPr>
              <w:rPr>
                <w:del w:id="14276" w:author="نویسنده" w:date="2026-10-18T12:19:01Z"/>
              </w:rPr>
            </w:pPr>
            <w:del w:id="14275" w:author="نویسنده" w:date="2026-10-18T12:19:01Z">
              <w:r>
                <w:rPr>
                  <w:sz w:val="13"/>
                  <w:szCs w:val="13"/>
                </w:rPr>
                <w:delText>538</w:delText>
              </w:r>
            </w:del>
          </w:p>
        </w:tc>
      </w:tr>
      <w:tr w:rsidR="001D2698" w14:paraId="0DB8A409" w14:textId="77777777">
        <w:trPr>
          <w:del w:id="14300"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DAED10" w14:textId="77777777" w:rsidR="001D2698" w:rsidRDefault="00000000">
            <w:pPr>
              <w:rPr>
                <w:del w:id="14279" w:author="نویسنده" w:date="2026-10-18T12:19:01Z"/>
              </w:rPr>
            </w:pPr>
            <w:del w:id="14278" w:author="نویسنده" w:date="2026-10-18T12:19:01Z">
              <w:r>
                <w:rPr>
                  <w:sz w:val="13"/>
                  <w:szCs w:val="13"/>
                </w:rPr>
                <w:delText>S078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C52D6B" w14:textId="77777777" w:rsidR="001D2698" w:rsidRDefault="00000000">
            <w:pPr>
              <w:rPr>
                <w:del w:id="14281" w:author="نویسنده" w:date="2026-10-18T12:19:01Z"/>
              </w:rPr>
            </w:pPr>
            <w:del w:id="14280" w:author="نویسنده" w:date="2026-10-18T12:19:01Z">
              <w:r>
                <w:rPr>
                  <w:sz w:val="13"/>
                  <w:szCs w:val="13"/>
                </w:rPr>
                <w:delText>R137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6C3AF7" w14:textId="77777777" w:rsidR="001D2698" w:rsidRDefault="00000000">
            <w:pPr>
              <w:rPr>
                <w:del w:id="14283" w:author="نویسنده" w:date="2026-10-18T12:19:01Z"/>
              </w:rPr>
            </w:pPr>
            <w:del w:id="14282" w:author="نویسنده" w:date="2026-10-18T12:19:01Z">
              <w:r>
                <w:rPr>
                  <w:sz w:val="13"/>
                  <w:szCs w:val="13"/>
                </w:rPr>
                <w:delText>2020</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1EDF15" w14:textId="77777777" w:rsidR="001D2698" w:rsidRDefault="00000000">
            <w:pPr>
              <w:rPr>
                <w:del w:id="14285" w:author="نویسنده" w:date="2026-10-18T12:19:01Z"/>
              </w:rPr>
            </w:pPr>
            <w:del w:id="14284" w:author="نویسنده" w:date="2026-10-18T12:19:01Z">
              <w:r>
                <w:rPr>
                  <w:sz w:val="13"/>
                  <w:szCs w:val="13"/>
                </w:rPr>
                <w:delText>Does a phone-based meditation application improve mental wellness in emergency medicine…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612229" w14:textId="77777777" w:rsidR="001D2698" w:rsidRDefault="00000000">
            <w:pPr>
              <w:rPr>
                <w:del w:id="14287" w:author="نویسنده" w:date="2026-10-18T12:19:01Z"/>
              </w:rPr>
            </w:pPr>
            <w:del w:id="14286"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6870B6" w14:textId="77777777" w:rsidR="001D2698" w:rsidRDefault="00000000">
            <w:pPr>
              <w:rPr>
                <w:del w:id="14289" w:author="نویسنده" w:date="2026-10-18T12:19:01Z"/>
              </w:rPr>
            </w:pPr>
            <w:del w:id="14288"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B8CC96" w14:textId="77777777" w:rsidR="001D2698" w:rsidRDefault="00000000">
            <w:pPr>
              <w:rPr>
                <w:del w:id="14291" w:author="نویسنده" w:date="2026-10-18T12:19:01Z"/>
              </w:rPr>
            </w:pPr>
            <w:del w:id="14290"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8D617E" w14:textId="77777777" w:rsidR="001D2698" w:rsidRDefault="00000000">
            <w:pPr>
              <w:rPr>
                <w:del w:id="14293" w:author="نویسنده" w:date="2026-10-18T12:19:01Z"/>
              </w:rPr>
            </w:pPr>
            <w:del w:id="14292" w:author="نویسنده" w:date="2026-10-18T12:19:01Z">
              <w:r>
                <w:rPr>
                  <w:sz w:val="13"/>
                  <w:szCs w:val="13"/>
                </w:rPr>
                <w:delText>NR</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E21828" w14:textId="77777777" w:rsidR="001D2698" w:rsidRDefault="00000000">
            <w:pPr>
              <w:rPr>
                <w:del w:id="14295" w:author="نویسنده" w:date="2026-10-18T12:19:01Z"/>
              </w:rPr>
            </w:pPr>
            <w:del w:id="14294"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C59A43" w14:textId="77777777" w:rsidR="001D2698" w:rsidRDefault="00000000">
            <w:pPr>
              <w:rPr>
                <w:del w:id="14297" w:author="نویسنده" w:date="2026-10-18T12:19:01Z"/>
              </w:rPr>
            </w:pPr>
            <w:del w:id="14296"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BBCD1D" w14:textId="77777777" w:rsidR="001D2698" w:rsidRDefault="00000000">
            <w:pPr>
              <w:rPr>
                <w:del w:id="14299" w:author="نویسنده" w:date="2026-10-18T12:19:01Z"/>
              </w:rPr>
            </w:pPr>
            <w:del w:id="14298" w:author="نویسنده" w:date="2026-10-18T12:19:01Z">
              <w:r>
                <w:rPr>
                  <w:sz w:val="13"/>
                  <w:szCs w:val="13"/>
                </w:rPr>
                <w:delText>NR</w:delText>
              </w:r>
            </w:del>
          </w:p>
        </w:tc>
      </w:tr>
      <w:tr w:rsidR="001D2698" w14:paraId="69E90502" w14:textId="77777777">
        <w:trPr>
          <w:del w:id="14323"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79A038" w14:textId="77777777" w:rsidR="001D2698" w:rsidRDefault="00000000">
            <w:pPr>
              <w:rPr>
                <w:del w:id="14302" w:author="نویسنده" w:date="2026-10-18T12:19:01Z"/>
              </w:rPr>
            </w:pPr>
            <w:del w:id="14301" w:author="نویسنده" w:date="2026-10-18T12:19:01Z">
              <w:r>
                <w:rPr>
                  <w:sz w:val="13"/>
                  <w:szCs w:val="13"/>
                </w:rPr>
                <w:delText>S079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0471F6" w14:textId="77777777" w:rsidR="001D2698" w:rsidRDefault="00000000">
            <w:pPr>
              <w:rPr>
                <w:del w:id="14304" w:author="نویسنده" w:date="2026-10-18T12:19:01Z"/>
              </w:rPr>
            </w:pPr>
            <w:del w:id="14303" w:author="نویسنده" w:date="2026-10-18T12:19:01Z">
              <w:r>
                <w:rPr>
                  <w:sz w:val="13"/>
                  <w:szCs w:val="13"/>
                </w:rPr>
                <w:delText>R138</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94E0AD" w14:textId="77777777" w:rsidR="001D2698" w:rsidRDefault="00000000">
            <w:pPr>
              <w:rPr>
                <w:del w:id="14306" w:author="نویسنده" w:date="2026-10-18T12:19:01Z"/>
              </w:rPr>
            </w:pPr>
            <w:del w:id="14305"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7C45DC" w14:textId="77777777" w:rsidR="001D2698" w:rsidRDefault="00000000">
            <w:pPr>
              <w:rPr>
                <w:del w:id="14308" w:author="نویسنده" w:date="2026-10-18T12:19:01Z"/>
              </w:rPr>
            </w:pPr>
            <w:del w:id="14307" w:author="نویسنده" w:date="2026-10-18T12:19:01Z">
              <w:r>
                <w:rPr>
                  <w:sz w:val="13"/>
                  <w:szCs w:val="13"/>
                </w:rPr>
                <w:delText>Effects of 12 Weeks of At-Home, Application-Based Exercise on Health Care Workers'…</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90C9CF" w14:textId="77777777" w:rsidR="001D2698" w:rsidRDefault="00000000">
            <w:pPr>
              <w:rPr>
                <w:del w:id="14310" w:author="نویسنده" w:date="2026-10-18T12:19:01Z"/>
              </w:rPr>
            </w:pPr>
            <w:del w:id="14309"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9AEF93" w14:textId="77777777" w:rsidR="001D2698" w:rsidRDefault="00000000">
            <w:pPr>
              <w:rPr>
                <w:del w:id="14312" w:author="نویسنده" w:date="2026-10-18T12:19:01Z"/>
              </w:rPr>
            </w:pPr>
            <w:del w:id="14311"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E5D163" w14:textId="77777777" w:rsidR="001D2698" w:rsidRDefault="00000000">
            <w:pPr>
              <w:rPr>
                <w:del w:id="14314" w:author="نویسنده" w:date="2026-10-18T12:19:01Z"/>
              </w:rPr>
            </w:pPr>
            <w:del w:id="14313" w:author="نویسنده" w:date="2026-10-18T12:19:01Z">
              <w:r>
                <w:rPr>
                  <w:sz w:val="13"/>
                  <w:szCs w:val="13"/>
                </w:rPr>
                <w:delText>Non-psych.: physical activity or health behaviour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9EADE4" w14:textId="77777777" w:rsidR="001D2698" w:rsidRDefault="00000000">
            <w:pPr>
              <w:rPr>
                <w:del w:id="14316" w:author="نویسنده" w:date="2026-10-18T12:19:01Z"/>
              </w:rPr>
            </w:pPr>
            <w:del w:id="14315"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81BF05" w14:textId="77777777" w:rsidR="001D2698" w:rsidRDefault="00000000">
            <w:pPr>
              <w:rPr>
                <w:del w:id="14318" w:author="نویسنده" w:date="2026-10-18T12:19:01Z"/>
              </w:rPr>
            </w:pPr>
            <w:del w:id="14317"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8A0FAF" w14:textId="77777777" w:rsidR="001D2698" w:rsidRDefault="00000000">
            <w:pPr>
              <w:rPr>
                <w:del w:id="14320" w:author="نویسنده" w:date="2026-10-18T12:19:01Z"/>
              </w:rPr>
            </w:pPr>
            <w:del w:id="14319"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88A9DA" w14:textId="77777777" w:rsidR="001D2698" w:rsidRDefault="00000000">
            <w:pPr>
              <w:rPr>
                <w:del w:id="14322" w:author="نویسنده" w:date="2026-10-18T12:19:01Z"/>
              </w:rPr>
            </w:pPr>
            <w:del w:id="14321" w:author="نویسنده" w:date="2026-10-18T12:19:01Z">
              <w:r>
                <w:rPr>
                  <w:sz w:val="13"/>
                  <w:szCs w:val="13"/>
                </w:rPr>
                <w:delText>288</w:delText>
              </w:r>
            </w:del>
          </w:p>
        </w:tc>
      </w:tr>
      <w:tr w:rsidR="001D2698" w14:paraId="0BBB4663" w14:textId="77777777">
        <w:trPr>
          <w:del w:id="14346"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71FE63" w14:textId="77777777" w:rsidR="001D2698" w:rsidRDefault="00000000">
            <w:pPr>
              <w:rPr>
                <w:del w:id="14325" w:author="نویسنده" w:date="2026-10-18T12:19:01Z"/>
              </w:rPr>
            </w:pPr>
            <w:del w:id="14324" w:author="نویسنده" w:date="2026-10-18T12:19:01Z">
              <w:r>
                <w:rPr>
                  <w:sz w:val="13"/>
                  <w:szCs w:val="13"/>
                </w:rPr>
                <w:delText>S080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38DB94" w14:textId="77777777" w:rsidR="001D2698" w:rsidRDefault="00000000">
            <w:pPr>
              <w:rPr>
                <w:del w:id="14327" w:author="نویسنده" w:date="2026-10-18T12:19:01Z"/>
              </w:rPr>
            </w:pPr>
            <w:del w:id="14326" w:author="نویسنده" w:date="2026-10-18T12:19:01Z">
              <w:r>
                <w:rPr>
                  <w:sz w:val="13"/>
                  <w:szCs w:val="13"/>
                </w:rPr>
                <w:delText>R139</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4C9EC5" w14:textId="77777777" w:rsidR="001D2698" w:rsidRDefault="00000000">
            <w:pPr>
              <w:rPr>
                <w:del w:id="14329" w:author="نویسنده" w:date="2026-10-18T12:19:01Z"/>
              </w:rPr>
            </w:pPr>
            <w:del w:id="14328" w:author="نویسنده" w:date="2026-10-18T12:19:01Z">
              <w:r>
                <w:rPr>
                  <w:sz w:val="13"/>
                  <w:szCs w:val="13"/>
                </w:rPr>
                <w:delText>2018</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73DBE2" w14:textId="77777777" w:rsidR="001D2698" w:rsidRDefault="00000000">
            <w:pPr>
              <w:rPr>
                <w:del w:id="14331" w:author="نویسنده" w:date="2026-10-18T12:19:01Z"/>
              </w:rPr>
            </w:pPr>
            <w:del w:id="14330" w:author="نویسنده" w:date="2026-10-18T12:19:01Z">
              <w:r>
                <w:rPr>
                  <w:sz w:val="13"/>
                  <w:szCs w:val="13"/>
                </w:rPr>
                <w:delText>Mindful self-compassion training reduces stress and burnout symptoms among practicing…</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C751A8" w14:textId="77777777" w:rsidR="001D2698" w:rsidRDefault="00000000">
            <w:pPr>
              <w:rPr>
                <w:del w:id="14333" w:author="نویسنده" w:date="2026-10-18T12:19:01Z"/>
              </w:rPr>
            </w:pPr>
            <w:del w:id="14332" w:author="نویسنده" w:date="2026-10-18T12:19:01Z">
              <w:r>
                <w:rPr>
                  <w:sz w:val="13"/>
                  <w:szCs w:val="13"/>
                </w:rPr>
                <w:delText>Mental-health/social care</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946ABB" w14:textId="77777777" w:rsidR="001D2698" w:rsidRDefault="00000000">
            <w:pPr>
              <w:rPr>
                <w:del w:id="14335" w:author="نویسنده" w:date="2026-10-18T12:19:01Z"/>
              </w:rPr>
            </w:pPr>
            <w:del w:id="14334"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CF5375" w14:textId="77777777" w:rsidR="001D2698" w:rsidRDefault="00000000">
            <w:pPr>
              <w:rPr>
                <w:del w:id="14337" w:author="نویسنده" w:date="2026-10-18T12:19:01Z"/>
              </w:rPr>
            </w:pPr>
            <w:del w:id="14336" w:author="نویسنده" w:date="2026-10-18T12:19:01Z">
              <w:r>
                <w:rPr>
                  <w:sz w:val="13"/>
                  <w:szCs w:val="13"/>
                </w:rPr>
                <w:delText>Compassion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C1B34E" w14:textId="77777777" w:rsidR="001D2698" w:rsidRDefault="00000000">
            <w:pPr>
              <w:rPr>
                <w:del w:id="14339" w:author="نویسنده" w:date="2026-10-18T12:19:01Z"/>
              </w:rPr>
            </w:pPr>
            <w:del w:id="14338"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087E4B" w14:textId="77777777" w:rsidR="001D2698" w:rsidRDefault="00000000">
            <w:pPr>
              <w:rPr>
                <w:del w:id="14341" w:author="نویسنده" w:date="2026-10-18T12:19:01Z"/>
              </w:rPr>
            </w:pPr>
            <w:del w:id="14340"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E1DD9C" w14:textId="77777777" w:rsidR="001D2698" w:rsidRDefault="00000000">
            <w:pPr>
              <w:rPr>
                <w:del w:id="14343" w:author="نویسنده" w:date="2026-10-18T12:19:01Z"/>
              </w:rPr>
            </w:pPr>
            <w:del w:id="14342" w:author="نویسنده" w:date="2026-10-18T12:19:01Z">
              <w:r>
                <w:rPr>
                  <w:sz w:val="13"/>
                  <w:szCs w:val="13"/>
                </w:rPr>
                <w:delText>SMBQ</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FF85C2" w14:textId="77777777" w:rsidR="001D2698" w:rsidRDefault="00000000">
            <w:pPr>
              <w:rPr>
                <w:del w:id="14345" w:author="نویسنده" w:date="2026-10-18T12:19:01Z"/>
              </w:rPr>
            </w:pPr>
            <w:del w:id="14344" w:author="نویسنده" w:date="2026-10-18T12:19:01Z">
              <w:r>
                <w:rPr>
                  <w:sz w:val="13"/>
                  <w:szCs w:val="13"/>
                </w:rPr>
                <w:delText>101</w:delText>
              </w:r>
            </w:del>
          </w:p>
        </w:tc>
      </w:tr>
      <w:tr w:rsidR="001D2698" w14:paraId="36043581" w14:textId="77777777">
        <w:trPr>
          <w:del w:id="14369"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87EE73" w14:textId="77777777" w:rsidR="001D2698" w:rsidRDefault="00000000">
            <w:pPr>
              <w:rPr>
                <w:del w:id="14348" w:author="نویسنده" w:date="2026-10-18T12:19:01Z"/>
              </w:rPr>
            </w:pPr>
            <w:del w:id="14347" w:author="نویسنده" w:date="2026-10-18T12:19:01Z">
              <w:r>
                <w:rPr>
                  <w:sz w:val="13"/>
                  <w:szCs w:val="13"/>
                </w:rPr>
                <w:delText>S082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D38B3E" w14:textId="77777777" w:rsidR="001D2698" w:rsidRDefault="00000000">
            <w:pPr>
              <w:rPr>
                <w:del w:id="14350" w:author="نویسنده" w:date="2026-10-18T12:19:01Z"/>
              </w:rPr>
            </w:pPr>
            <w:del w:id="14349" w:author="نویسنده" w:date="2026-10-18T12:19:01Z">
              <w:r>
                <w:rPr>
                  <w:sz w:val="13"/>
                  <w:szCs w:val="13"/>
                </w:rPr>
                <w:delText>R141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919EB8" w14:textId="77777777" w:rsidR="001D2698" w:rsidRDefault="00000000">
            <w:pPr>
              <w:rPr>
                <w:del w:id="14352" w:author="نویسنده" w:date="2026-10-18T12:19:01Z"/>
              </w:rPr>
            </w:pPr>
            <w:del w:id="14351"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82C07A" w14:textId="77777777" w:rsidR="001D2698" w:rsidRDefault="00000000">
            <w:pPr>
              <w:rPr>
                <w:del w:id="14354" w:author="نویسنده" w:date="2026-10-18T12:19:01Z"/>
              </w:rPr>
            </w:pPr>
            <w:del w:id="14353" w:author="نویسنده" w:date="2026-10-18T12:19:01Z">
              <w:r>
                <w:rPr>
                  <w:sz w:val="13"/>
                  <w:szCs w:val="13"/>
                </w:rPr>
                <w:delText>Mindfulness Applications: Can They Serve as a Stress, Anxiety, and Burnout Reduction…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1ED4AC" w14:textId="77777777" w:rsidR="001D2698" w:rsidRDefault="00000000">
            <w:pPr>
              <w:rPr>
                <w:del w:id="14356" w:author="نویسنده" w:date="2026-10-18T12:19:01Z"/>
              </w:rPr>
            </w:pPr>
            <w:del w:id="14355"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D1A7D9" w14:textId="77777777" w:rsidR="001D2698" w:rsidRDefault="00000000">
            <w:pPr>
              <w:rPr>
                <w:del w:id="14358" w:author="نویسنده" w:date="2026-10-18T12:19:01Z"/>
              </w:rPr>
            </w:pPr>
            <w:del w:id="14357"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20EFBF" w14:textId="77777777" w:rsidR="001D2698" w:rsidRDefault="00000000">
            <w:pPr>
              <w:rPr>
                <w:del w:id="14360" w:author="نویسنده" w:date="2026-10-18T12:19:01Z"/>
              </w:rPr>
            </w:pPr>
            <w:del w:id="14359"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9A49E7" w14:textId="77777777" w:rsidR="001D2698" w:rsidRDefault="00000000">
            <w:pPr>
              <w:rPr>
                <w:del w:id="14362" w:author="نویسنده" w:date="2026-10-18T12:19:01Z"/>
              </w:rPr>
            </w:pPr>
            <w:del w:id="14361" w:author="نویسنده" w:date="2026-10-18T12:19:01Z">
              <w:r>
                <w:rPr>
                  <w:sz w:val="13"/>
                  <w:szCs w:val="13"/>
                </w:rPr>
                <w:delText>NR</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1202C1" w14:textId="77777777" w:rsidR="001D2698" w:rsidRDefault="00000000">
            <w:pPr>
              <w:rPr>
                <w:del w:id="14364" w:author="نویسنده" w:date="2026-10-18T12:19:01Z"/>
              </w:rPr>
            </w:pPr>
            <w:del w:id="14363"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0065E1" w14:textId="77777777" w:rsidR="001D2698" w:rsidRDefault="00000000">
            <w:pPr>
              <w:rPr>
                <w:del w:id="14366" w:author="نویسنده" w:date="2026-10-18T12:19:01Z"/>
              </w:rPr>
            </w:pPr>
            <w:del w:id="14365"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513252" w14:textId="77777777" w:rsidR="001D2698" w:rsidRDefault="00000000">
            <w:pPr>
              <w:rPr>
                <w:del w:id="14368" w:author="نویسنده" w:date="2026-10-18T12:19:01Z"/>
              </w:rPr>
            </w:pPr>
            <w:del w:id="14367" w:author="نویسنده" w:date="2026-10-18T12:19:01Z">
              <w:r>
                <w:rPr>
                  <w:sz w:val="13"/>
                  <w:szCs w:val="13"/>
                </w:rPr>
                <w:delText>NR</w:delText>
              </w:r>
            </w:del>
          </w:p>
        </w:tc>
      </w:tr>
      <w:tr w:rsidR="001D2698" w14:paraId="4D844B9E" w14:textId="77777777">
        <w:trPr>
          <w:del w:id="14392"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8554CD" w14:textId="77777777" w:rsidR="001D2698" w:rsidRDefault="00000000">
            <w:pPr>
              <w:rPr>
                <w:del w:id="14371" w:author="نویسنده" w:date="2026-10-18T12:19:01Z"/>
              </w:rPr>
            </w:pPr>
            <w:del w:id="14370" w:author="نویسنده" w:date="2026-10-18T12:19:01Z">
              <w:r>
                <w:rPr>
                  <w:sz w:val="13"/>
                  <w:szCs w:val="13"/>
                </w:rPr>
                <w:delText>S083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132C7E" w14:textId="77777777" w:rsidR="001D2698" w:rsidRDefault="00000000">
            <w:pPr>
              <w:rPr>
                <w:del w:id="14373" w:author="نویسنده" w:date="2026-10-18T12:19:01Z"/>
              </w:rPr>
            </w:pPr>
            <w:del w:id="14372" w:author="نویسنده" w:date="2026-10-18T12:19:01Z">
              <w:r>
                <w:rPr>
                  <w:sz w:val="13"/>
                  <w:szCs w:val="13"/>
                </w:rPr>
                <w:delText>R142</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9EA675" w14:textId="77777777" w:rsidR="001D2698" w:rsidRDefault="00000000">
            <w:pPr>
              <w:rPr>
                <w:del w:id="14375" w:author="نویسنده" w:date="2026-10-18T12:19:01Z"/>
              </w:rPr>
            </w:pPr>
            <w:del w:id="14374" w:author="نویسنده" w:date="2026-10-18T12:19:01Z">
              <w:r>
                <w:rPr>
                  <w:sz w:val="13"/>
                  <w:szCs w:val="13"/>
                </w:rPr>
                <w:delText>2016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649153" w14:textId="77777777" w:rsidR="001D2698" w:rsidRDefault="00000000">
            <w:pPr>
              <w:rPr>
                <w:del w:id="14377" w:author="نویسنده" w:date="2026-10-18T12:19:01Z"/>
              </w:rPr>
            </w:pPr>
            <w:del w:id="14376" w:author="نویسنده" w:date="2026-10-18T12:19:01Z">
              <w:r>
                <w:rPr>
                  <w:sz w:val="13"/>
                  <w:szCs w:val="13"/>
                </w:rPr>
                <w:delText>The helpers' stress: Effectiveness of a web-based intervention for professionals working…</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27E72F" w14:textId="77777777" w:rsidR="001D2698" w:rsidRDefault="00000000">
            <w:pPr>
              <w:rPr>
                <w:del w:id="14379" w:author="نویسنده" w:date="2026-10-18T12:19:01Z"/>
              </w:rPr>
            </w:pPr>
            <w:del w:id="14378" w:author="نویسنده" w:date="2026-10-18T12:19:01Z">
              <w:r>
                <w:rPr>
                  <w:sz w:val="13"/>
                  <w:szCs w:val="13"/>
                </w:rPr>
                <w:delText>Mental-health/social care</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DCBB3C" w14:textId="77777777" w:rsidR="001D2698" w:rsidRDefault="00000000">
            <w:pPr>
              <w:rPr>
                <w:del w:id="14381" w:author="نویسنده" w:date="2026-10-18T12:19:01Z"/>
              </w:rPr>
            </w:pPr>
            <w:del w:id="14380"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07B960" w14:textId="77777777" w:rsidR="001D2698" w:rsidRDefault="00000000">
            <w:pPr>
              <w:rPr>
                <w:del w:id="14383" w:author="نویسنده" w:date="2026-10-18T12:19:01Z"/>
              </w:rPr>
            </w:pPr>
            <w:del w:id="14382" w:author="نویسنده" w:date="2026-10-18T12:19:01Z">
              <w:r>
                <w:rPr>
                  <w:sz w:val="13"/>
                  <w:szCs w:val="13"/>
                </w:rPr>
                <w:delText>Stress recovery/coping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5F63C7" w14:textId="77777777" w:rsidR="001D2698" w:rsidRDefault="00000000">
            <w:pPr>
              <w:rPr>
                <w:del w:id="14385" w:author="نویسنده" w:date="2026-10-18T12:19:01Z"/>
              </w:rPr>
            </w:pPr>
            <w:del w:id="14384"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83A334" w14:textId="77777777" w:rsidR="001D2698" w:rsidRDefault="00000000">
            <w:pPr>
              <w:rPr>
                <w:del w:id="14387" w:author="نویسنده" w:date="2026-10-18T12:19:01Z"/>
              </w:rPr>
            </w:pPr>
            <w:del w:id="14386"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1900E4" w14:textId="77777777" w:rsidR="001D2698" w:rsidRDefault="00000000">
            <w:pPr>
              <w:rPr>
                <w:del w:id="14389" w:author="نویسنده" w:date="2026-10-18T12:19:01Z"/>
              </w:rPr>
            </w:pPr>
            <w:del w:id="14388" w:author="نویسنده" w:date="2026-10-18T12:19:01Z">
              <w:r>
                <w:rPr>
                  <w:sz w:val="13"/>
                  <w:szCs w:val="13"/>
                </w:rPr>
                <w:delText>OLBI†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442676" w14:textId="77777777" w:rsidR="001D2698" w:rsidRDefault="00000000">
            <w:pPr>
              <w:rPr>
                <w:del w:id="14391" w:author="نویسنده" w:date="2026-10-18T12:19:01Z"/>
              </w:rPr>
            </w:pPr>
            <w:del w:id="14390" w:author="نویسنده" w:date="2026-10-18T12:19:01Z">
              <w:r>
                <w:rPr>
                  <w:sz w:val="13"/>
                  <w:szCs w:val="13"/>
                </w:rPr>
                <w:delText>NR</w:delText>
              </w:r>
            </w:del>
          </w:p>
        </w:tc>
      </w:tr>
      <w:tr w:rsidR="001D2698" w14:paraId="47AA3122" w14:textId="77777777">
        <w:trPr>
          <w:del w:id="14415"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55C290" w14:textId="77777777" w:rsidR="001D2698" w:rsidRDefault="00000000">
            <w:pPr>
              <w:rPr>
                <w:del w:id="14394" w:author="نویسنده" w:date="2026-10-18T12:19:01Z"/>
              </w:rPr>
            </w:pPr>
            <w:del w:id="14393" w:author="نویسنده" w:date="2026-10-18T12:19:01Z">
              <w:r>
                <w:rPr>
                  <w:sz w:val="13"/>
                  <w:szCs w:val="13"/>
                </w:rPr>
                <w:delText>S084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160A2B" w14:textId="77777777" w:rsidR="001D2698" w:rsidRDefault="00000000">
            <w:pPr>
              <w:rPr>
                <w:del w:id="14396" w:author="نویسنده" w:date="2026-10-18T12:19:01Z"/>
              </w:rPr>
            </w:pPr>
            <w:del w:id="14395" w:author="نویسنده" w:date="2026-10-18T12:19:01Z">
              <w:r>
                <w:rPr>
                  <w:sz w:val="13"/>
                  <w:szCs w:val="13"/>
                </w:rPr>
                <w:delText>R143</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90F720" w14:textId="77777777" w:rsidR="001D2698" w:rsidRDefault="00000000">
            <w:pPr>
              <w:rPr>
                <w:del w:id="14398" w:author="نویسنده" w:date="2026-10-18T12:19:01Z"/>
              </w:rPr>
            </w:pPr>
            <w:del w:id="14397"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6568DA" w14:textId="77777777" w:rsidR="001D2698" w:rsidRDefault="00000000">
            <w:pPr>
              <w:rPr>
                <w:del w:id="14400" w:author="نویسنده" w:date="2026-10-18T12:19:01Z"/>
              </w:rPr>
            </w:pPr>
            <w:del w:id="14399" w:author="نویسنده" w:date="2026-10-18T12:19:01Z">
              <w:r>
                <w:rPr>
                  <w:sz w:val="13"/>
                  <w:szCs w:val="13"/>
                </w:rPr>
                <w:delText>Well-Being Outcomes of Health Care Workers after a 5-Hour Continuing Education…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74786B" w14:textId="77777777" w:rsidR="001D2698" w:rsidRDefault="00000000">
            <w:pPr>
              <w:rPr>
                <w:del w:id="14402" w:author="نویسنده" w:date="2026-10-18T12:19:01Z"/>
              </w:rPr>
            </w:pPr>
            <w:del w:id="14401"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3C7936" w14:textId="77777777" w:rsidR="001D2698" w:rsidRDefault="00000000">
            <w:pPr>
              <w:rPr>
                <w:del w:id="14404" w:author="نویسنده" w:date="2026-10-18T12:19:01Z"/>
              </w:rPr>
            </w:pPr>
            <w:del w:id="14403"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02EC5F" w14:textId="77777777" w:rsidR="001D2698" w:rsidRDefault="00000000">
            <w:pPr>
              <w:rPr>
                <w:del w:id="14406" w:author="نویسنده" w:date="2026-10-18T12:19:01Z"/>
              </w:rPr>
            </w:pPr>
            <w:del w:id="14405" w:author="نویسنده" w:date="2026-10-18T12:19:01Z">
              <w:r>
                <w:rPr>
                  <w:sz w:val="13"/>
                  <w:szCs w:val="13"/>
                </w:rPr>
                <w:delText>Positive psychology</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32FDF6" w14:textId="77777777" w:rsidR="001D2698" w:rsidRDefault="00000000">
            <w:pPr>
              <w:rPr>
                <w:del w:id="14408" w:author="نویسنده" w:date="2026-10-18T12:19:01Z"/>
              </w:rPr>
            </w:pPr>
            <w:del w:id="14407" w:author="نویسنده" w:date="2026-10-18T12:19:01Z">
              <w:r>
                <w:rPr>
                  <w:sz w:val="13"/>
                  <w:szCs w:val="13"/>
                </w:rPr>
                <w:delText>NR</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458D2C" w14:textId="77777777" w:rsidR="001D2698" w:rsidRDefault="00000000">
            <w:pPr>
              <w:rPr>
                <w:del w:id="14410" w:author="نویسنده" w:date="2026-10-18T12:19:01Z"/>
              </w:rPr>
            </w:pPr>
            <w:del w:id="14409"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45C3C7" w14:textId="77777777" w:rsidR="001D2698" w:rsidRDefault="00000000">
            <w:pPr>
              <w:rPr>
                <w:del w:id="14412" w:author="نویسنده" w:date="2026-10-18T12:19:01Z"/>
              </w:rPr>
            </w:pPr>
            <w:del w:id="14411"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746741" w14:textId="77777777" w:rsidR="001D2698" w:rsidRDefault="00000000">
            <w:pPr>
              <w:rPr>
                <w:del w:id="14414" w:author="نویسنده" w:date="2026-10-18T12:19:01Z"/>
              </w:rPr>
            </w:pPr>
            <w:del w:id="14413" w:author="نویسنده" w:date="2026-10-18T12:19:01Z">
              <w:r>
                <w:rPr>
                  <w:sz w:val="13"/>
                  <w:szCs w:val="13"/>
                </w:rPr>
                <w:delText>NR</w:delText>
              </w:r>
            </w:del>
          </w:p>
        </w:tc>
      </w:tr>
      <w:tr w:rsidR="001D2698" w14:paraId="3E23EEA2" w14:textId="77777777">
        <w:trPr>
          <w:del w:id="14438"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2BBD64" w14:textId="77777777" w:rsidR="001D2698" w:rsidRDefault="00000000">
            <w:pPr>
              <w:rPr>
                <w:del w:id="14417" w:author="نویسنده" w:date="2026-10-18T12:19:01Z"/>
              </w:rPr>
            </w:pPr>
            <w:del w:id="14416" w:author="نویسنده" w:date="2026-10-18T12:19:01Z">
              <w:r>
                <w:rPr>
                  <w:sz w:val="13"/>
                  <w:szCs w:val="13"/>
                </w:rPr>
                <w:delText>S085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0D8F94" w14:textId="77777777" w:rsidR="001D2698" w:rsidRDefault="00000000">
            <w:pPr>
              <w:rPr>
                <w:del w:id="14419" w:author="نویسنده" w:date="2026-10-18T12:19:01Z"/>
              </w:rPr>
            </w:pPr>
            <w:del w:id="14418" w:author="نویسنده" w:date="2026-10-18T12:19:01Z">
              <w:r>
                <w:rPr>
                  <w:sz w:val="13"/>
                  <w:szCs w:val="13"/>
                </w:rPr>
                <w:delText>R144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49E9F8" w14:textId="77777777" w:rsidR="001D2698" w:rsidRDefault="00000000">
            <w:pPr>
              <w:rPr>
                <w:del w:id="14421" w:author="نویسنده" w:date="2026-10-18T12:19:01Z"/>
              </w:rPr>
            </w:pPr>
            <w:del w:id="14420" w:author="نویسنده" w:date="2026-10-18T12:19:01Z">
              <w:r>
                <w:rPr>
                  <w:sz w:val="13"/>
                  <w:szCs w:val="13"/>
                </w:rPr>
                <w:delText>2018</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A1BAB2" w14:textId="77777777" w:rsidR="001D2698" w:rsidRDefault="00000000">
            <w:pPr>
              <w:rPr>
                <w:del w:id="14423" w:author="نویسنده" w:date="2026-10-18T12:19:01Z"/>
              </w:rPr>
            </w:pPr>
            <w:del w:id="14422" w:author="نویسنده" w:date="2026-10-18T12:19:01Z">
              <w:r>
                <w:rPr>
                  <w:sz w:val="13"/>
                  <w:szCs w:val="13"/>
                </w:rPr>
                <w:delText>Burnout Prevention and Mobile Mindfulness: Evaluation of an App-Based Health Training…</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83EBD8" w14:textId="77777777" w:rsidR="001D2698" w:rsidRDefault="00000000">
            <w:pPr>
              <w:rPr>
                <w:del w:id="14425" w:author="نویسنده" w:date="2026-10-18T12:19:01Z"/>
              </w:rPr>
            </w:pPr>
            <w:del w:id="14424" w:author="نویسنده" w:date="2026-10-18T12:19:01Z">
              <w:r>
                <w:rPr>
                  <w:sz w:val="13"/>
                  <w:szCs w:val="13"/>
                </w:rPr>
                <w:delText>Mixed-occupation workers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FBAB9E" w14:textId="77777777" w:rsidR="001D2698" w:rsidRDefault="00000000">
            <w:pPr>
              <w:rPr>
                <w:del w:id="14427" w:author="نویسنده" w:date="2026-10-18T12:19:01Z"/>
              </w:rPr>
            </w:pPr>
            <w:del w:id="14426"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F3807A" w14:textId="77777777" w:rsidR="001D2698" w:rsidRDefault="00000000">
            <w:pPr>
              <w:rPr>
                <w:del w:id="14429" w:author="نویسنده" w:date="2026-10-18T12:19:01Z"/>
              </w:rPr>
            </w:pPr>
            <w:del w:id="14428"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948503" w14:textId="77777777" w:rsidR="001D2698" w:rsidRDefault="00000000">
            <w:pPr>
              <w:rPr>
                <w:del w:id="14431" w:author="نویسنده" w:date="2026-10-18T12:19:01Z"/>
              </w:rPr>
            </w:pPr>
            <w:del w:id="14430"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BFA2E0" w14:textId="77777777" w:rsidR="001D2698" w:rsidRDefault="00000000">
            <w:pPr>
              <w:rPr>
                <w:del w:id="14433" w:author="نویسنده" w:date="2026-10-18T12:19:01Z"/>
              </w:rPr>
            </w:pPr>
            <w:del w:id="14432"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D83C99" w14:textId="77777777" w:rsidR="001D2698" w:rsidRDefault="00000000">
            <w:pPr>
              <w:rPr>
                <w:del w:id="14435" w:author="نویسنده" w:date="2026-10-18T12:19:01Z"/>
              </w:rPr>
            </w:pPr>
            <w:del w:id="14434"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998F87" w14:textId="77777777" w:rsidR="001D2698" w:rsidRDefault="00000000">
            <w:pPr>
              <w:rPr>
                <w:del w:id="14437" w:author="نویسنده" w:date="2026-10-18T12:19:01Z"/>
              </w:rPr>
            </w:pPr>
            <w:del w:id="14436" w:author="نویسنده" w:date="2026-10-18T12:19:01Z">
              <w:r>
                <w:rPr>
                  <w:sz w:val="13"/>
                  <w:szCs w:val="13"/>
                </w:rPr>
                <w:delText>306</w:delText>
              </w:r>
            </w:del>
          </w:p>
        </w:tc>
      </w:tr>
      <w:tr w:rsidR="001D2698" w14:paraId="527CB281" w14:textId="77777777">
        <w:trPr>
          <w:del w:id="14461"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86865C" w14:textId="77777777" w:rsidR="001D2698" w:rsidRDefault="00000000">
            <w:pPr>
              <w:rPr>
                <w:del w:id="14440" w:author="نویسنده" w:date="2026-10-18T12:19:01Z"/>
              </w:rPr>
            </w:pPr>
            <w:del w:id="14439" w:author="نویسنده" w:date="2026-10-18T12:19:01Z">
              <w:r>
                <w:rPr>
                  <w:sz w:val="13"/>
                  <w:szCs w:val="13"/>
                </w:rPr>
                <w:delText>S086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DD322A" w14:textId="77777777" w:rsidR="001D2698" w:rsidRDefault="00000000">
            <w:pPr>
              <w:rPr>
                <w:del w:id="14442" w:author="نویسنده" w:date="2026-10-18T12:19:01Z"/>
              </w:rPr>
            </w:pPr>
            <w:del w:id="14441" w:author="نویسنده" w:date="2026-10-18T12:19:01Z">
              <w:r>
                <w:rPr>
                  <w:sz w:val="13"/>
                  <w:szCs w:val="13"/>
                </w:rPr>
                <w:delText>R146</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DA5EAE" w14:textId="77777777" w:rsidR="001D2698" w:rsidRDefault="00000000">
            <w:pPr>
              <w:rPr>
                <w:del w:id="14444" w:author="نویسنده" w:date="2026-10-18T12:19:01Z"/>
              </w:rPr>
            </w:pPr>
            <w:del w:id="14443"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6F28DB" w14:textId="77777777" w:rsidR="001D2698" w:rsidRDefault="00000000">
            <w:pPr>
              <w:rPr>
                <w:del w:id="14446" w:author="نویسنده" w:date="2026-10-18T12:19:01Z"/>
              </w:rPr>
            </w:pPr>
            <w:del w:id="14445" w:author="نویسنده" w:date="2026-10-18T12:19:01Z">
              <w:r>
                <w:rPr>
                  <w:sz w:val="13"/>
                  <w:szCs w:val="13"/>
                </w:rPr>
                <w:delText>Optimizing Intervention Components of a Preventive Stress Management mHealth…</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7F25E9" w14:textId="77777777" w:rsidR="001D2698" w:rsidRDefault="00000000">
            <w:pPr>
              <w:rPr>
                <w:del w:id="14448" w:author="نویسنده" w:date="2026-10-18T12:19:01Z"/>
              </w:rPr>
            </w:pPr>
            <w:del w:id="14447"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DE3902" w14:textId="77777777" w:rsidR="001D2698" w:rsidRDefault="00000000">
            <w:pPr>
              <w:rPr>
                <w:del w:id="14450" w:author="نویسنده" w:date="2026-10-18T12:19:01Z"/>
              </w:rPr>
            </w:pPr>
            <w:del w:id="14449"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3DC1A4" w14:textId="77777777" w:rsidR="001D2698" w:rsidRDefault="00000000">
            <w:pPr>
              <w:rPr>
                <w:del w:id="14452" w:author="نویسنده" w:date="2026-10-18T12:19:01Z"/>
              </w:rPr>
            </w:pPr>
            <w:del w:id="14451"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3A8817" w14:textId="77777777" w:rsidR="001D2698" w:rsidRDefault="00000000">
            <w:pPr>
              <w:rPr>
                <w:del w:id="14454" w:author="نویسنده" w:date="2026-10-18T12:19:01Z"/>
              </w:rPr>
            </w:pPr>
            <w:del w:id="14453" w:author="نویسنده" w:date="2026-10-18T12:19:01Z">
              <w:r>
                <w:rPr>
                  <w:sz w:val="13"/>
                  <w:szCs w:val="13"/>
                </w:rPr>
                <w:delText>Head-to-head</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83E08D" w14:textId="77777777" w:rsidR="001D2698" w:rsidRDefault="00000000">
            <w:pPr>
              <w:rPr>
                <w:del w:id="14456" w:author="نویسنده" w:date="2026-10-18T12:19:01Z"/>
              </w:rPr>
            </w:pPr>
            <w:del w:id="14455"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4A675A" w14:textId="77777777" w:rsidR="001D2698" w:rsidRDefault="00000000">
            <w:pPr>
              <w:rPr>
                <w:del w:id="14458" w:author="نویسنده" w:date="2026-10-18T12:19:01Z"/>
              </w:rPr>
            </w:pPr>
            <w:del w:id="14457" w:author="نویسنده" w:date="2026-10-18T12:19:01Z">
              <w:r>
                <w:rPr>
                  <w:sz w:val="13"/>
                  <w:szCs w:val="13"/>
                </w:rPr>
                <w:delText>OLBI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6BB147" w14:textId="77777777" w:rsidR="001D2698" w:rsidRDefault="00000000">
            <w:pPr>
              <w:rPr>
                <w:del w:id="14460" w:author="نویسنده" w:date="2026-10-18T12:19:01Z"/>
              </w:rPr>
            </w:pPr>
            <w:del w:id="14459" w:author="نویسنده" w:date="2026-10-18T12:19:01Z">
              <w:r>
                <w:rPr>
                  <w:sz w:val="13"/>
                  <w:szCs w:val="13"/>
                </w:rPr>
                <w:delText>297</w:delText>
              </w:r>
            </w:del>
          </w:p>
        </w:tc>
      </w:tr>
      <w:tr w:rsidR="001D2698" w14:paraId="763C6B2F" w14:textId="77777777">
        <w:trPr>
          <w:del w:id="14484"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D8E42B" w14:textId="77777777" w:rsidR="001D2698" w:rsidRDefault="00000000">
            <w:pPr>
              <w:rPr>
                <w:del w:id="14463" w:author="نویسنده" w:date="2026-10-18T12:19:01Z"/>
              </w:rPr>
            </w:pPr>
            <w:del w:id="14462" w:author="نویسنده" w:date="2026-10-18T12:19:01Z">
              <w:r>
                <w:rPr>
                  <w:sz w:val="13"/>
                  <w:szCs w:val="13"/>
                </w:rPr>
                <w:delText>S088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B60F46" w14:textId="77777777" w:rsidR="001D2698" w:rsidRDefault="00000000">
            <w:pPr>
              <w:rPr>
                <w:del w:id="14465" w:author="نویسنده" w:date="2026-10-18T12:19:01Z"/>
              </w:rPr>
            </w:pPr>
            <w:del w:id="14464" w:author="نویسنده" w:date="2026-10-18T12:19:01Z">
              <w:r>
                <w:rPr>
                  <w:sz w:val="13"/>
                  <w:szCs w:val="13"/>
                </w:rPr>
                <w:delText>R172</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74DF79" w14:textId="77777777" w:rsidR="001D2698" w:rsidRDefault="00000000">
            <w:pPr>
              <w:rPr>
                <w:del w:id="14467" w:author="نویسنده" w:date="2026-10-18T12:19:01Z"/>
              </w:rPr>
            </w:pPr>
            <w:del w:id="14466"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AE0624" w14:textId="77777777" w:rsidR="001D2698" w:rsidRDefault="00000000">
            <w:pPr>
              <w:rPr>
                <w:del w:id="14469" w:author="نویسنده" w:date="2026-10-18T12:19:01Z"/>
              </w:rPr>
            </w:pPr>
            <w:del w:id="14468" w:author="نویسنده" w:date="2026-10-18T12:19:01Z">
              <w:r>
                <w:rPr>
                  <w:sz w:val="13"/>
                  <w:szCs w:val="13"/>
                </w:rPr>
                <w:delText>The effect of a trauma-informed care video training program for midwives: A randomized…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2E5D1C" w14:textId="77777777" w:rsidR="001D2698" w:rsidRDefault="00000000">
            <w:pPr>
              <w:rPr>
                <w:del w:id="14471" w:author="نویسنده" w:date="2026-10-18T12:19:01Z"/>
              </w:rPr>
            </w:pPr>
            <w:del w:id="14470"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B6C055" w14:textId="77777777" w:rsidR="001D2698" w:rsidRDefault="00000000">
            <w:pPr>
              <w:rPr>
                <w:del w:id="14473" w:author="نویسنده" w:date="2026-10-18T12:19:01Z"/>
              </w:rPr>
            </w:pPr>
            <w:del w:id="14472"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FD4974" w14:textId="77777777" w:rsidR="001D2698" w:rsidRDefault="00000000">
            <w:pPr>
              <w:rPr>
                <w:del w:id="14475" w:author="نویسنده" w:date="2026-10-18T12:19:01Z"/>
              </w:rPr>
            </w:pPr>
            <w:del w:id="14474" w:author="نویسنده" w:date="2026-10-18T12:19:01Z">
              <w:r>
                <w:rPr>
                  <w:sz w:val="13"/>
                  <w:szCs w:val="13"/>
                </w:rPr>
                <w:delText>Non-psych.: professional training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F7D969" w14:textId="77777777" w:rsidR="001D2698" w:rsidRDefault="00000000">
            <w:pPr>
              <w:rPr>
                <w:del w:id="14477" w:author="نویسنده" w:date="2026-10-18T12:19:01Z"/>
              </w:rPr>
            </w:pPr>
            <w:del w:id="14476"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5C44C5" w14:textId="77777777" w:rsidR="001D2698" w:rsidRDefault="00000000">
            <w:pPr>
              <w:rPr>
                <w:del w:id="14479" w:author="نویسنده" w:date="2026-10-18T12:19:01Z"/>
              </w:rPr>
            </w:pPr>
            <w:del w:id="14478"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C7192C" w14:textId="77777777" w:rsidR="001D2698" w:rsidRDefault="00000000">
            <w:pPr>
              <w:rPr>
                <w:del w:id="14481" w:author="نویسنده" w:date="2026-10-18T12:19:01Z"/>
              </w:rPr>
            </w:pPr>
            <w:del w:id="14480" w:author="نویسنده" w:date="2026-10-18T12:19:01Z">
              <w:r>
                <w:rPr>
                  <w:sz w:val="13"/>
                  <w:szCs w:val="13"/>
                </w:rPr>
                <w:delText>PFI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1DA47E" w14:textId="77777777" w:rsidR="001D2698" w:rsidRDefault="00000000">
            <w:pPr>
              <w:rPr>
                <w:del w:id="14483" w:author="نویسنده" w:date="2026-10-18T12:19:01Z"/>
              </w:rPr>
            </w:pPr>
            <w:del w:id="14482" w:author="نویسنده" w:date="2026-10-18T12:19:01Z">
              <w:r>
                <w:rPr>
                  <w:sz w:val="13"/>
                  <w:szCs w:val="13"/>
                </w:rPr>
                <w:delText>42</w:delText>
              </w:r>
            </w:del>
          </w:p>
        </w:tc>
      </w:tr>
      <w:tr w:rsidR="001D2698" w14:paraId="6AFFD4B5" w14:textId="77777777">
        <w:trPr>
          <w:del w:id="14507"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E8DC32" w14:textId="77777777" w:rsidR="001D2698" w:rsidRDefault="00000000">
            <w:pPr>
              <w:rPr>
                <w:del w:id="14486" w:author="نویسنده" w:date="2026-10-18T12:19:01Z"/>
              </w:rPr>
            </w:pPr>
            <w:del w:id="14485" w:author="نویسنده" w:date="2026-10-18T12:19:01Z">
              <w:r>
                <w:rPr>
                  <w:sz w:val="13"/>
                  <w:szCs w:val="13"/>
                </w:rPr>
                <w:delText>S118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540FDB" w14:textId="77777777" w:rsidR="001D2698" w:rsidRDefault="00000000">
            <w:pPr>
              <w:rPr>
                <w:del w:id="14488" w:author="نویسنده" w:date="2026-10-18T12:19:01Z"/>
              </w:rPr>
            </w:pPr>
            <w:del w:id="14487" w:author="نویسنده" w:date="2026-10-18T12:19:01Z">
              <w:r>
                <w:rPr>
                  <w:sz w:val="13"/>
                  <w:szCs w:val="13"/>
                </w:rPr>
                <w:delText>R174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F1060B" w14:textId="77777777" w:rsidR="001D2698" w:rsidRDefault="00000000">
            <w:pPr>
              <w:rPr>
                <w:del w:id="14490" w:author="نویسنده" w:date="2026-10-18T12:19:01Z"/>
              </w:rPr>
            </w:pPr>
            <w:del w:id="14489"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81CAC2" w14:textId="77777777" w:rsidR="001D2698" w:rsidRDefault="00000000">
            <w:pPr>
              <w:rPr>
                <w:del w:id="14492" w:author="نویسنده" w:date="2026-10-18T12:19:01Z"/>
              </w:rPr>
            </w:pPr>
            <w:del w:id="14491" w:author="نویسنده" w:date="2026-10-18T12:19:01Z">
              <w:r>
                <w:rPr>
                  <w:sz w:val="13"/>
                  <w:szCs w:val="13"/>
                </w:rPr>
                <w:delText>Precision targeting of teacher burnout using network-informed ecological momentary…</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4C4A7F" w14:textId="77777777" w:rsidR="001D2698" w:rsidRDefault="00000000">
            <w:pPr>
              <w:rPr>
                <w:del w:id="14494" w:author="نویسنده" w:date="2026-10-18T12:19:01Z"/>
              </w:rPr>
            </w:pPr>
            <w:del w:id="14493"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D2B1B1" w14:textId="77777777" w:rsidR="001D2698" w:rsidRDefault="00000000">
            <w:pPr>
              <w:rPr>
                <w:del w:id="14496" w:author="نویسنده" w:date="2026-10-18T12:19:01Z"/>
              </w:rPr>
            </w:pPr>
            <w:del w:id="14495" w:author="نویسنده" w:date="2026-10-18T12:19:01Z">
              <w:r>
                <w:rPr>
                  <w:sz w:val="13"/>
                  <w:szCs w:val="13"/>
                </w:rPr>
                <w:delText>App</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F7BF0C" w14:textId="77777777" w:rsidR="001D2698" w:rsidRDefault="00000000">
            <w:pPr>
              <w:rPr>
                <w:del w:id="14498" w:author="نویسنده" w:date="2026-10-18T12:19:01Z"/>
              </w:rPr>
            </w:pPr>
            <w:del w:id="14497" w:author="نویسنده" w:date="2026-10-18T12:19:01Z">
              <w:r>
                <w:rPr>
                  <w:sz w:val="13"/>
                  <w:szCs w:val="13"/>
                </w:rPr>
                <w:delText>Tailored/combined</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6910FE" w14:textId="77777777" w:rsidR="001D2698" w:rsidRDefault="00000000">
            <w:pPr>
              <w:rPr>
                <w:del w:id="14500" w:author="نویسنده" w:date="2026-10-18T12:19:01Z"/>
              </w:rPr>
            </w:pPr>
            <w:del w:id="14499"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BDADC0" w14:textId="77777777" w:rsidR="001D2698" w:rsidRDefault="00000000">
            <w:pPr>
              <w:rPr>
                <w:del w:id="14502" w:author="نویسنده" w:date="2026-10-18T12:19:01Z"/>
              </w:rPr>
            </w:pPr>
            <w:del w:id="14501"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BF718D" w14:textId="77777777" w:rsidR="001D2698" w:rsidRDefault="00000000">
            <w:pPr>
              <w:rPr>
                <w:del w:id="14504" w:author="نویسنده" w:date="2026-10-18T12:19:01Z"/>
              </w:rPr>
            </w:pPr>
            <w:del w:id="14503" w:author="نویسنده" w:date="2026-10-18T12:19:01Z">
              <w:r>
                <w:rPr>
                  <w:sz w:val="13"/>
                  <w:szCs w:val="13"/>
                </w:rPr>
                <w:delText>—</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73D6B0" w14:textId="77777777" w:rsidR="001D2698" w:rsidRDefault="00000000">
            <w:pPr>
              <w:rPr>
                <w:del w:id="14506" w:author="نویسنده" w:date="2026-10-18T12:19:01Z"/>
              </w:rPr>
            </w:pPr>
            <w:del w:id="14505" w:author="نویسنده" w:date="2026-10-18T12:19:01Z">
              <w:r>
                <w:rPr>
                  <w:sz w:val="13"/>
                  <w:szCs w:val="13"/>
                </w:rPr>
                <w:delText>NR</w:delText>
              </w:r>
            </w:del>
          </w:p>
        </w:tc>
      </w:tr>
      <w:tr w:rsidR="001D2698" w14:paraId="6AC456EE" w14:textId="77777777">
        <w:trPr>
          <w:del w:id="14530"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901B7D" w14:textId="77777777" w:rsidR="001D2698" w:rsidRDefault="00000000">
            <w:pPr>
              <w:rPr>
                <w:del w:id="14509" w:author="نویسنده" w:date="2026-10-18T12:19:01Z"/>
              </w:rPr>
            </w:pPr>
            <w:del w:id="14508" w:author="نویسنده" w:date="2026-10-18T12:19:01Z">
              <w:r>
                <w:rPr>
                  <w:sz w:val="13"/>
                  <w:szCs w:val="13"/>
                </w:rPr>
                <w:delText>S089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7B6E70" w14:textId="77777777" w:rsidR="001D2698" w:rsidRDefault="00000000">
            <w:pPr>
              <w:rPr>
                <w:del w:id="14511" w:author="نویسنده" w:date="2026-10-18T12:19:01Z"/>
              </w:rPr>
            </w:pPr>
            <w:del w:id="14510" w:author="نویسنده" w:date="2026-10-18T12:19:01Z">
              <w:r>
                <w:rPr>
                  <w:sz w:val="13"/>
                  <w:szCs w:val="13"/>
                </w:rPr>
                <w:delText>R177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48AB68" w14:textId="77777777" w:rsidR="001D2698" w:rsidRDefault="00000000">
            <w:pPr>
              <w:rPr>
                <w:del w:id="14513" w:author="نویسنده" w:date="2026-10-18T12:19:01Z"/>
              </w:rPr>
            </w:pPr>
            <w:del w:id="14512"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E4A433" w14:textId="77777777" w:rsidR="001D2698" w:rsidRDefault="00000000">
            <w:pPr>
              <w:rPr>
                <w:del w:id="14515" w:author="نویسنده" w:date="2026-10-18T12:19:01Z"/>
              </w:rPr>
            </w:pPr>
            <w:del w:id="14514" w:author="نویسنده" w:date="2026-10-18T12:19:01Z">
              <w:r>
                <w:rPr>
                  <w:sz w:val="13"/>
                  <w:szCs w:val="13"/>
                </w:rPr>
                <w:delText>Ambient AI Scribes in Clinical Practice: A Randomized Trial.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7C1643" w14:textId="77777777" w:rsidR="001D2698" w:rsidRDefault="00000000">
            <w:pPr>
              <w:rPr>
                <w:del w:id="14517" w:author="نویسنده" w:date="2026-10-18T12:19:01Z"/>
              </w:rPr>
            </w:pPr>
            <w:del w:id="14516"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6EEB18" w14:textId="77777777" w:rsidR="001D2698" w:rsidRDefault="00000000">
            <w:pPr>
              <w:rPr>
                <w:del w:id="14519" w:author="نویسنده" w:date="2026-10-18T12:19:01Z"/>
              </w:rPr>
            </w:pPr>
            <w:del w:id="14518" w:author="نویسنده" w:date="2026-10-18T12:19:01Z">
              <w:r>
                <w:rPr>
                  <w:sz w:val="13"/>
                  <w:szCs w:val="13"/>
                </w:rPr>
                <w:delText>AI scribe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3DE125" w14:textId="77777777" w:rsidR="001D2698" w:rsidRDefault="00000000">
            <w:pPr>
              <w:rPr>
                <w:del w:id="14521" w:author="نویسنده" w:date="2026-10-18T12:19:01Z"/>
              </w:rPr>
            </w:pPr>
            <w:del w:id="14520" w:author="نویسنده" w:date="2026-10-18T12:19:01Z">
              <w:r>
                <w:rPr>
                  <w:sz w:val="13"/>
                  <w:szCs w:val="13"/>
                </w:rPr>
                <w:delText>Non-psych.: workflow automation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F311B9" w14:textId="77777777" w:rsidR="001D2698" w:rsidRDefault="00000000">
            <w:pPr>
              <w:rPr>
                <w:del w:id="14523" w:author="نویسنده" w:date="2026-10-18T12:19:01Z"/>
              </w:rPr>
            </w:pPr>
            <w:del w:id="14522"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FBB268" w14:textId="77777777" w:rsidR="001D2698" w:rsidRDefault="00000000">
            <w:pPr>
              <w:rPr>
                <w:del w:id="14525" w:author="نویسنده" w:date="2026-10-18T12:19:01Z"/>
              </w:rPr>
            </w:pPr>
            <w:del w:id="14524"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F83592" w14:textId="77777777" w:rsidR="001D2698" w:rsidRDefault="00000000">
            <w:pPr>
              <w:rPr>
                <w:del w:id="14527" w:author="نویسنده" w:date="2026-10-18T12:19:01Z"/>
              </w:rPr>
            </w:pPr>
            <w:del w:id="14526" w:author="نویسنده" w:date="2026-10-18T12:19:01Z">
              <w:r>
                <w:rPr>
                  <w:sz w:val="13"/>
                  <w:szCs w:val="13"/>
                </w:rPr>
                <w:delText>PFI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2BEA31" w14:textId="77777777" w:rsidR="001D2698" w:rsidRDefault="00000000">
            <w:pPr>
              <w:rPr>
                <w:del w:id="14529" w:author="نویسنده" w:date="2026-10-18T12:19:01Z"/>
              </w:rPr>
            </w:pPr>
            <w:del w:id="14528" w:author="نویسنده" w:date="2026-10-18T12:19:01Z">
              <w:r>
                <w:rPr>
                  <w:sz w:val="13"/>
                  <w:szCs w:val="13"/>
                </w:rPr>
                <w:delText>238</w:delText>
              </w:r>
            </w:del>
          </w:p>
        </w:tc>
      </w:tr>
      <w:tr w:rsidR="001D2698" w14:paraId="75321052" w14:textId="77777777">
        <w:trPr>
          <w:del w:id="14553"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47CF7E" w14:textId="77777777" w:rsidR="001D2698" w:rsidRDefault="00000000">
            <w:pPr>
              <w:rPr>
                <w:del w:id="14532" w:author="نویسنده" w:date="2026-10-18T12:19:01Z"/>
              </w:rPr>
            </w:pPr>
            <w:del w:id="14531" w:author="نویسنده" w:date="2026-10-18T12:19:01Z">
              <w:r>
                <w:rPr>
                  <w:sz w:val="13"/>
                  <w:szCs w:val="13"/>
                </w:rPr>
                <w:delText>S090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EFBEF6" w14:textId="77777777" w:rsidR="001D2698" w:rsidRDefault="00000000">
            <w:pPr>
              <w:rPr>
                <w:del w:id="14534" w:author="نویسنده" w:date="2026-10-18T12:19:01Z"/>
              </w:rPr>
            </w:pPr>
            <w:del w:id="14533" w:author="نویسنده" w:date="2026-10-18T12:19:01Z">
              <w:r>
                <w:rPr>
                  <w:sz w:val="13"/>
                  <w:szCs w:val="13"/>
                </w:rPr>
                <w:delText>R180</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7DA0F5" w14:textId="77777777" w:rsidR="001D2698" w:rsidRDefault="00000000">
            <w:pPr>
              <w:rPr>
                <w:del w:id="14536" w:author="نویسنده" w:date="2026-10-18T12:19:01Z"/>
              </w:rPr>
            </w:pPr>
            <w:del w:id="14535"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94BCAF" w14:textId="77777777" w:rsidR="001D2698" w:rsidRDefault="00000000">
            <w:pPr>
              <w:rPr>
                <w:del w:id="14538" w:author="نویسنده" w:date="2026-10-18T12:19:01Z"/>
              </w:rPr>
            </w:pPr>
            <w:del w:id="14537" w:author="نویسنده" w:date="2026-10-18T12:19:01Z">
              <w:r>
                <w:rPr>
                  <w:sz w:val="13"/>
                  <w:szCs w:val="13"/>
                </w:rPr>
                <w:delText>The Feasibility and Impact of an Asynchronous Interprofessional Well-Being Course 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174BB5" w14:textId="77777777" w:rsidR="001D2698" w:rsidRDefault="00000000">
            <w:pPr>
              <w:rPr>
                <w:del w:id="14540" w:author="نویسنده" w:date="2026-10-18T12:19:01Z"/>
              </w:rPr>
            </w:pPr>
            <w:del w:id="14539"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C03932" w14:textId="77777777" w:rsidR="001D2698" w:rsidRDefault="00000000">
            <w:pPr>
              <w:rPr>
                <w:del w:id="14542" w:author="نویسنده" w:date="2026-10-18T12:19:01Z"/>
              </w:rPr>
            </w:pPr>
            <w:del w:id="14541"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5EEFDC" w14:textId="77777777" w:rsidR="001D2698" w:rsidRDefault="00000000">
            <w:pPr>
              <w:rPr>
                <w:del w:id="14544" w:author="نویسنده" w:date="2026-10-18T12:19:01Z"/>
              </w:rPr>
            </w:pPr>
            <w:del w:id="14543" w:author="نویسنده" w:date="2026-10-18T12:19:01Z">
              <w:r>
                <w:rPr>
                  <w:sz w:val="13"/>
                  <w:szCs w:val="13"/>
                </w:rPr>
                <w:delText>Psychoeducation/resilience</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248358" w14:textId="77777777" w:rsidR="001D2698" w:rsidRDefault="00000000">
            <w:pPr>
              <w:rPr>
                <w:del w:id="14546" w:author="نویسنده" w:date="2026-10-18T12:19:01Z"/>
              </w:rPr>
            </w:pPr>
            <w:del w:id="14545"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CF9831" w14:textId="77777777" w:rsidR="001D2698" w:rsidRDefault="00000000">
            <w:pPr>
              <w:rPr>
                <w:del w:id="14548" w:author="نویسنده" w:date="2026-10-18T12:19:01Z"/>
              </w:rPr>
            </w:pPr>
            <w:del w:id="14547"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0E65BE" w14:textId="77777777" w:rsidR="001D2698" w:rsidRDefault="00000000">
            <w:pPr>
              <w:rPr>
                <w:del w:id="14550" w:author="نویسنده" w:date="2026-10-18T12:19:01Z"/>
              </w:rPr>
            </w:pPr>
            <w:del w:id="14549"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6210FA" w14:textId="77777777" w:rsidR="001D2698" w:rsidRDefault="00000000">
            <w:pPr>
              <w:rPr>
                <w:del w:id="14552" w:author="نویسنده" w:date="2026-10-18T12:19:01Z"/>
              </w:rPr>
            </w:pPr>
            <w:del w:id="14551" w:author="نویسنده" w:date="2026-10-18T12:19:01Z">
              <w:r>
                <w:rPr>
                  <w:sz w:val="13"/>
                  <w:szCs w:val="13"/>
                </w:rPr>
                <w:delText>NR</w:delText>
              </w:r>
            </w:del>
          </w:p>
        </w:tc>
      </w:tr>
      <w:tr w:rsidR="001D2698" w14:paraId="1782DAF3" w14:textId="77777777">
        <w:trPr>
          <w:del w:id="14576"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A92143" w14:textId="77777777" w:rsidR="001D2698" w:rsidRDefault="00000000">
            <w:pPr>
              <w:rPr>
                <w:del w:id="14555" w:author="نویسنده" w:date="2026-10-18T12:19:01Z"/>
              </w:rPr>
            </w:pPr>
            <w:del w:id="14554" w:author="نویسنده" w:date="2026-10-18T12:19:01Z">
              <w:r>
                <w:rPr>
                  <w:sz w:val="13"/>
                  <w:szCs w:val="13"/>
                </w:rPr>
                <w:delText>S091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6DCA67" w14:textId="77777777" w:rsidR="001D2698" w:rsidRDefault="00000000">
            <w:pPr>
              <w:rPr>
                <w:del w:id="14557" w:author="نویسنده" w:date="2026-10-18T12:19:01Z"/>
              </w:rPr>
            </w:pPr>
            <w:del w:id="14556" w:author="نویسنده" w:date="2026-10-18T12:19:01Z">
              <w:r>
                <w:rPr>
                  <w:sz w:val="13"/>
                  <w:szCs w:val="13"/>
                </w:rPr>
                <w:delText>R184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FA9AB2" w14:textId="77777777" w:rsidR="001D2698" w:rsidRDefault="00000000">
            <w:pPr>
              <w:rPr>
                <w:del w:id="14559" w:author="نویسنده" w:date="2026-10-18T12:19:01Z"/>
              </w:rPr>
            </w:pPr>
            <w:del w:id="14558"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0D913B" w14:textId="77777777" w:rsidR="001D2698" w:rsidRDefault="00000000">
            <w:pPr>
              <w:rPr>
                <w:del w:id="14561" w:author="نویسنده" w:date="2026-10-18T12:19:01Z"/>
              </w:rPr>
            </w:pPr>
            <w:del w:id="14560" w:author="نویسنده" w:date="2026-10-18T12:19:01Z">
              <w:r>
                <w:rPr>
                  <w:sz w:val="13"/>
                  <w:szCs w:val="13"/>
                </w:rPr>
                <w:delText>The Influence of Artificial Intelligence Scribes on Clinician Experience and Efficiency…</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8953DC" w14:textId="77777777" w:rsidR="001D2698" w:rsidRDefault="00000000">
            <w:pPr>
              <w:rPr>
                <w:del w:id="14563" w:author="نویسنده" w:date="2026-10-18T12:19:01Z"/>
              </w:rPr>
            </w:pPr>
            <w:del w:id="14562"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62E714" w14:textId="77777777" w:rsidR="001D2698" w:rsidRDefault="00000000">
            <w:pPr>
              <w:rPr>
                <w:del w:id="14565" w:author="نویسنده" w:date="2026-10-18T12:19:01Z"/>
              </w:rPr>
            </w:pPr>
            <w:del w:id="14564" w:author="نویسنده" w:date="2026-10-18T12:19:01Z">
              <w:r>
                <w:rPr>
                  <w:sz w:val="13"/>
                  <w:szCs w:val="13"/>
                </w:rPr>
                <w:delText>AI scribe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47C108" w14:textId="77777777" w:rsidR="001D2698" w:rsidRDefault="00000000">
            <w:pPr>
              <w:rPr>
                <w:del w:id="14567" w:author="نویسنده" w:date="2026-10-18T12:19:01Z"/>
              </w:rPr>
            </w:pPr>
            <w:del w:id="14566" w:author="نویسنده" w:date="2026-10-18T12:19:01Z">
              <w:r>
                <w:rPr>
                  <w:sz w:val="13"/>
                  <w:szCs w:val="13"/>
                </w:rPr>
                <w:delText>Non-psych.: workflow automation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C536C9" w14:textId="77777777" w:rsidR="001D2698" w:rsidRDefault="00000000">
            <w:pPr>
              <w:rPr>
                <w:del w:id="14569" w:author="نویسنده" w:date="2026-10-18T12:19:01Z"/>
              </w:rPr>
            </w:pPr>
            <w:del w:id="14568"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D37F8F" w14:textId="77777777" w:rsidR="001D2698" w:rsidRDefault="00000000">
            <w:pPr>
              <w:rPr>
                <w:del w:id="14571" w:author="نویسنده" w:date="2026-10-18T12:19:01Z"/>
              </w:rPr>
            </w:pPr>
            <w:del w:id="14570"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D14FD0" w14:textId="77777777" w:rsidR="001D2698" w:rsidRDefault="00000000">
            <w:pPr>
              <w:rPr>
                <w:del w:id="14573" w:author="نویسنده" w:date="2026-10-18T12:19:01Z"/>
              </w:rPr>
            </w:pPr>
            <w:del w:id="14572" w:author="نویسنده" w:date="2026-10-18T12:19:01Z">
              <w:r>
                <w:rPr>
                  <w:sz w:val="13"/>
                  <w:szCs w:val="13"/>
                </w:rPr>
                <w:delText>Single-item</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EFD31C" w14:textId="77777777" w:rsidR="001D2698" w:rsidRDefault="00000000">
            <w:pPr>
              <w:rPr>
                <w:del w:id="14575" w:author="نویسنده" w:date="2026-10-18T12:19:01Z"/>
              </w:rPr>
            </w:pPr>
            <w:del w:id="14574" w:author="نویسنده" w:date="2026-10-18T12:19:01Z">
              <w:r>
                <w:rPr>
                  <w:sz w:val="13"/>
                  <w:szCs w:val="13"/>
                </w:rPr>
                <w:delText>23</w:delText>
              </w:r>
            </w:del>
          </w:p>
        </w:tc>
      </w:tr>
      <w:tr w:rsidR="001D2698" w14:paraId="1BD67920" w14:textId="77777777">
        <w:trPr>
          <w:del w:id="14599"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1666D6" w14:textId="77777777" w:rsidR="001D2698" w:rsidRDefault="00000000">
            <w:pPr>
              <w:rPr>
                <w:del w:id="14578" w:author="نویسنده" w:date="2026-10-18T12:19:01Z"/>
              </w:rPr>
            </w:pPr>
            <w:del w:id="14577" w:author="نویسنده" w:date="2026-10-18T12:19:01Z">
              <w:r>
                <w:rPr>
                  <w:sz w:val="13"/>
                  <w:szCs w:val="13"/>
                </w:rPr>
                <w:delText>S092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73C8F5" w14:textId="77777777" w:rsidR="001D2698" w:rsidRDefault="00000000">
            <w:pPr>
              <w:rPr>
                <w:del w:id="14580" w:author="نویسنده" w:date="2026-10-18T12:19:01Z"/>
              </w:rPr>
            </w:pPr>
            <w:del w:id="14579" w:author="نویسنده" w:date="2026-10-18T12:19:01Z">
              <w:r>
                <w:rPr>
                  <w:sz w:val="13"/>
                  <w:szCs w:val="13"/>
                </w:rPr>
                <w:delText>R187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F10EBB" w14:textId="77777777" w:rsidR="001D2698" w:rsidRDefault="00000000">
            <w:pPr>
              <w:rPr>
                <w:del w:id="14582" w:author="نویسنده" w:date="2026-10-18T12:19:01Z"/>
              </w:rPr>
            </w:pPr>
            <w:del w:id="14581" w:author="نویسنده" w:date="2026-10-18T12:19:01Z">
              <w:r>
                <w:rPr>
                  <w:sz w:val="13"/>
                  <w:szCs w:val="13"/>
                </w:rPr>
                <w:delText>2022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CF10D2" w14:textId="77777777" w:rsidR="001D2698" w:rsidRDefault="00000000">
            <w:pPr>
              <w:rPr>
                <w:del w:id="14584" w:author="نویسنده" w:date="2026-10-18T12:19:01Z"/>
              </w:rPr>
            </w:pPr>
            <w:del w:id="14583" w:author="نویسنده" w:date="2026-10-18T12:19:01Z">
              <w:r>
                <w:rPr>
                  <w:sz w:val="13"/>
                  <w:szCs w:val="13"/>
                </w:rPr>
                <w:delText>Mitigating the stress of transition: An exploration of the effects and effectiveness of…</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C53B74" w14:textId="77777777" w:rsidR="001D2698" w:rsidRDefault="00000000">
            <w:pPr>
              <w:rPr>
                <w:del w:id="14586" w:author="نویسنده" w:date="2026-10-18T12:19:01Z"/>
              </w:rPr>
            </w:pPr>
            <w:del w:id="14585"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86B1F2" w14:textId="77777777" w:rsidR="001D2698" w:rsidRDefault="00000000">
            <w:pPr>
              <w:rPr>
                <w:del w:id="14588" w:author="نویسنده" w:date="2026-10-18T12:19:01Z"/>
              </w:rPr>
            </w:pPr>
            <w:del w:id="14587" w:author="نویسنده" w:date="2026-10-18T12:19:01Z">
              <w:r>
                <w:rPr>
                  <w:sz w:val="13"/>
                  <w:szCs w:val="13"/>
                </w:rPr>
                <w:delText>Blended</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6584D4" w14:textId="77777777" w:rsidR="001D2698" w:rsidRDefault="00000000">
            <w:pPr>
              <w:rPr>
                <w:del w:id="14590" w:author="نویسنده" w:date="2026-10-18T12:19:01Z"/>
              </w:rPr>
            </w:pPr>
            <w:del w:id="14589" w:author="نویسنده" w:date="2026-10-18T12:19:01Z">
              <w:r>
                <w:rPr>
                  <w:sz w:val="13"/>
                  <w:szCs w:val="13"/>
                </w:rPr>
                <w:delText>Non-psych.: professional training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A592C7" w14:textId="77777777" w:rsidR="001D2698" w:rsidRDefault="00000000">
            <w:pPr>
              <w:rPr>
                <w:del w:id="14592" w:author="نویسنده" w:date="2026-10-18T12:19:01Z"/>
              </w:rPr>
            </w:pPr>
            <w:del w:id="14591"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FCCD5D" w14:textId="77777777" w:rsidR="001D2698" w:rsidRDefault="00000000">
            <w:pPr>
              <w:rPr>
                <w:del w:id="14594" w:author="نویسنده" w:date="2026-10-18T12:19:01Z"/>
              </w:rPr>
            </w:pPr>
            <w:del w:id="14593"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5F1FEF" w14:textId="77777777" w:rsidR="001D2698" w:rsidRDefault="00000000">
            <w:pPr>
              <w:rPr>
                <w:del w:id="14596" w:author="نویسنده" w:date="2026-10-18T12:19:01Z"/>
              </w:rPr>
            </w:pPr>
            <w:del w:id="14595"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58E1AC" w14:textId="77777777" w:rsidR="001D2698" w:rsidRDefault="00000000">
            <w:pPr>
              <w:rPr>
                <w:del w:id="14598" w:author="نویسنده" w:date="2026-10-18T12:19:01Z"/>
              </w:rPr>
            </w:pPr>
            <w:del w:id="14597" w:author="نویسنده" w:date="2026-10-18T12:19:01Z">
              <w:r>
                <w:rPr>
                  <w:sz w:val="13"/>
                  <w:szCs w:val="13"/>
                </w:rPr>
                <w:delText>11</w:delText>
              </w:r>
            </w:del>
          </w:p>
        </w:tc>
      </w:tr>
      <w:tr w:rsidR="001D2698" w14:paraId="4D71224C" w14:textId="77777777">
        <w:trPr>
          <w:del w:id="14622"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F17AFF" w14:textId="77777777" w:rsidR="001D2698" w:rsidRDefault="00000000">
            <w:pPr>
              <w:rPr>
                <w:del w:id="14601" w:author="نویسنده" w:date="2026-10-18T12:19:01Z"/>
              </w:rPr>
            </w:pPr>
            <w:del w:id="14600" w:author="نویسنده" w:date="2026-10-18T12:19:01Z">
              <w:r>
                <w:rPr>
                  <w:sz w:val="13"/>
                  <w:szCs w:val="13"/>
                </w:rPr>
                <w:delText>S094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084F39" w14:textId="77777777" w:rsidR="001D2698" w:rsidRDefault="00000000">
            <w:pPr>
              <w:rPr>
                <w:del w:id="14603" w:author="نویسنده" w:date="2026-10-18T12:19:01Z"/>
              </w:rPr>
            </w:pPr>
            <w:del w:id="14602" w:author="نویسنده" w:date="2026-10-18T12:19:01Z">
              <w:r>
                <w:rPr>
                  <w:sz w:val="13"/>
                  <w:szCs w:val="13"/>
                </w:rPr>
                <w:delText>R189</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D3F53A" w14:textId="77777777" w:rsidR="001D2698" w:rsidRDefault="00000000">
            <w:pPr>
              <w:rPr>
                <w:del w:id="14605" w:author="نویسنده" w:date="2026-10-18T12:19:01Z"/>
              </w:rPr>
            </w:pPr>
            <w:del w:id="14604" w:author="نویسنده" w:date="2026-10-18T12:19:01Z">
              <w:r>
                <w:rPr>
                  <w:sz w:val="13"/>
                  <w:szCs w:val="13"/>
                </w:rPr>
                <w:delText>2020</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73A2C3" w14:textId="77777777" w:rsidR="001D2698" w:rsidRDefault="00000000">
            <w:pPr>
              <w:rPr>
                <w:del w:id="14607" w:author="نویسنده" w:date="2026-10-18T12:19:01Z"/>
              </w:rPr>
            </w:pPr>
            <w:del w:id="14606" w:author="نویسنده" w:date="2026-10-18T12:19:01Z">
              <w:r>
                <w:rPr>
                  <w:sz w:val="13"/>
                  <w:szCs w:val="13"/>
                </w:rPr>
                <w:delText xml:space="preserve">The Use of Online Physician Training Can </w:delText>
                <w:lastRenderedPageBreak/>
                <w:delText>Improve Patient Experience and Physician Burnout.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7F3E0" w14:textId="77777777" w:rsidR="001D2698" w:rsidRDefault="00000000">
            <w:pPr>
              <w:rPr>
                <w:del w:id="14609" w:author="نویسنده" w:date="2026-10-18T12:19:01Z"/>
              </w:rPr>
            </w:pPr>
            <w:del w:id="14608" w:author="نویسنده" w:date="2026-10-18T12:19:01Z">
              <w:r>
                <w:rPr>
                  <w:sz w:val="13"/>
                  <w:szCs w:val="13"/>
                </w:rPr>
                <w:lastRenderedPageBreak/>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939478" w14:textId="77777777" w:rsidR="001D2698" w:rsidRDefault="00000000">
            <w:pPr>
              <w:rPr>
                <w:del w:id="14611" w:author="نویسنده" w:date="2026-10-18T12:19:01Z"/>
              </w:rPr>
            </w:pPr>
            <w:del w:id="14610"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B38CFE" w14:textId="77777777" w:rsidR="001D2698" w:rsidRDefault="00000000">
            <w:pPr>
              <w:rPr>
                <w:del w:id="14613" w:author="نویسنده" w:date="2026-10-18T12:19:01Z"/>
              </w:rPr>
            </w:pPr>
            <w:del w:id="14612" w:author="نویسنده" w:date="2026-10-18T12:19:01Z">
              <w:r>
                <w:rPr>
                  <w:sz w:val="13"/>
                  <w:szCs w:val="13"/>
                </w:rPr>
                <w:delText>Non-psych.: professional training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34DE77" w14:textId="77777777" w:rsidR="001D2698" w:rsidRDefault="00000000">
            <w:pPr>
              <w:rPr>
                <w:del w:id="14615" w:author="نویسنده" w:date="2026-10-18T12:19:01Z"/>
              </w:rPr>
            </w:pPr>
            <w:del w:id="14614"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474E2D" w14:textId="77777777" w:rsidR="001D2698" w:rsidRDefault="00000000">
            <w:pPr>
              <w:rPr>
                <w:del w:id="14617" w:author="نویسنده" w:date="2026-10-18T12:19:01Z"/>
              </w:rPr>
            </w:pPr>
            <w:del w:id="14616"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8EF11D" w14:textId="77777777" w:rsidR="001D2698" w:rsidRDefault="00000000">
            <w:pPr>
              <w:rPr>
                <w:del w:id="14619" w:author="نویسنده" w:date="2026-10-18T12:19:01Z"/>
              </w:rPr>
            </w:pPr>
            <w:del w:id="14618"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C49410" w14:textId="77777777" w:rsidR="001D2698" w:rsidRDefault="00000000">
            <w:pPr>
              <w:rPr>
                <w:del w:id="14621" w:author="نویسنده" w:date="2026-10-18T12:19:01Z"/>
              </w:rPr>
            </w:pPr>
            <w:del w:id="14620" w:author="نویسنده" w:date="2026-10-18T12:19:01Z">
              <w:r>
                <w:rPr>
                  <w:sz w:val="13"/>
                  <w:szCs w:val="13"/>
                </w:rPr>
                <w:delText>63</w:delText>
              </w:r>
            </w:del>
          </w:p>
        </w:tc>
      </w:tr>
      <w:tr w:rsidR="001D2698" w14:paraId="0BC28468" w14:textId="77777777">
        <w:trPr>
          <w:del w:id="14645"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3D9A73" w14:textId="77777777" w:rsidR="001D2698" w:rsidRDefault="00000000">
            <w:pPr>
              <w:rPr>
                <w:del w:id="14624" w:author="نویسنده" w:date="2026-10-18T12:19:01Z"/>
              </w:rPr>
            </w:pPr>
            <w:del w:id="14623" w:author="نویسنده" w:date="2026-10-18T12:19:01Z">
              <w:r>
                <w:rPr>
                  <w:sz w:val="13"/>
                  <w:szCs w:val="13"/>
                </w:rPr>
                <w:delText>S119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5AE347" w14:textId="77777777" w:rsidR="001D2698" w:rsidRDefault="00000000">
            <w:pPr>
              <w:rPr>
                <w:del w:id="14626" w:author="نویسنده" w:date="2026-10-18T12:19:01Z"/>
              </w:rPr>
            </w:pPr>
            <w:del w:id="14625" w:author="نویسنده" w:date="2026-10-18T12:19:01Z">
              <w:r>
                <w:rPr>
                  <w:sz w:val="13"/>
                  <w:szCs w:val="13"/>
                </w:rPr>
                <w:delText>R192</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CDE8CB" w14:textId="77777777" w:rsidR="001D2698" w:rsidRDefault="00000000">
            <w:pPr>
              <w:rPr>
                <w:del w:id="14628" w:author="نویسنده" w:date="2026-10-18T12:19:01Z"/>
              </w:rPr>
            </w:pPr>
            <w:del w:id="14627" w:author="نویسنده" w:date="2026-10-18T12:19:01Z">
              <w:r>
                <w:rPr>
                  <w:sz w:val="13"/>
                  <w:szCs w:val="13"/>
                </w:rPr>
                <w:delText>2006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6890F5" w14:textId="77777777" w:rsidR="001D2698" w:rsidRDefault="00000000">
            <w:pPr>
              <w:rPr>
                <w:del w:id="14630" w:author="نویسنده" w:date="2026-10-18T12:19:01Z"/>
              </w:rPr>
            </w:pPr>
            <w:del w:id="14629" w:author="نویسنده" w:date="2026-10-18T12:19:01Z">
              <w:r>
                <w:rPr>
                  <w:sz w:val="13"/>
                  <w:szCs w:val="13"/>
                </w:rPr>
                <w:delText>Internet-based rehabilitation for individuals with chronic pain and burnout: a…</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8DDF59" w14:textId="77777777" w:rsidR="001D2698" w:rsidRDefault="00000000">
            <w:pPr>
              <w:rPr>
                <w:del w:id="14632" w:author="نویسنده" w:date="2026-10-18T12:19:01Z"/>
              </w:rPr>
            </w:pPr>
            <w:del w:id="14631" w:author="نویسنده" w:date="2026-10-18T12:19:01Z">
              <w:r>
                <w:rPr>
                  <w:sz w:val="13"/>
                  <w:szCs w:val="13"/>
                </w:rPr>
                <w:delText>Selected for condition/risk</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BE12BB" w14:textId="77777777" w:rsidR="001D2698" w:rsidRDefault="00000000">
            <w:pPr>
              <w:rPr>
                <w:del w:id="14634" w:author="نویسنده" w:date="2026-10-18T12:19:01Z"/>
              </w:rPr>
            </w:pPr>
            <w:del w:id="14633"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E148A8" w14:textId="77777777" w:rsidR="001D2698" w:rsidRDefault="00000000">
            <w:pPr>
              <w:rPr>
                <w:del w:id="14636" w:author="نویسنده" w:date="2026-10-18T12:19:01Z"/>
              </w:rPr>
            </w:pPr>
            <w:del w:id="14635" w:author="نویسنده" w:date="2026-10-18T12:19:01Z">
              <w:r>
                <w:rPr>
                  <w:sz w:val="13"/>
                  <w:szCs w:val="13"/>
                </w:rPr>
                <w:delText>Tailored/combined</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AD1BC3" w14:textId="77777777" w:rsidR="001D2698" w:rsidRDefault="00000000">
            <w:pPr>
              <w:rPr>
                <w:del w:id="14638" w:author="نویسنده" w:date="2026-10-18T12:19:01Z"/>
              </w:rPr>
            </w:pPr>
            <w:del w:id="14637"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0EF3A9" w14:textId="77777777" w:rsidR="001D2698" w:rsidRDefault="00000000">
            <w:pPr>
              <w:rPr>
                <w:del w:id="14640" w:author="نویسنده" w:date="2026-10-18T12:19:01Z"/>
              </w:rPr>
            </w:pPr>
            <w:del w:id="14639" w:author="نویسنده" w:date="2026-10-18T12:19:01Z">
              <w:r>
                <w:rPr>
                  <w:sz w:val="13"/>
                  <w:szCs w:val="13"/>
                </w:rPr>
                <w:delText>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A682D9" w14:textId="77777777" w:rsidR="001D2698" w:rsidRDefault="00000000">
            <w:pPr>
              <w:rPr>
                <w:del w:id="14642" w:author="نویسنده" w:date="2026-10-18T12:19:01Z"/>
              </w:rPr>
            </w:pPr>
            <w:del w:id="14641" w:author="نویسنده" w:date="2026-10-18T12:19:01Z">
              <w:r>
                <w:rPr>
                  <w:sz w:val="13"/>
                  <w:szCs w:val="13"/>
                </w:rPr>
                <w:delText>—</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F67A66" w14:textId="77777777" w:rsidR="001D2698" w:rsidRDefault="00000000">
            <w:pPr>
              <w:rPr>
                <w:del w:id="14644" w:author="نویسنده" w:date="2026-10-18T12:19:01Z"/>
              </w:rPr>
            </w:pPr>
            <w:del w:id="14643" w:author="نویسنده" w:date="2026-10-18T12:19:01Z">
              <w:r>
                <w:rPr>
                  <w:sz w:val="13"/>
                  <w:szCs w:val="13"/>
                </w:rPr>
                <w:delText>55</w:delText>
              </w:r>
            </w:del>
          </w:p>
        </w:tc>
      </w:tr>
      <w:tr w:rsidR="001D2698" w14:paraId="712BE123" w14:textId="77777777">
        <w:trPr>
          <w:del w:id="14668"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5E4C3E" w14:textId="77777777" w:rsidR="001D2698" w:rsidRDefault="00000000">
            <w:pPr>
              <w:rPr>
                <w:del w:id="14647" w:author="نویسنده" w:date="2026-10-18T12:19:01Z"/>
              </w:rPr>
            </w:pPr>
            <w:del w:id="14646" w:author="نویسنده" w:date="2026-10-18T12:19:01Z">
              <w:r>
                <w:rPr>
                  <w:sz w:val="13"/>
                  <w:szCs w:val="13"/>
                </w:rPr>
                <w:delText>S095</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9FC4C8" w14:textId="77777777" w:rsidR="001D2698" w:rsidRDefault="00000000">
            <w:pPr>
              <w:rPr>
                <w:del w:id="14649" w:author="نویسنده" w:date="2026-10-18T12:19:01Z"/>
              </w:rPr>
            </w:pPr>
            <w:del w:id="14648" w:author="نویسنده" w:date="2026-10-18T12:19:01Z">
              <w:r>
                <w:rPr>
                  <w:sz w:val="13"/>
                  <w:szCs w:val="13"/>
                </w:rPr>
                <w:delText>R194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4D19D4" w14:textId="77777777" w:rsidR="001D2698" w:rsidRDefault="00000000">
            <w:pPr>
              <w:rPr>
                <w:del w:id="14651" w:author="نویسنده" w:date="2026-10-18T12:19:01Z"/>
              </w:rPr>
            </w:pPr>
            <w:del w:id="14650" w:author="نویسنده" w:date="2026-10-18T12:19:01Z">
              <w:r>
                <w:rPr>
                  <w:sz w:val="13"/>
                  <w:szCs w:val="13"/>
                </w:rPr>
                <w:delText>2004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E4A684" w14:textId="77777777" w:rsidR="001D2698" w:rsidRDefault="00000000">
            <w:pPr>
              <w:rPr>
                <w:del w:id="14653" w:author="نویسنده" w:date="2026-10-18T12:19:01Z"/>
              </w:rPr>
            </w:pPr>
            <w:del w:id="14652" w:author="نویسنده" w:date="2026-10-18T12:19:01Z">
              <w:r>
                <w:rPr>
                  <w:sz w:val="13"/>
                  <w:szCs w:val="13"/>
                </w:rPr>
                <w:delText xml:space="preserve">‘Interapy’ Burn-out: Prävention und Behandlung von Burn-out über das Internet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D50140" w14:textId="77777777" w:rsidR="001D2698" w:rsidRDefault="00000000">
            <w:pPr>
              <w:rPr>
                <w:del w:id="14655" w:author="نویسنده" w:date="2026-10-18T12:19:01Z"/>
              </w:rPr>
            </w:pPr>
            <w:del w:id="14654" w:author="نویسنده" w:date="2026-10-18T12:19:01Z">
              <w:r>
                <w:rPr>
                  <w:sz w:val="13"/>
                  <w:szCs w:val="13"/>
                </w:rPr>
                <w:delText>Selected for condition/risk</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9DD24A" w14:textId="77777777" w:rsidR="001D2698" w:rsidRDefault="00000000">
            <w:pPr>
              <w:rPr>
                <w:del w:id="14657" w:author="نویسنده" w:date="2026-10-18T12:19:01Z"/>
              </w:rPr>
            </w:pPr>
            <w:del w:id="14656"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9912CA" w14:textId="77777777" w:rsidR="001D2698" w:rsidRDefault="00000000">
            <w:pPr>
              <w:rPr>
                <w:del w:id="14659" w:author="نویسنده" w:date="2026-10-18T12:19:01Z"/>
              </w:rPr>
            </w:pPr>
            <w:del w:id="14658" w:author="نویسنده" w:date="2026-10-18T12:19:01Z">
              <w:r>
                <w:rPr>
                  <w:sz w:val="13"/>
                  <w:szCs w:val="13"/>
                </w:rPr>
                <w:delText xml:space="preserve">CBT/stress mgmt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7281D0" w14:textId="77777777" w:rsidR="001D2698" w:rsidRDefault="00000000">
            <w:pPr>
              <w:rPr>
                <w:del w:id="14661" w:author="نویسنده" w:date="2026-10-18T12:19:01Z"/>
              </w:rPr>
            </w:pPr>
            <w:del w:id="14660"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EAC568" w14:textId="77777777" w:rsidR="001D2698" w:rsidRDefault="00000000">
            <w:pPr>
              <w:rPr>
                <w:del w:id="14663" w:author="نویسنده" w:date="2026-10-18T12:19:01Z"/>
              </w:rPr>
            </w:pPr>
            <w:del w:id="14662"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A3ED23" w14:textId="77777777" w:rsidR="001D2698" w:rsidRDefault="00000000">
            <w:pPr>
              <w:rPr>
                <w:del w:id="14665" w:author="نویسنده" w:date="2026-10-18T12:19:01Z"/>
              </w:rPr>
            </w:pPr>
            <w:del w:id="14664"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CD470F" w14:textId="77777777" w:rsidR="001D2698" w:rsidRDefault="00000000">
            <w:pPr>
              <w:rPr>
                <w:del w:id="14667" w:author="نویسنده" w:date="2026-10-18T12:19:01Z"/>
              </w:rPr>
            </w:pPr>
            <w:del w:id="14666" w:author="نویسنده" w:date="2026-10-18T12:19:01Z">
              <w:r>
                <w:rPr>
                  <w:sz w:val="13"/>
                  <w:szCs w:val="13"/>
                </w:rPr>
                <w:delText>133</w:delText>
              </w:r>
            </w:del>
          </w:p>
        </w:tc>
      </w:tr>
      <w:tr w:rsidR="001D2698" w14:paraId="37720ED4" w14:textId="77777777">
        <w:trPr>
          <w:del w:id="14691"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6901FD" w14:textId="77777777" w:rsidR="001D2698" w:rsidRDefault="00000000">
            <w:pPr>
              <w:rPr>
                <w:del w:id="14670" w:author="نویسنده" w:date="2026-10-18T12:19:01Z"/>
              </w:rPr>
            </w:pPr>
            <w:del w:id="14669" w:author="نویسنده" w:date="2026-10-18T12:19:01Z">
              <w:r>
                <w:rPr>
                  <w:sz w:val="13"/>
                  <w:szCs w:val="13"/>
                </w:rPr>
                <w:delText>S117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7E0D91" w14:textId="77777777" w:rsidR="001D2698" w:rsidRDefault="00000000">
            <w:pPr>
              <w:rPr>
                <w:del w:id="14672" w:author="نویسنده" w:date="2026-10-18T12:19:01Z"/>
              </w:rPr>
            </w:pPr>
            <w:del w:id="14671" w:author="نویسنده" w:date="2026-10-18T12:19:01Z">
              <w:r>
                <w:rPr>
                  <w:sz w:val="13"/>
                  <w:szCs w:val="13"/>
                </w:rPr>
                <w:delText>R287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DB5887" w14:textId="77777777" w:rsidR="001D2698" w:rsidRDefault="00000000">
            <w:pPr>
              <w:rPr>
                <w:del w:id="14674" w:author="نویسنده" w:date="2026-10-18T12:19:01Z"/>
              </w:rPr>
            </w:pPr>
            <w:del w:id="14673" w:author="نویسنده" w:date="2026-10-18T12:19:01Z">
              <w:r>
                <w:rPr>
                  <w:sz w:val="13"/>
                  <w:szCs w:val="13"/>
                </w:rPr>
                <w:delText>2017</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E01F9D" w14:textId="77777777" w:rsidR="001D2698" w:rsidRDefault="00000000">
            <w:pPr>
              <w:rPr>
                <w:del w:id="14676" w:author="نویسنده" w:date="2026-10-18T12:19:01Z"/>
              </w:rPr>
            </w:pPr>
            <w:del w:id="14675" w:author="نویسنده" w:date="2026-10-18T12:19:01Z">
              <w:r>
                <w:rPr>
                  <w:sz w:val="13"/>
                  <w:szCs w:val="13"/>
                </w:rPr>
                <w:delText>The Use of Text Messaging for the Improvement of Occupational Health among Nurses in an…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29AB84" w14:textId="77777777" w:rsidR="001D2698" w:rsidRDefault="00000000">
            <w:pPr>
              <w:rPr>
                <w:del w:id="14678" w:author="نویسنده" w:date="2026-10-18T12:19:01Z"/>
              </w:rPr>
            </w:pPr>
            <w:del w:id="14677"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A5CCDB" w14:textId="77777777" w:rsidR="001D2698" w:rsidRDefault="00000000">
            <w:pPr>
              <w:rPr>
                <w:del w:id="14680" w:author="نویسنده" w:date="2026-10-18T12:19:01Z"/>
              </w:rPr>
            </w:pPr>
            <w:del w:id="14679" w:author="نویسنده" w:date="2026-10-18T12:19:01Z">
              <w:r>
                <w:rPr>
                  <w:sz w:val="13"/>
                  <w:szCs w:val="13"/>
                </w:rPr>
                <w:delText>Messaging</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B0C899" w14:textId="77777777" w:rsidR="001D2698" w:rsidRDefault="00000000">
            <w:pPr>
              <w:rPr>
                <w:del w:id="14682" w:author="نویسنده" w:date="2026-10-18T12:19:01Z"/>
              </w:rPr>
            </w:pPr>
            <w:del w:id="14681" w:author="نویسنده" w:date="2026-10-18T12:19:01Z">
              <w:r>
                <w:rPr>
                  <w:sz w:val="13"/>
                  <w:szCs w:val="13"/>
                </w:rPr>
                <w:delText>Psychoeducation/resilience</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0C63A7" w14:textId="77777777" w:rsidR="001D2698" w:rsidRDefault="00000000">
            <w:pPr>
              <w:rPr>
                <w:del w:id="14684" w:author="نویسنده" w:date="2026-10-18T12:19:01Z"/>
              </w:rPr>
            </w:pPr>
            <w:del w:id="14683"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580836" w14:textId="77777777" w:rsidR="001D2698" w:rsidRDefault="00000000">
            <w:pPr>
              <w:rPr>
                <w:del w:id="14686" w:author="نویسنده" w:date="2026-10-18T12:19:01Z"/>
              </w:rPr>
            </w:pPr>
            <w:del w:id="14685"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FD3E9" w14:textId="77777777" w:rsidR="001D2698" w:rsidRDefault="00000000">
            <w:pPr>
              <w:rPr>
                <w:del w:id="14688" w:author="نویسنده" w:date="2026-10-18T12:19:01Z"/>
              </w:rPr>
            </w:pPr>
            <w:del w:id="14687" w:author="نویسنده" w:date="2026-10-18T12:19:01Z">
              <w:r>
                <w:rPr>
                  <w:sz w:val="13"/>
                  <w:szCs w:val="13"/>
                </w:rPr>
                <w:delText>Geldard</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B178BF" w14:textId="77777777" w:rsidR="001D2698" w:rsidRDefault="00000000">
            <w:pPr>
              <w:rPr>
                <w:del w:id="14690" w:author="نویسنده" w:date="2026-10-18T12:19:01Z"/>
              </w:rPr>
            </w:pPr>
            <w:del w:id="14689" w:author="نویسنده" w:date="2026-10-18T12:19:01Z">
              <w:r>
                <w:rPr>
                  <w:sz w:val="13"/>
                  <w:szCs w:val="13"/>
                </w:rPr>
                <w:delText>80</w:delText>
              </w:r>
            </w:del>
          </w:p>
        </w:tc>
      </w:tr>
      <w:tr w:rsidR="001D2698" w14:paraId="77769F2C" w14:textId="77777777">
        <w:trPr>
          <w:del w:id="14714"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AFB3E2" w14:textId="77777777" w:rsidR="001D2698" w:rsidRDefault="00000000">
            <w:pPr>
              <w:rPr>
                <w:del w:id="14693" w:author="نویسنده" w:date="2026-10-18T12:19:01Z"/>
              </w:rPr>
            </w:pPr>
            <w:del w:id="14692" w:author="نویسنده" w:date="2026-10-18T12:19:01Z">
              <w:r>
                <w:rPr>
                  <w:sz w:val="13"/>
                  <w:szCs w:val="13"/>
                </w:rPr>
                <w:delText>S096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94A8E9" w14:textId="77777777" w:rsidR="001D2698" w:rsidRDefault="00000000">
            <w:pPr>
              <w:rPr>
                <w:del w:id="14695" w:author="نویسنده" w:date="2026-10-18T12:19:01Z"/>
              </w:rPr>
            </w:pPr>
            <w:del w:id="14694" w:author="نویسنده" w:date="2026-10-18T12:19:01Z">
              <w:r>
                <w:rPr>
                  <w:sz w:val="13"/>
                  <w:szCs w:val="13"/>
                </w:rPr>
                <w:delText>R195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20DB3F" w14:textId="77777777" w:rsidR="001D2698" w:rsidRDefault="00000000">
            <w:pPr>
              <w:rPr>
                <w:del w:id="14697" w:author="نویسنده" w:date="2026-10-18T12:19:01Z"/>
              </w:rPr>
            </w:pPr>
            <w:del w:id="14696" w:author="نویسنده" w:date="2026-10-18T12:19:01Z">
              <w:r>
                <w:rPr>
                  <w:sz w:val="13"/>
                  <w:szCs w:val="13"/>
                </w:rPr>
                <w:delText>2019</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87C93E" w14:textId="77777777" w:rsidR="001D2698" w:rsidRDefault="00000000">
            <w:pPr>
              <w:rPr>
                <w:del w:id="14699" w:author="نویسنده" w:date="2026-10-18T12:19:01Z"/>
              </w:rPr>
            </w:pPr>
            <w:del w:id="14698" w:author="نویسنده" w:date="2026-10-18T12:19:01Z">
              <w:r>
                <w:rPr>
                  <w:sz w:val="13"/>
                  <w:szCs w:val="13"/>
                </w:rPr>
                <w:delText>Preschool teachers’ self-efficacy, burnout, and stress in online professional…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4022B1" w14:textId="77777777" w:rsidR="001D2698" w:rsidRDefault="00000000">
            <w:pPr>
              <w:rPr>
                <w:del w:id="14701" w:author="نویسنده" w:date="2026-10-18T12:19:01Z"/>
              </w:rPr>
            </w:pPr>
            <w:del w:id="14700"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7FD1F8" w14:textId="77777777" w:rsidR="001D2698" w:rsidRDefault="00000000">
            <w:pPr>
              <w:rPr>
                <w:del w:id="14703" w:author="نویسنده" w:date="2026-10-18T12:19:01Z"/>
              </w:rPr>
            </w:pPr>
            <w:del w:id="14702"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A6DFA0" w14:textId="77777777" w:rsidR="001D2698" w:rsidRDefault="00000000">
            <w:pPr>
              <w:rPr>
                <w:del w:id="14705" w:author="نویسنده" w:date="2026-10-18T12:19:01Z"/>
              </w:rPr>
            </w:pPr>
            <w:del w:id="14704" w:author="نویسنده" w:date="2026-10-18T12:19:01Z">
              <w:r>
                <w:rPr>
                  <w:sz w:val="13"/>
                  <w:szCs w:val="13"/>
                </w:rPr>
                <w:delText>Non-psych.: professional training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DDD060" w14:textId="77777777" w:rsidR="001D2698" w:rsidRDefault="00000000">
            <w:pPr>
              <w:rPr>
                <w:del w:id="14707" w:author="نویسنده" w:date="2026-10-18T12:19:01Z"/>
              </w:rPr>
            </w:pPr>
            <w:del w:id="14706"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8F9EC9" w14:textId="77777777" w:rsidR="001D2698" w:rsidRDefault="00000000">
            <w:pPr>
              <w:rPr>
                <w:del w:id="14709" w:author="نویسنده" w:date="2026-10-18T12:19:01Z"/>
              </w:rPr>
            </w:pPr>
            <w:del w:id="14708" w:author="نویسنده" w:date="2026-10-18T12:19:01Z">
              <w:r>
                <w:rPr>
                  <w:sz w:val="13"/>
                  <w:szCs w:val="13"/>
                </w:rPr>
                <w:delText>U</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CB496F" w14:textId="77777777" w:rsidR="001D2698" w:rsidRDefault="00000000">
            <w:pPr>
              <w:rPr>
                <w:del w:id="14711" w:author="نویسنده" w:date="2026-10-18T12:19:01Z"/>
              </w:rPr>
            </w:pPr>
            <w:del w:id="14710"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CCEB95" w14:textId="77777777" w:rsidR="001D2698" w:rsidRDefault="00000000">
            <w:pPr>
              <w:rPr>
                <w:del w:id="14713" w:author="نویسنده" w:date="2026-10-18T12:19:01Z"/>
              </w:rPr>
            </w:pPr>
            <w:del w:id="14712" w:author="نویسنده" w:date="2026-10-18T12:19:01Z">
              <w:r>
                <w:rPr>
                  <w:sz w:val="13"/>
                  <w:szCs w:val="13"/>
                </w:rPr>
                <w:delText>89</w:delText>
              </w:r>
            </w:del>
          </w:p>
        </w:tc>
      </w:tr>
      <w:tr w:rsidR="001D2698" w14:paraId="573828C0" w14:textId="77777777">
        <w:trPr>
          <w:del w:id="14737"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C55858" w14:textId="77777777" w:rsidR="001D2698" w:rsidRDefault="00000000">
            <w:pPr>
              <w:rPr>
                <w:del w:id="14716" w:author="نویسنده" w:date="2026-10-18T12:19:01Z"/>
              </w:rPr>
            </w:pPr>
            <w:del w:id="14715" w:author="نویسنده" w:date="2026-10-18T12:19:01Z">
              <w:r>
                <w:rPr>
                  <w:sz w:val="13"/>
                  <w:szCs w:val="13"/>
                </w:rPr>
                <w:delText>S097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DAD719" w14:textId="77777777" w:rsidR="001D2698" w:rsidRDefault="00000000">
            <w:pPr>
              <w:rPr>
                <w:del w:id="14718" w:author="نویسنده" w:date="2026-10-18T12:19:01Z"/>
              </w:rPr>
            </w:pPr>
            <w:del w:id="14717" w:author="نویسنده" w:date="2026-10-18T12:19:01Z">
              <w:r>
                <w:rPr>
                  <w:sz w:val="13"/>
                  <w:szCs w:val="13"/>
                </w:rPr>
                <w:delText>R196</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7ABD96" w14:textId="77777777" w:rsidR="001D2698" w:rsidRDefault="00000000">
            <w:pPr>
              <w:rPr>
                <w:del w:id="14720" w:author="نویسنده" w:date="2026-10-18T12:19:01Z"/>
              </w:rPr>
            </w:pPr>
            <w:del w:id="14719"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C805B8" w14:textId="77777777" w:rsidR="001D2698" w:rsidRDefault="00000000">
            <w:pPr>
              <w:rPr>
                <w:del w:id="14722" w:author="نویسنده" w:date="2026-10-18T12:19:01Z"/>
              </w:rPr>
            </w:pPr>
            <w:del w:id="14721" w:author="نویسنده" w:date="2026-10-18T12:19:01Z">
              <w:r>
                <w:rPr>
                  <w:sz w:val="13"/>
                  <w:szCs w:val="13"/>
                </w:rPr>
                <w:delText>Is it Too Optimistic to Assume Light Touch Interventions can Improve Educational…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906912" w14:textId="77777777" w:rsidR="001D2698" w:rsidRDefault="00000000">
            <w:pPr>
              <w:rPr>
                <w:del w:id="14724" w:author="نویسنده" w:date="2026-10-18T12:19:01Z"/>
              </w:rPr>
            </w:pPr>
            <w:del w:id="14723"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1B8984" w14:textId="77777777" w:rsidR="001D2698" w:rsidRDefault="00000000">
            <w:pPr>
              <w:rPr>
                <w:del w:id="14726" w:author="نویسنده" w:date="2026-10-18T12:19:01Z"/>
              </w:rPr>
            </w:pPr>
            <w:del w:id="14725" w:author="نویسنده" w:date="2026-10-18T12:19:01Z">
              <w:r>
                <w:rPr>
                  <w:sz w:val="13"/>
                  <w:szCs w:val="13"/>
                </w:rPr>
                <w:delText>Messaging</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776CB5" w14:textId="77777777" w:rsidR="001D2698" w:rsidRDefault="00000000">
            <w:pPr>
              <w:rPr>
                <w:del w:id="14728" w:author="نویسنده" w:date="2026-10-18T12:19:01Z"/>
              </w:rPr>
            </w:pPr>
            <w:del w:id="14727" w:author="نویسنده" w:date="2026-10-18T12:19:01Z">
              <w:r>
                <w:rPr>
                  <w:sz w:val="13"/>
                  <w:szCs w:val="13"/>
                </w:rPr>
                <w:delText>Psychoeducation/resilience</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926134" w14:textId="77777777" w:rsidR="001D2698" w:rsidRDefault="00000000">
            <w:pPr>
              <w:rPr>
                <w:del w:id="14730" w:author="نویسنده" w:date="2026-10-18T12:19:01Z"/>
              </w:rPr>
            </w:pPr>
            <w:del w:id="14729"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A7CEB3" w14:textId="77777777" w:rsidR="001D2698" w:rsidRDefault="00000000">
            <w:pPr>
              <w:rPr>
                <w:del w:id="14732" w:author="نویسنده" w:date="2026-10-18T12:19:01Z"/>
              </w:rPr>
            </w:pPr>
            <w:del w:id="14731"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B17574" w14:textId="77777777" w:rsidR="001D2698" w:rsidRDefault="00000000">
            <w:pPr>
              <w:rPr>
                <w:del w:id="14734" w:author="نویسنده" w:date="2026-10-18T12:19:01Z"/>
              </w:rPr>
            </w:pPr>
            <w:del w:id="14733"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F3C778" w14:textId="77777777" w:rsidR="001D2698" w:rsidRDefault="00000000">
            <w:pPr>
              <w:rPr>
                <w:del w:id="14736" w:author="نویسنده" w:date="2026-10-18T12:19:01Z"/>
              </w:rPr>
            </w:pPr>
            <w:del w:id="14735" w:author="نویسنده" w:date="2026-10-18T12:19:01Z">
              <w:r>
                <w:rPr>
                  <w:sz w:val="13"/>
                  <w:szCs w:val="13"/>
                </w:rPr>
                <w:delText>1155</w:delText>
              </w:r>
            </w:del>
          </w:p>
        </w:tc>
      </w:tr>
      <w:tr w:rsidR="001D2698" w14:paraId="4BE137F0" w14:textId="77777777">
        <w:trPr>
          <w:del w:id="14760"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8025A5" w14:textId="77777777" w:rsidR="001D2698" w:rsidRDefault="00000000">
            <w:pPr>
              <w:rPr>
                <w:del w:id="14739" w:author="نویسنده" w:date="2026-10-18T12:19:01Z"/>
              </w:rPr>
            </w:pPr>
            <w:del w:id="14738" w:author="نویسنده" w:date="2026-10-18T12:19:01Z">
              <w:r>
                <w:rPr>
                  <w:sz w:val="13"/>
                  <w:szCs w:val="13"/>
                </w:rPr>
                <w:delText>S098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30E0E3" w14:textId="77777777" w:rsidR="001D2698" w:rsidRDefault="00000000">
            <w:pPr>
              <w:rPr>
                <w:del w:id="14741" w:author="نویسنده" w:date="2026-10-18T12:19:01Z"/>
              </w:rPr>
            </w:pPr>
            <w:del w:id="14740" w:author="نویسنده" w:date="2026-10-18T12:19:01Z">
              <w:r>
                <w:rPr>
                  <w:sz w:val="13"/>
                  <w:szCs w:val="13"/>
                </w:rPr>
                <w:delText>R198</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305C47" w14:textId="77777777" w:rsidR="001D2698" w:rsidRDefault="00000000">
            <w:pPr>
              <w:rPr>
                <w:del w:id="14743" w:author="نویسنده" w:date="2026-10-18T12:19:01Z"/>
              </w:rPr>
            </w:pPr>
            <w:del w:id="14742"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50D459" w14:textId="77777777" w:rsidR="001D2698" w:rsidRDefault="00000000">
            <w:pPr>
              <w:rPr>
                <w:del w:id="14745" w:author="نویسنده" w:date="2026-10-18T12:19:01Z"/>
              </w:rPr>
            </w:pPr>
            <w:del w:id="14744" w:author="نویسنده" w:date="2026-10-18T12:19:01Z">
              <w:r>
                <w:rPr>
                  <w:sz w:val="13"/>
                  <w:szCs w:val="13"/>
                </w:rPr>
                <w:delText>Burnout Symptoms among Millennial Teachers in India: The Efficacy of the Emotional…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EF6240" w14:textId="77777777" w:rsidR="001D2698" w:rsidRDefault="00000000">
            <w:pPr>
              <w:rPr>
                <w:del w:id="14747" w:author="نویسنده" w:date="2026-10-18T12:19:01Z"/>
              </w:rPr>
            </w:pPr>
            <w:del w:id="14746"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991E45" w14:textId="77777777" w:rsidR="001D2698" w:rsidRDefault="00000000">
            <w:pPr>
              <w:rPr>
                <w:del w:id="14749" w:author="نویسنده" w:date="2026-10-18T12:19:01Z"/>
              </w:rPr>
            </w:pPr>
            <w:del w:id="14748"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2B21FE" w14:textId="77777777" w:rsidR="001D2698" w:rsidRDefault="00000000">
            <w:pPr>
              <w:rPr>
                <w:del w:id="14751" w:author="نویسنده" w:date="2026-10-18T12:19:01Z"/>
              </w:rPr>
            </w:pPr>
            <w:del w:id="14750" w:author="نویسنده" w:date="2026-10-18T12:19:01Z">
              <w:r>
                <w:rPr>
                  <w:sz w:val="13"/>
                  <w:szCs w:val="13"/>
                </w:rPr>
                <w:delText>Emotion regulation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C400D0" w14:textId="77777777" w:rsidR="001D2698" w:rsidRDefault="00000000">
            <w:pPr>
              <w:rPr>
                <w:del w:id="14753" w:author="نویسنده" w:date="2026-10-18T12:19:01Z"/>
              </w:rPr>
            </w:pPr>
            <w:del w:id="14752"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6008D9" w14:textId="77777777" w:rsidR="001D2698" w:rsidRDefault="00000000">
            <w:pPr>
              <w:rPr>
                <w:del w:id="14755" w:author="نویسنده" w:date="2026-10-18T12:19:01Z"/>
              </w:rPr>
            </w:pPr>
            <w:del w:id="14754"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404C25" w14:textId="77777777" w:rsidR="001D2698" w:rsidRDefault="00000000">
            <w:pPr>
              <w:rPr>
                <w:del w:id="14757" w:author="نویسنده" w:date="2026-10-18T12:19:01Z"/>
              </w:rPr>
            </w:pPr>
            <w:del w:id="14756"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B5DCB7" w14:textId="77777777" w:rsidR="001D2698" w:rsidRDefault="00000000">
            <w:pPr>
              <w:rPr>
                <w:del w:id="14759" w:author="نویسنده" w:date="2026-10-18T12:19:01Z"/>
              </w:rPr>
            </w:pPr>
            <w:del w:id="14758" w:author="نویسنده" w:date="2026-10-18T12:19:01Z">
              <w:r>
                <w:rPr>
                  <w:sz w:val="13"/>
                  <w:szCs w:val="13"/>
                </w:rPr>
                <w:delText>40</w:delText>
              </w:r>
            </w:del>
          </w:p>
        </w:tc>
      </w:tr>
      <w:tr w:rsidR="001D2698" w14:paraId="1FD299FE" w14:textId="77777777">
        <w:trPr>
          <w:del w:id="14783"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2BDBC4" w14:textId="77777777" w:rsidR="001D2698" w:rsidRDefault="00000000">
            <w:pPr>
              <w:rPr>
                <w:del w:id="14762" w:author="نویسنده" w:date="2026-10-18T12:19:01Z"/>
              </w:rPr>
            </w:pPr>
            <w:del w:id="14761" w:author="نویسنده" w:date="2026-10-18T12:19:01Z">
              <w:r>
                <w:rPr>
                  <w:sz w:val="13"/>
                  <w:szCs w:val="13"/>
                </w:rPr>
                <w:delText>S099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9A9F0F" w14:textId="77777777" w:rsidR="001D2698" w:rsidRDefault="00000000">
            <w:pPr>
              <w:rPr>
                <w:del w:id="14764" w:author="نویسنده" w:date="2026-10-18T12:19:01Z"/>
              </w:rPr>
            </w:pPr>
            <w:del w:id="14763" w:author="نویسنده" w:date="2026-10-18T12:19:01Z">
              <w:r>
                <w:rPr>
                  <w:sz w:val="13"/>
                  <w:szCs w:val="13"/>
                </w:rPr>
                <w:delText>R200</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D4C66A" w14:textId="77777777" w:rsidR="001D2698" w:rsidRDefault="00000000">
            <w:pPr>
              <w:rPr>
                <w:del w:id="14766" w:author="نویسنده" w:date="2026-10-18T12:19:01Z"/>
              </w:rPr>
            </w:pPr>
            <w:del w:id="14765" w:author="نویسنده" w:date="2026-10-18T12:19:01Z">
              <w:r>
                <w:rPr>
                  <w:sz w:val="13"/>
                  <w:szCs w:val="13"/>
                </w:rPr>
                <w:delText>2012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CC7A51" w14:textId="77777777" w:rsidR="001D2698" w:rsidRDefault="00000000">
            <w:pPr>
              <w:rPr>
                <w:del w:id="14768" w:author="نویسنده" w:date="2026-10-18T12:19:01Z"/>
              </w:rPr>
            </w:pPr>
            <w:del w:id="14767" w:author="نویسنده" w:date="2026-10-18T12:19:01Z">
              <w:r>
                <w:rPr>
                  <w:sz w:val="13"/>
                  <w:szCs w:val="13"/>
                </w:rPr>
                <w:delText>Cellphone text messages that disclose secondary emotions reduce burnout in emotional…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7D5CE7" w14:textId="77777777" w:rsidR="001D2698" w:rsidRDefault="00000000">
            <w:pPr>
              <w:rPr>
                <w:del w:id="14770" w:author="نویسنده" w:date="2026-10-18T12:19:01Z"/>
              </w:rPr>
            </w:pPr>
            <w:del w:id="14769" w:author="نویسنده" w:date="2026-10-18T12:19:01Z">
              <w:r>
                <w:rPr>
                  <w:sz w:val="13"/>
                  <w:szCs w:val="13"/>
                </w:rPr>
                <w:delText>Named occupation/industry</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61DDD7" w14:textId="77777777" w:rsidR="001D2698" w:rsidRDefault="00000000">
            <w:pPr>
              <w:rPr>
                <w:del w:id="14772" w:author="نویسنده" w:date="2026-10-18T12:19:01Z"/>
              </w:rPr>
            </w:pPr>
            <w:del w:id="14771" w:author="نویسنده" w:date="2026-10-18T12:19:01Z">
              <w:r>
                <w:rPr>
                  <w:sz w:val="13"/>
                  <w:szCs w:val="13"/>
                </w:rPr>
                <w:delText>Messaging</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88455D" w14:textId="77777777" w:rsidR="001D2698" w:rsidRDefault="00000000">
            <w:pPr>
              <w:rPr>
                <w:del w:id="14774" w:author="نویسنده" w:date="2026-10-18T12:19:01Z"/>
              </w:rPr>
            </w:pPr>
            <w:del w:id="14773" w:author="نویسنده" w:date="2026-10-18T12:19:01Z">
              <w:r>
                <w:rPr>
                  <w:sz w:val="13"/>
                  <w:szCs w:val="13"/>
                </w:rPr>
                <w:delText>Emotion regulation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D9ECD5" w14:textId="77777777" w:rsidR="001D2698" w:rsidRDefault="00000000">
            <w:pPr>
              <w:rPr>
                <w:del w:id="14776" w:author="نویسنده" w:date="2026-10-18T12:19:01Z"/>
              </w:rPr>
            </w:pPr>
            <w:del w:id="14775"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5F7E60" w14:textId="77777777" w:rsidR="001D2698" w:rsidRDefault="00000000">
            <w:pPr>
              <w:rPr>
                <w:del w:id="14778" w:author="نویسنده" w:date="2026-10-18T12:19:01Z"/>
              </w:rPr>
            </w:pPr>
            <w:del w:id="14777"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7FD7EE" w14:textId="77777777" w:rsidR="001D2698" w:rsidRDefault="00000000">
            <w:pPr>
              <w:rPr>
                <w:del w:id="14780" w:author="نویسنده" w:date="2026-10-18T12:19:01Z"/>
              </w:rPr>
            </w:pPr>
            <w:del w:id="14779" w:author="نویسنده" w:date="2026-10-18T12:19:01Z">
              <w:r>
                <w:rPr>
                  <w:sz w:val="13"/>
                  <w:szCs w:val="13"/>
                </w:rPr>
                <w:delText>Japanese Burnout Scale†</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8BA1FF" w14:textId="77777777" w:rsidR="001D2698" w:rsidRDefault="00000000">
            <w:pPr>
              <w:rPr>
                <w:del w:id="14782" w:author="نویسنده" w:date="2026-10-18T12:19:01Z"/>
              </w:rPr>
            </w:pPr>
            <w:del w:id="14781" w:author="نویسنده" w:date="2026-10-18T12:19:01Z">
              <w:r>
                <w:rPr>
                  <w:sz w:val="13"/>
                  <w:szCs w:val="13"/>
                </w:rPr>
                <w:delText>20</w:delText>
              </w:r>
            </w:del>
          </w:p>
        </w:tc>
      </w:tr>
      <w:tr w:rsidR="001D2698" w14:paraId="4A20ABBA" w14:textId="77777777">
        <w:trPr>
          <w:del w:id="14806"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6A5D8B" w14:textId="77777777" w:rsidR="001D2698" w:rsidRDefault="00000000">
            <w:pPr>
              <w:rPr>
                <w:del w:id="14785" w:author="نویسنده" w:date="2026-10-18T12:19:01Z"/>
              </w:rPr>
            </w:pPr>
            <w:del w:id="14784" w:author="نویسنده" w:date="2026-10-18T12:19:01Z">
              <w:r>
                <w:rPr>
                  <w:sz w:val="13"/>
                  <w:szCs w:val="13"/>
                </w:rPr>
                <w:delText>S101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938726" w14:textId="77777777" w:rsidR="001D2698" w:rsidRDefault="00000000">
            <w:pPr>
              <w:rPr>
                <w:del w:id="14787" w:author="نویسنده" w:date="2026-10-18T12:19:01Z"/>
              </w:rPr>
            </w:pPr>
            <w:del w:id="14786" w:author="نویسنده" w:date="2026-10-18T12:19:01Z">
              <w:r>
                <w:rPr>
                  <w:sz w:val="13"/>
                  <w:szCs w:val="13"/>
                </w:rPr>
                <w:delText>R215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B474C7" w14:textId="77777777" w:rsidR="001D2698" w:rsidRDefault="00000000">
            <w:pPr>
              <w:rPr>
                <w:del w:id="14789" w:author="نویسنده" w:date="2026-10-18T12:19:01Z"/>
              </w:rPr>
            </w:pPr>
            <w:del w:id="14788" w:author="نویسنده" w:date="2026-10-18T12:19:01Z">
              <w:r>
                <w:rPr>
                  <w:sz w:val="13"/>
                  <w:szCs w:val="13"/>
                </w:rPr>
                <w:delText>2022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F0C413" w14:textId="77777777" w:rsidR="001D2698" w:rsidRDefault="00000000">
            <w:pPr>
              <w:rPr>
                <w:del w:id="14791" w:author="نویسنده" w:date="2026-10-18T12:19:01Z"/>
              </w:rPr>
            </w:pPr>
            <w:del w:id="14790" w:author="نویسنده" w:date="2026-10-18T12:19:01Z">
              <w:r>
                <w:rPr>
                  <w:sz w:val="13"/>
                  <w:szCs w:val="13"/>
                </w:rPr>
                <w:delText>An acceptance and commitment training program reduces burden transfer, stress, and…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9EAED8" w14:textId="77777777" w:rsidR="001D2698" w:rsidRDefault="00000000">
            <w:pPr>
              <w:rPr>
                <w:del w:id="14793" w:author="نویسنده" w:date="2026-10-18T12:19:01Z"/>
              </w:rPr>
            </w:pPr>
            <w:del w:id="14792" w:author="نویسنده" w:date="2026-10-18T12:19:01Z">
              <w:r>
                <w:rPr>
                  <w:sz w:val="13"/>
                  <w:szCs w:val="13"/>
                </w:rPr>
                <w:delText>Named occupation/industry</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A6792B" w14:textId="77777777" w:rsidR="001D2698" w:rsidRDefault="00000000">
            <w:pPr>
              <w:rPr>
                <w:del w:id="14795" w:author="نویسنده" w:date="2026-10-18T12:19:01Z"/>
              </w:rPr>
            </w:pPr>
            <w:del w:id="14794"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836B9F" w14:textId="77777777" w:rsidR="001D2698" w:rsidRDefault="00000000">
            <w:pPr>
              <w:rPr>
                <w:del w:id="14797" w:author="نویسنده" w:date="2026-10-18T12:19:01Z"/>
              </w:rPr>
            </w:pPr>
            <w:del w:id="14796" w:author="نویسنده" w:date="2026-10-18T12:19:01Z">
              <w:r>
                <w:rPr>
                  <w:sz w:val="13"/>
                  <w:szCs w:val="13"/>
                </w:rPr>
                <w:delText>ACT</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C47620" w14:textId="77777777" w:rsidR="001D2698" w:rsidRDefault="00000000">
            <w:pPr>
              <w:rPr>
                <w:del w:id="14799" w:author="نویسنده" w:date="2026-10-18T12:19:01Z"/>
              </w:rPr>
            </w:pPr>
            <w:del w:id="14798"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F4686B" w14:textId="77777777" w:rsidR="001D2698" w:rsidRDefault="00000000">
            <w:pPr>
              <w:rPr>
                <w:del w:id="14801" w:author="نویسنده" w:date="2026-10-18T12:19:01Z"/>
              </w:rPr>
            </w:pPr>
            <w:del w:id="14800"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568C96" w14:textId="77777777" w:rsidR="001D2698" w:rsidRDefault="00000000">
            <w:pPr>
              <w:rPr>
                <w:del w:id="14803" w:author="نویسنده" w:date="2026-10-18T12:19:01Z"/>
              </w:rPr>
            </w:pPr>
            <w:del w:id="14802"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5C4DC8" w14:textId="77777777" w:rsidR="001D2698" w:rsidRDefault="00000000">
            <w:pPr>
              <w:rPr>
                <w:del w:id="14805" w:author="نویسنده" w:date="2026-10-18T12:19:01Z"/>
              </w:rPr>
            </w:pPr>
            <w:del w:id="14804" w:author="نویسنده" w:date="2026-10-18T12:19:01Z">
              <w:r>
                <w:rPr>
                  <w:sz w:val="13"/>
                  <w:szCs w:val="13"/>
                </w:rPr>
                <w:delText>143</w:delText>
              </w:r>
            </w:del>
          </w:p>
        </w:tc>
      </w:tr>
      <w:tr w:rsidR="001D2698" w14:paraId="47136BB7" w14:textId="77777777">
        <w:trPr>
          <w:del w:id="14829"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68CFA4" w14:textId="77777777" w:rsidR="001D2698" w:rsidRDefault="00000000">
            <w:pPr>
              <w:rPr>
                <w:del w:id="14808" w:author="نویسنده" w:date="2026-10-18T12:19:01Z"/>
              </w:rPr>
            </w:pPr>
            <w:del w:id="14807" w:author="نویسنده" w:date="2026-10-18T12:19:01Z">
              <w:r>
                <w:rPr>
                  <w:sz w:val="13"/>
                  <w:szCs w:val="13"/>
                </w:rPr>
                <w:delText>S102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F2B4F2" w14:textId="77777777" w:rsidR="001D2698" w:rsidRDefault="00000000">
            <w:pPr>
              <w:rPr>
                <w:del w:id="14810" w:author="نویسنده" w:date="2026-10-18T12:19:01Z"/>
              </w:rPr>
            </w:pPr>
            <w:del w:id="14809" w:author="نویسنده" w:date="2026-10-18T12:19:01Z">
              <w:r>
                <w:rPr>
                  <w:sz w:val="13"/>
                  <w:szCs w:val="13"/>
                </w:rPr>
                <w:delText>R216</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14971C" w14:textId="77777777" w:rsidR="001D2698" w:rsidRDefault="00000000">
            <w:pPr>
              <w:rPr>
                <w:del w:id="14812" w:author="نویسنده" w:date="2026-10-18T12:19:01Z"/>
              </w:rPr>
            </w:pPr>
            <w:del w:id="14811"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F5D5ED" w14:textId="77777777" w:rsidR="001D2698" w:rsidRDefault="00000000">
            <w:pPr>
              <w:rPr>
                <w:del w:id="14814" w:author="نویسنده" w:date="2026-10-18T12:19:01Z"/>
              </w:rPr>
            </w:pPr>
            <w:del w:id="14813" w:author="نویسنده" w:date="2026-10-18T12:19:01Z">
              <w:r>
                <w:rPr>
                  <w:sz w:val="13"/>
                  <w:szCs w:val="13"/>
                </w:rPr>
                <w:delText>Effect of tele-yoga on burnout, mental health and immune markers of health care workers…</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1CCD40" w14:textId="77777777" w:rsidR="001D2698" w:rsidRDefault="00000000">
            <w:pPr>
              <w:rPr>
                <w:del w:id="14816" w:author="نویسنده" w:date="2026-10-18T12:19:01Z"/>
              </w:rPr>
            </w:pPr>
            <w:del w:id="14815"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FAD64F" w14:textId="77777777" w:rsidR="001D2698" w:rsidRDefault="00000000">
            <w:pPr>
              <w:rPr>
                <w:del w:id="14818" w:author="نویسنده" w:date="2026-10-18T12:19:01Z"/>
              </w:rPr>
            </w:pPr>
            <w:del w:id="14817"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FC682B" w14:textId="77777777" w:rsidR="001D2698" w:rsidRDefault="00000000">
            <w:pPr>
              <w:rPr>
                <w:del w:id="14820" w:author="نویسنده" w:date="2026-10-18T12:19:01Z"/>
              </w:rPr>
            </w:pPr>
            <w:del w:id="14819" w:author="نویسنده" w:date="2026-10-18T12:19:01Z">
              <w:r>
                <w:rPr>
                  <w:sz w:val="13"/>
                  <w:szCs w:val="13"/>
                </w:rPr>
                <w:delText>Non-psych.: physical activity or health behaviour</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3520CC" w14:textId="77777777" w:rsidR="001D2698" w:rsidRDefault="00000000">
            <w:pPr>
              <w:rPr>
                <w:del w:id="14822" w:author="نویسنده" w:date="2026-10-18T12:19:01Z"/>
              </w:rPr>
            </w:pPr>
            <w:del w:id="14821"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381085" w14:textId="77777777" w:rsidR="001D2698" w:rsidRDefault="00000000">
            <w:pPr>
              <w:rPr>
                <w:del w:id="14824" w:author="نویسنده" w:date="2026-10-18T12:19:01Z"/>
              </w:rPr>
            </w:pPr>
            <w:del w:id="14823"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DE9310" w14:textId="77777777" w:rsidR="001D2698" w:rsidRDefault="00000000">
            <w:pPr>
              <w:rPr>
                <w:del w:id="14826" w:author="نویسنده" w:date="2026-10-18T12:19:01Z"/>
              </w:rPr>
            </w:pPr>
            <w:del w:id="14825" w:author="نویسنده" w:date="2026-10-18T12:19:01Z">
              <w:r>
                <w:rPr>
                  <w:sz w:val="13"/>
                  <w:szCs w:val="13"/>
                </w:rPr>
                <w:delText>PFI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BC90FF" w14:textId="77777777" w:rsidR="001D2698" w:rsidRDefault="00000000">
            <w:pPr>
              <w:rPr>
                <w:del w:id="14828" w:author="نویسنده" w:date="2026-10-18T12:19:01Z"/>
              </w:rPr>
            </w:pPr>
            <w:del w:id="14827" w:author="نویسنده" w:date="2026-10-18T12:19:01Z">
              <w:r>
                <w:rPr>
                  <w:sz w:val="13"/>
                  <w:szCs w:val="13"/>
                </w:rPr>
                <w:delText>90</w:delText>
              </w:r>
            </w:del>
          </w:p>
        </w:tc>
      </w:tr>
      <w:tr w:rsidR="001D2698" w14:paraId="4072B860" w14:textId="77777777">
        <w:trPr>
          <w:del w:id="14852"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1826AB" w14:textId="77777777" w:rsidR="001D2698" w:rsidRDefault="00000000">
            <w:pPr>
              <w:rPr>
                <w:del w:id="14831" w:author="نویسنده" w:date="2026-10-18T12:19:01Z"/>
              </w:rPr>
            </w:pPr>
            <w:del w:id="14830" w:author="نویسنده" w:date="2026-10-18T12:19:01Z">
              <w:r>
                <w:rPr>
                  <w:sz w:val="13"/>
                  <w:szCs w:val="13"/>
                </w:rPr>
                <w:delText>S103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904A21" w14:textId="77777777" w:rsidR="001D2698" w:rsidRDefault="00000000">
            <w:pPr>
              <w:rPr>
                <w:del w:id="14833" w:author="نویسنده" w:date="2026-10-18T12:19:01Z"/>
              </w:rPr>
            </w:pPr>
            <w:del w:id="14832" w:author="نویسنده" w:date="2026-10-18T12:19:01Z">
              <w:r>
                <w:rPr>
                  <w:sz w:val="13"/>
                  <w:szCs w:val="13"/>
                </w:rPr>
                <w:delText>R221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78D649" w14:textId="77777777" w:rsidR="001D2698" w:rsidRDefault="00000000">
            <w:pPr>
              <w:rPr>
                <w:del w:id="14835" w:author="نویسنده" w:date="2026-10-18T12:19:01Z"/>
              </w:rPr>
            </w:pPr>
            <w:del w:id="14834"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C1A9EE" w14:textId="77777777" w:rsidR="001D2698" w:rsidRDefault="00000000">
            <w:pPr>
              <w:rPr>
                <w:del w:id="14837" w:author="نویسنده" w:date="2026-10-18T12:19:01Z"/>
              </w:rPr>
            </w:pPr>
            <w:del w:id="14836" w:author="نویسنده" w:date="2026-10-18T12:19:01Z">
              <w:r>
                <w:rPr>
                  <w:sz w:val="13"/>
                  <w:szCs w:val="13"/>
                </w:rPr>
                <w:delText>STOPTHEBURN: A Randomized Controlled Trial of Death Cafés for Burnout Prevention in…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A0C93B" w14:textId="77777777" w:rsidR="001D2698" w:rsidRDefault="00000000">
            <w:pPr>
              <w:rPr>
                <w:del w:id="14839" w:author="نویسنده" w:date="2026-10-18T12:19:01Z"/>
              </w:rPr>
            </w:pPr>
            <w:del w:id="14838"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54B800" w14:textId="77777777" w:rsidR="001D2698" w:rsidRDefault="00000000">
            <w:pPr>
              <w:rPr>
                <w:del w:id="14841" w:author="نویسنده" w:date="2026-10-18T12:19:01Z"/>
              </w:rPr>
            </w:pPr>
            <w:del w:id="14840"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238A20" w14:textId="77777777" w:rsidR="001D2698" w:rsidRDefault="00000000">
            <w:pPr>
              <w:rPr>
                <w:del w:id="14843" w:author="نویسنده" w:date="2026-10-18T12:19:01Z"/>
              </w:rPr>
            </w:pPr>
            <w:del w:id="14842" w:author="نویسنده" w:date="2026-10-18T12:19:01Z">
              <w:r>
                <w:rPr>
                  <w:sz w:val="13"/>
                  <w:szCs w:val="13"/>
                </w:rPr>
                <w:delText>Creative/experiential</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76DB51" w14:textId="77777777" w:rsidR="001D2698" w:rsidRDefault="00000000">
            <w:pPr>
              <w:rPr>
                <w:del w:id="14845" w:author="نویسنده" w:date="2026-10-18T12:19:01Z"/>
              </w:rPr>
            </w:pPr>
            <w:del w:id="14844"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C8AFA1" w14:textId="77777777" w:rsidR="001D2698" w:rsidRDefault="00000000">
            <w:pPr>
              <w:rPr>
                <w:del w:id="14847" w:author="نویسنده" w:date="2026-10-18T12:19:01Z"/>
              </w:rPr>
            </w:pPr>
            <w:del w:id="14846"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06A155" w14:textId="77777777" w:rsidR="001D2698" w:rsidRDefault="00000000">
            <w:pPr>
              <w:rPr>
                <w:del w:id="14849" w:author="نویسنده" w:date="2026-10-18T12:19:01Z"/>
              </w:rPr>
            </w:pPr>
            <w:del w:id="14848"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681ED0" w14:textId="77777777" w:rsidR="001D2698" w:rsidRDefault="00000000">
            <w:pPr>
              <w:rPr>
                <w:del w:id="14851" w:author="نویسنده" w:date="2026-10-18T12:19:01Z"/>
              </w:rPr>
            </w:pPr>
            <w:del w:id="14850" w:author="نویسنده" w:date="2026-10-18T12:19:01Z">
              <w:r>
                <w:rPr>
                  <w:sz w:val="13"/>
                  <w:szCs w:val="13"/>
                </w:rPr>
                <w:delText>251</w:delText>
              </w:r>
            </w:del>
          </w:p>
        </w:tc>
      </w:tr>
      <w:tr w:rsidR="001D2698" w14:paraId="240D145B" w14:textId="77777777">
        <w:trPr>
          <w:del w:id="14875"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18182A" w14:textId="77777777" w:rsidR="001D2698" w:rsidRDefault="00000000">
            <w:pPr>
              <w:rPr>
                <w:del w:id="14854" w:author="نویسنده" w:date="2026-10-18T12:19:01Z"/>
              </w:rPr>
            </w:pPr>
            <w:del w:id="14853" w:author="نویسنده" w:date="2026-10-18T12:19:01Z">
              <w:r>
                <w:rPr>
                  <w:sz w:val="13"/>
                  <w:szCs w:val="13"/>
                </w:rPr>
                <w:delText>S104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63BC35" w14:textId="77777777" w:rsidR="001D2698" w:rsidRDefault="00000000">
            <w:pPr>
              <w:rPr>
                <w:del w:id="14856" w:author="نویسنده" w:date="2026-10-18T12:19:01Z"/>
              </w:rPr>
            </w:pPr>
            <w:del w:id="14855" w:author="نویسنده" w:date="2026-10-18T12:19:01Z">
              <w:r>
                <w:rPr>
                  <w:sz w:val="13"/>
                  <w:szCs w:val="13"/>
                </w:rPr>
                <w:delText>R225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37F286" w14:textId="77777777" w:rsidR="001D2698" w:rsidRDefault="00000000">
            <w:pPr>
              <w:rPr>
                <w:del w:id="14858" w:author="نویسنده" w:date="2026-10-18T12:19:01Z"/>
              </w:rPr>
            </w:pPr>
            <w:del w:id="14857"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600481" w14:textId="77777777" w:rsidR="001D2698" w:rsidRDefault="00000000">
            <w:pPr>
              <w:rPr>
                <w:del w:id="14860" w:author="نویسنده" w:date="2026-10-18T12:19:01Z"/>
              </w:rPr>
            </w:pPr>
            <w:del w:id="14859" w:author="نویسنده" w:date="2026-10-18T12:19:01Z">
              <w:r>
                <w:rPr>
                  <w:sz w:val="13"/>
                  <w:szCs w:val="13"/>
                </w:rPr>
                <w:delText>Smartwatch Use and Physician Well-Being A Randomized Clinical Trial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998C38" w14:textId="77777777" w:rsidR="001D2698" w:rsidRDefault="00000000">
            <w:pPr>
              <w:rPr>
                <w:del w:id="14862" w:author="نویسنده" w:date="2026-10-18T12:19:01Z"/>
              </w:rPr>
            </w:pPr>
            <w:del w:id="14861"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A54BDC" w14:textId="77777777" w:rsidR="001D2698" w:rsidRDefault="00000000">
            <w:pPr>
              <w:rPr>
                <w:del w:id="14864" w:author="نویسنده" w:date="2026-10-18T12:19:01Z"/>
              </w:rPr>
            </w:pPr>
            <w:del w:id="14863" w:author="نویسنده" w:date="2026-10-18T12:19:01Z">
              <w:r>
                <w:rPr>
                  <w:sz w:val="13"/>
                  <w:szCs w:val="13"/>
                </w:rPr>
                <w:delText>Wearable/motion</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5C1926" w14:textId="77777777" w:rsidR="001D2698" w:rsidRDefault="00000000">
            <w:pPr>
              <w:rPr>
                <w:del w:id="14866" w:author="نویسنده" w:date="2026-10-18T12:19:01Z"/>
              </w:rPr>
            </w:pPr>
            <w:del w:id="14865" w:author="نویسنده" w:date="2026-10-18T12:19:01Z">
              <w:r>
                <w:rPr>
                  <w:sz w:val="13"/>
                  <w:szCs w:val="13"/>
                </w:rPr>
                <w:delText>Non-psych.: feedback or navigation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3DCC06" w14:textId="77777777" w:rsidR="001D2698" w:rsidRDefault="00000000">
            <w:pPr>
              <w:rPr>
                <w:del w:id="14868" w:author="نویسنده" w:date="2026-10-18T12:19:01Z"/>
              </w:rPr>
            </w:pPr>
            <w:del w:id="14867"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C900E3" w14:textId="77777777" w:rsidR="001D2698" w:rsidRDefault="00000000">
            <w:pPr>
              <w:rPr>
                <w:del w:id="14870" w:author="نویسنده" w:date="2026-10-18T12:19:01Z"/>
              </w:rPr>
            </w:pPr>
            <w:del w:id="14869"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33BDF0" w14:textId="77777777" w:rsidR="001D2698" w:rsidRDefault="00000000">
            <w:pPr>
              <w:rPr>
                <w:del w:id="14872" w:author="نویسنده" w:date="2026-10-18T12:19:01Z"/>
              </w:rPr>
            </w:pPr>
            <w:del w:id="14871"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0A5FE1" w14:textId="77777777" w:rsidR="001D2698" w:rsidRDefault="00000000">
            <w:pPr>
              <w:rPr>
                <w:del w:id="14874" w:author="نویسنده" w:date="2026-10-18T12:19:01Z"/>
              </w:rPr>
            </w:pPr>
            <w:del w:id="14873" w:author="نویسنده" w:date="2026-10-18T12:19:01Z">
              <w:r>
                <w:rPr>
                  <w:sz w:val="13"/>
                  <w:szCs w:val="13"/>
                </w:rPr>
                <w:delText>184</w:delText>
              </w:r>
            </w:del>
          </w:p>
        </w:tc>
      </w:tr>
      <w:tr w:rsidR="001D2698" w14:paraId="48987713" w14:textId="77777777">
        <w:trPr>
          <w:del w:id="14898"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D2A3D4" w14:textId="77777777" w:rsidR="001D2698" w:rsidRDefault="00000000">
            <w:pPr>
              <w:rPr>
                <w:del w:id="14877" w:author="نویسنده" w:date="2026-10-18T12:19:01Z"/>
              </w:rPr>
            </w:pPr>
            <w:del w:id="14876" w:author="نویسنده" w:date="2026-10-18T12:19:01Z">
              <w:r>
                <w:rPr>
                  <w:sz w:val="13"/>
                  <w:szCs w:val="13"/>
                </w:rPr>
                <w:delText>S107</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E3BB68" w14:textId="77777777" w:rsidR="001D2698" w:rsidRDefault="00000000">
            <w:pPr>
              <w:rPr>
                <w:del w:id="14879" w:author="نویسنده" w:date="2026-10-18T12:19:01Z"/>
              </w:rPr>
            </w:pPr>
            <w:del w:id="14878" w:author="نویسنده" w:date="2026-10-18T12:19:01Z">
              <w:r>
                <w:rPr>
                  <w:sz w:val="13"/>
                  <w:szCs w:val="13"/>
                </w:rPr>
                <w:delText>R234</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9951E3" w14:textId="77777777" w:rsidR="001D2698" w:rsidRDefault="00000000">
            <w:pPr>
              <w:rPr>
                <w:del w:id="14881" w:author="نویسنده" w:date="2026-10-18T12:19:01Z"/>
              </w:rPr>
            </w:pPr>
            <w:del w:id="14880"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E7216A" w14:textId="77777777" w:rsidR="001D2698" w:rsidRDefault="00000000">
            <w:pPr>
              <w:rPr>
                <w:del w:id="14883" w:author="نویسنده" w:date="2026-10-18T12:19:01Z"/>
              </w:rPr>
            </w:pPr>
            <w:del w:id="14882" w:author="نویسنده" w:date="2026-10-18T12:19:01Z">
              <w:r>
                <w:rPr>
                  <w:sz w:val="13"/>
                  <w:szCs w:val="13"/>
                </w:rPr>
                <w:delText>Online training and financial incentives for teachers: Evidence from Bangladesh</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F9E94E" w14:textId="77777777" w:rsidR="001D2698" w:rsidRDefault="00000000">
            <w:pPr>
              <w:rPr>
                <w:del w:id="14885" w:author="نویسنده" w:date="2026-10-18T12:19:01Z"/>
              </w:rPr>
            </w:pPr>
            <w:del w:id="14884"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780A50" w14:textId="77777777" w:rsidR="001D2698" w:rsidRDefault="00000000">
            <w:pPr>
              <w:rPr>
                <w:del w:id="14887" w:author="نویسنده" w:date="2026-10-18T12:19:01Z"/>
              </w:rPr>
            </w:pPr>
            <w:del w:id="14886"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3062A5" w14:textId="77777777" w:rsidR="001D2698" w:rsidRDefault="00000000">
            <w:pPr>
              <w:rPr>
                <w:del w:id="14889" w:author="نویسنده" w:date="2026-10-18T12:19:01Z"/>
              </w:rPr>
            </w:pPr>
            <w:del w:id="14888" w:author="نویسنده" w:date="2026-10-18T12:19:01Z">
              <w:r>
                <w:rPr>
                  <w:sz w:val="13"/>
                  <w:szCs w:val="13"/>
                </w:rPr>
                <w:delText>Non-psych.: professional training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454E00" w14:textId="77777777" w:rsidR="001D2698" w:rsidRDefault="00000000">
            <w:pPr>
              <w:rPr>
                <w:del w:id="14891" w:author="نویسنده" w:date="2026-10-18T12:19:01Z"/>
              </w:rPr>
            </w:pPr>
            <w:del w:id="14890"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CE3754" w14:textId="77777777" w:rsidR="001D2698" w:rsidRDefault="00000000">
            <w:pPr>
              <w:rPr>
                <w:del w:id="14893" w:author="نویسنده" w:date="2026-10-18T12:19:01Z"/>
              </w:rPr>
            </w:pPr>
            <w:del w:id="14892"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2D8FD9" w14:textId="77777777" w:rsidR="001D2698" w:rsidRDefault="00000000">
            <w:pPr>
              <w:rPr>
                <w:del w:id="14895" w:author="نویسنده" w:date="2026-10-18T12:19:01Z"/>
              </w:rPr>
            </w:pPr>
            <w:del w:id="14894" w:author="نویسنده" w:date="2026-10-18T12:19:01Z">
              <w:r>
                <w:rPr>
                  <w:sz w:val="13"/>
                  <w:szCs w:val="13"/>
                </w:rPr>
                <w:delText>OLBI†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F434C0" w14:textId="77777777" w:rsidR="001D2698" w:rsidRDefault="00000000">
            <w:pPr>
              <w:rPr>
                <w:del w:id="14897" w:author="نویسنده" w:date="2026-10-18T12:19:01Z"/>
              </w:rPr>
            </w:pPr>
            <w:del w:id="14896" w:author="نویسنده" w:date="2026-10-18T12:19:01Z">
              <w:r>
                <w:rPr>
                  <w:sz w:val="13"/>
                  <w:szCs w:val="13"/>
                </w:rPr>
                <w:delText>1598</w:delText>
              </w:r>
            </w:del>
          </w:p>
        </w:tc>
      </w:tr>
      <w:tr w:rsidR="001D2698" w14:paraId="115A1B6C" w14:textId="77777777">
        <w:trPr>
          <w:del w:id="14921"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1CFF21" w14:textId="77777777" w:rsidR="001D2698" w:rsidRDefault="00000000">
            <w:pPr>
              <w:rPr>
                <w:del w:id="14900" w:author="نویسنده" w:date="2026-10-18T12:19:01Z"/>
              </w:rPr>
            </w:pPr>
            <w:del w:id="14899" w:author="نویسنده" w:date="2026-10-18T12:19:01Z">
              <w:r>
                <w:rPr>
                  <w:sz w:val="13"/>
                  <w:szCs w:val="13"/>
                </w:rPr>
                <w:delText>S108</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7445B2" w14:textId="77777777" w:rsidR="001D2698" w:rsidRDefault="00000000">
            <w:pPr>
              <w:rPr>
                <w:del w:id="14902" w:author="نویسنده" w:date="2026-10-18T12:19:01Z"/>
              </w:rPr>
            </w:pPr>
            <w:del w:id="14901" w:author="نویسنده" w:date="2026-10-18T12:19:01Z">
              <w:r>
                <w:rPr>
                  <w:sz w:val="13"/>
                  <w:szCs w:val="13"/>
                </w:rPr>
                <w:delText>R239</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A273B0" w14:textId="77777777" w:rsidR="001D2698" w:rsidRDefault="00000000">
            <w:pPr>
              <w:rPr>
                <w:del w:id="14904" w:author="نویسنده" w:date="2026-10-18T12:19:01Z"/>
              </w:rPr>
            </w:pPr>
            <w:del w:id="14903" w:author="نویسنده" w:date="2026-10-18T12:19:01Z">
              <w:r>
                <w:rPr>
                  <w:sz w:val="13"/>
                  <w:szCs w:val="13"/>
                </w:rPr>
                <w:delText>2026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3CFF5A" w14:textId="77777777" w:rsidR="001D2698" w:rsidRDefault="00000000">
            <w:pPr>
              <w:rPr>
                <w:del w:id="14906" w:author="نویسنده" w:date="2026-10-18T12:19:01Z"/>
              </w:rPr>
            </w:pPr>
            <w:del w:id="14905" w:author="نویسنده" w:date="2026-10-18T12:19:01Z">
              <w:r>
                <w:rPr>
                  <w:sz w:val="13"/>
                  <w:szCs w:val="13"/>
                </w:rPr>
                <w:delText>Comparing ambient scribes: a randomized crossover clinical trial addressing ambient…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1D066D" w14:textId="77777777" w:rsidR="001D2698" w:rsidRDefault="00000000">
            <w:pPr>
              <w:rPr>
                <w:del w:id="14908" w:author="نویسنده" w:date="2026-10-18T12:19:01Z"/>
              </w:rPr>
            </w:pPr>
            <w:del w:id="14907"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8C3833" w14:textId="77777777" w:rsidR="001D2698" w:rsidRDefault="00000000">
            <w:pPr>
              <w:rPr>
                <w:del w:id="14910" w:author="نویسنده" w:date="2026-10-18T12:19:01Z"/>
              </w:rPr>
            </w:pPr>
            <w:del w:id="14909" w:author="نویسنده" w:date="2026-10-18T12:19:01Z">
              <w:r>
                <w:rPr>
                  <w:sz w:val="13"/>
                  <w:szCs w:val="13"/>
                </w:rPr>
                <w:delText>AI scribe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54C3A2" w14:textId="77777777" w:rsidR="001D2698" w:rsidRDefault="00000000">
            <w:pPr>
              <w:rPr>
                <w:del w:id="14912" w:author="نویسنده" w:date="2026-10-18T12:19:01Z"/>
              </w:rPr>
            </w:pPr>
            <w:del w:id="14911" w:author="نویسنده" w:date="2026-10-18T12:19:01Z">
              <w:r>
                <w:rPr>
                  <w:sz w:val="13"/>
                  <w:szCs w:val="13"/>
                </w:rPr>
                <w:delText>Non-psych.: workflow automation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E20626" w14:textId="77777777" w:rsidR="001D2698" w:rsidRDefault="00000000">
            <w:pPr>
              <w:rPr>
                <w:del w:id="14914" w:author="نویسنده" w:date="2026-10-18T12:19:01Z"/>
              </w:rPr>
            </w:pPr>
            <w:del w:id="14913" w:author="نویسنده" w:date="2026-10-18T12:19:01Z">
              <w:r>
                <w:rPr>
                  <w:sz w:val="13"/>
                  <w:szCs w:val="13"/>
                </w:rPr>
                <w:delText>Head-to-head</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12DA03" w14:textId="77777777" w:rsidR="001D2698" w:rsidRDefault="00000000">
            <w:pPr>
              <w:rPr>
                <w:del w:id="14916" w:author="نویسنده" w:date="2026-10-18T12:19:01Z"/>
              </w:rPr>
            </w:pPr>
            <w:del w:id="14915" w:author="نویسنده" w:date="2026-10-18T12:19:01Z">
              <w:r>
                <w:rPr>
                  <w:sz w:val="13"/>
                  <w:szCs w:val="13"/>
                </w:rPr>
                <w:delText>B</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4288BE" w14:textId="77777777" w:rsidR="001D2698" w:rsidRDefault="00000000">
            <w:pPr>
              <w:rPr>
                <w:del w:id="14918" w:author="نویسنده" w:date="2026-10-18T12:19:01Z"/>
              </w:rPr>
            </w:pPr>
            <w:del w:id="14917" w:author="نویسنده" w:date="2026-10-18T12:19:01Z">
              <w:r>
                <w:rPr>
                  <w:sz w:val="13"/>
                  <w:szCs w:val="13"/>
                </w:rPr>
                <w:delText>CBI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84D131" w14:textId="77777777" w:rsidR="001D2698" w:rsidRDefault="00000000">
            <w:pPr>
              <w:rPr>
                <w:del w:id="14920" w:author="نویسنده" w:date="2026-10-18T12:19:01Z"/>
              </w:rPr>
            </w:pPr>
            <w:del w:id="14919" w:author="نویسنده" w:date="2026-10-18T12:19:01Z">
              <w:r>
                <w:rPr>
                  <w:sz w:val="13"/>
                  <w:szCs w:val="13"/>
                </w:rPr>
                <w:delText>160</w:delText>
              </w:r>
            </w:del>
          </w:p>
        </w:tc>
      </w:tr>
      <w:tr w:rsidR="001D2698" w14:paraId="4C6C74DF" w14:textId="77777777">
        <w:trPr>
          <w:del w:id="14944"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DAB0D0" w14:textId="77777777" w:rsidR="001D2698" w:rsidRDefault="00000000">
            <w:pPr>
              <w:rPr>
                <w:del w:id="14923" w:author="نویسنده" w:date="2026-10-18T12:19:01Z"/>
              </w:rPr>
            </w:pPr>
            <w:del w:id="14922" w:author="نویسنده" w:date="2026-10-18T12:19:01Z">
              <w:r>
                <w:rPr>
                  <w:sz w:val="13"/>
                  <w:szCs w:val="13"/>
                </w:rPr>
                <w:delText>S109</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BDE658" w14:textId="77777777" w:rsidR="001D2698" w:rsidRDefault="00000000">
            <w:pPr>
              <w:rPr>
                <w:del w:id="14925" w:author="نویسنده" w:date="2026-10-18T12:19:01Z"/>
              </w:rPr>
            </w:pPr>
            <w:del w:id="14924" w:author="نویسنده" w:date="2026-10-18T12:19:01Z">
              <w:r>
                <w:rPr>
                  <w:sz w:val="13"/>
                  <w:szCs w:val="13"/>
                </w:rPr>
                <w:delText>R243</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3A7C15" w14:textId="77777777" w:rsidR="001D2698" w:rsidRDefault="00000000">
            <w:pPr>
              <w:rPr>
                <w:del w:id="14927" w:author="نویسنده" w:date="2026-10-18T12:19:01Z"/>
              </w:rPr>
            </w:pPr>
            <w:del w:id="14926"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B721B8" w14:textId="77777777" w:rsidR="001D2698" w:rsidRDefault="00000000">
            <w:pPr>
              <w:rPr>
                <w:del w:id="14929" w:author="نویسنده" w:date="2026-10-18T12:19:01Z"/>
              </w:rPr>
            </w:pPr>
            <w:del w:id="14928" w:author="نویسنده" w:date="2026-10-18T12:19:01Z">
              <w:r>
                <w:rPr>
                  <w:sz w:val="13"/>
                  <w:szCs w:val="13"/>
                </w:rPr>
                <w:delText>Recruitment, retention and recouperation: lessons learned from a study aimed at…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9585DB" w14:textId="77777777" w:rsidR="001D2698" w:rsidRDefault="00000000">
            <w:pPr>
              <w:rPr>
                <w:del w:id="14931" w:author="نویسنده" w:date="2026-10-18T12:19:01Z"/>
              </w:rPr>
            </w:pPr>
            <w:del w:id="14930"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3CFFB3" w14:textId="77777777" w:rsidR="001D2698" w:rsidRDefault="00000000">
            <w:pPr>
              <w:rPr>
                <w:del w:id="14933" w:author="نویسنده" w:date="2026-10-18T12:19:01Z"/>
              </w:rPr>
            </w:pPr>
            <w:del w:id="14932"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2A210A" w14:textId="77777777" w:rsidR="001D2698" w:rsidRDefault="00000000">
            <w:pPr>
              <w:rPr>
                <w:del w:id="14935" w:author="نویسنده" w:date="2026-10-18T12:19:01Z"/>
              </w:rPr>
            </w:pPr>
            <w:del w:id="14934" w:author="نویسنده" w:date="2026-10-18T12:19:01Z">
              <w:r>
                <w:rPr>
                  <w:sz w:val="13"/>
                  <w:szCs w:val="13"/>
                </w:rPr>
                <w:delText>Tailored/combined</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423A26" w14:textId="77777777" w:rsidR="001D2698" w:rsidRDefault="00000000">
            <w:pPr>
              <w:rPr>
                <w:del w:id="14937" w:author="نویسنده" w:date="2026-10-18T12:19:01Z"/>
              </w:rPr>
            </w:pPr>
            <w:del w:id="14936" w:author="نویسنده" w:date="2026-10-18T12:19:01Z">
              <w:r>
                <w:rPr>
                  <w:sz w:val="13"/>
                  <w:szCs w:val="13"/>
                </w:rPr>
                <w:delText>Head-to-head</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BDA283" w14:textId="77777777" w:rsidR="001D2698" w:rsidRDefault="00000000">
            <w:pPr>
              <w:rPr>
                <w:del w:id="14939" w:author="نویسنده" w:date="2026-10-18T12:19:01Z"/>
              </w:rPr>
            </w:pPr>
            <w:del w:id="14938"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106C35" w14:textId="77777777" w:rsidR="001D2698" w:rsidRDefault="00000000">
            <w:pPr>
              <w:rPr>
                <w:del w:id="14941" w:author="نویسنده" w:date="2026-10-18T12:19:01Z"/>
              </w:rPr>
            </w:pPr>
            <w:del w:id="14940"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140764" w14:textId="77777777" w:rsidR="001D2698" w:rsidRDefault="00000000">
            <w:pPr>
              <w:rPr>
                <w:del w:id="14943" w:author="نویسنده" w:date="2026-10-18T12:19:01Z"/>
              </w:rPr>
            </w:pPr>
            <w:del w:id="14942" w:author="نویسنده" w:date="2026-10-18T12:19:01Z">
              <w:r>
                <w:rPr>
                  <w:sz w:val="13"/>
                  <w:szCs w:val="13"/>
                </w:rPr>
                <w:delText>58</w:delText>
              </w:r>
            </w:del>
          </w:p>
        </w:tc>
      </w:tr>
      <w:tr w:rsidR="001D2698" w14:paraId="0A0FDE36" w14:textId="77777777">
        <w:trPr>
          <w:del w:id="14967"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CC7E47" w14:textId="77777777" w:rsidR="001D2698" w:rsidRDefault="00000000">
            <w:pPr>
              <w:rPr>
                <w:del w:id="14946" w:author="نویسنده" w:date="2026-10-18T12:19:01Z"/>
              </w:rPr>
            </w:pPr>
            <w:del w:id="14945" w:author="نویسنده" w:date="2026-10-18T12:19:01Z">
              <w:r>
                <w:rPr>
                  <w:sz w:val="13"/>
                  <w:szCs w:val="13"/>
                </w:rPr>
                <w:delText>S110</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155FE0" w14:textId="77777777" w:rsidR="001D2698" w:rsidRDefault="00000000">
            <w:pPr>
              <w:rPr>
                <w:del w:id="14948" w:author="نویسنده" w:date="2026-10-18T12:19:01Z"/>
              </w:rPr>
            </w:pPr>
            <w:del w:id="14947" w:author="نویسنده" w:date="2026-10-18T12:19:01Z">
              <w:r>
                <w:rPr>
                  <w:sz w:val="13"/>
                  <w:szCs w:val="13"/>
                </w:rPr>
                <w:delText>R246</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0C1EC4" w14:textId="77777777" w:rsidR="001D2698" w:rsidRDefault="00000000">
            <w:pPr>
              <w:rPr>
                <w:del w:id="14950" w:author="نویسنده" w:date="2026-10-18T12:19:01Z"/>
              </w:rPr>
            </w:pPr>
            <w:del w:id="14949"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0531ED" w14:textId="77777777" w:rsidR="001D2698" w:rsidRDefault="00000000">
            <w:pPr>
              <w:rPr>
                <w:del w:id="14952" w:author="نویسنده" w:date="2026-10-18T12:19:01Z"/>
              </w:rPr>
            </w:pPr>
            <w:del w:id="14951" w:author="نویسنده" w:date="2026-10-18T12:19:01Z">
              <w:r>
                <w:rPr>
                  <w:sz w:val="13"/>
                  <w:szCs w:val="13"/>
                </w:rPr>
                <w:delText>The Impact of Loving-Kindness Meditation on Job-Related Burnout of Nurses Working in…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591A28" w14:textId="77777777" w:rsidR="001D2698" w:rsidRDefault="00000000">
            <w:pPr>
              <w:rPr>
                <w:del w:id="14954" w:author="نویسنده" w:date="2026-10-18T12:19:01Z"/>
              </w:rPr>
            </w:pPr>
            <w:del w:id="14953" w:author="نویسنده" w:date="2026-10-18T12:19:01Z">
              <w:r>
                <w:rPr>
                  <w:sz w:val="13"/>
                  <w:szCs w:val="13"/>
                </w:rPr>
                <w:delText>Nurses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4D27D4" w14:textId="77777777" w:rsidR="001D2698" w:rsidRDefault="00000000">
            <w:pPr>
              <w:rPr>
                <w:del w:id="14956" w:author="نویسنده" w:date="2026-10-18T12:19:01Z"/>
              </w:rPr>
            </w:pPr>
            <w:del w:id="14955" w:author="نویسنده" w:date="2026-10-18T12:19:01Z">
              <w:r>
                <w:rPr>
                  <w:sz w:val="13"/>
                  <w:szCs w:val="13"/>
                </w:rPr>
                <w:delText>Web</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FDCBCE" w14:textId="77777777" w:rsidR="001D2698" w:rsidRDefault="00000000">
            <w:pPr>
              <w:rPr>
                <w:del w:id="14958" w:author="نویسنده" w:date="2026-10-18T12:19:01Z"/>
              </w:rPr>
            </w:pPr>
            <w:del w:id="14957"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8064DD" w14:textId="77777777" w:rsidR="001D2698" w:rsidRDefault="00000000">
            <w:pPr>
              <w:rPr>
                <w:del w:id="14960" w:author="نویسنده" w:date="2026-10-18T12:19:01Z"/>
              </w:rPr>
            </w:pPr>
            <w:del w:id="14959"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AA79FC" w14:textId="77777777" w:rsidR="001D2698" w:rsidRDefault="00000000">
            <w:pPr>
              <w:rPr>
                <w:del w:id="14962" w:author="نویسنده" w:date="2026-10-18T12:19:01Z"/>
              </w:rPr>
            </w:pPr>
            <w:del w:id="14961"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166A3A" w14:textId="77777777" w:rsidR="001D2698" w:rsidRDefault="00000000">
            <w:pPr>
              <w:rPr>
                <w:del w:id="14964" w:author="نویسنده" w:date="2026-10-18T12:19:01Z"/>
              </w:rPr>
            </w:pPr>
            <w:del w:id="14963"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F5F6F5" w14:textId="77777777" w:rsidR="001D2698" w:rsidRDefault="00000000">
            <w:pPr>
              <w:rPr>
                <w:del w:id="14966" w:author="نویسنده" w:date="2026-10-18T12:19:01Z"/>
              </w:rPr>
            </w:pPr>
            <w:del w:id="14965" w:author="نویسنده" w:date="2026-10-18T12:19:01Z">
              <w:r>
                <w:rPr>
                  <w:sz w:val="13"/>
                  <w:szCs w:val="13"/>
                </w:rPr>
                <w:delText>66</w:delText>
              </w:r>
            </w:del>
          </w:p>
        </w:tc>
      </w:tr>
      <w:tr w:rsidR="001D2698" w14:paraId="5F2CDBE2" w14:textId="77777777">
        <w:trPr>
          <w:del w:id="14990"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CC82DA" w14:textId="77777777" w:rsidR="001D2698" w:rsidRDefault="00000000">
            <w:pPr>
              <w:rPr>
                <w:del w:id="14969" w:author="نویسنده" w:date="2026-10-18T12:19:01Z"/>
              </w:rPr>
            </w:pPr>
            <w:del w:id="14968" w:author="نویسنده" w:date="2026-10-18T12:19:01Z">
              <w:r>
                <w:rPr>
                  <w:sz w:val="13"/>
                  <w:szCs w:val="13"/>
                </w:rPr>
                <w:delText>S111</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C4B8BD" w14:textId="77777777" w:rsidR="001D2698" w:rsidRDefault="00000000">
            <w:pPr>
              <w:rPr>
                <w:del w:id="14971" w:author="نویسنده" w:date="2026-10-18T12:19:01Z"/>
              </w:rPr>
            </w:pPr>
            <w:del w:id="14970" w:author="نویسنده" w:date="2026-10-18T12:19:01Z">
              <w:r>
                <w:rPr>
                  <w:sz w:val="13"/>
                  <w:szCs w:val="13"/>
                </w:rPr>
                <w:delText>R247</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F018CF" w14:textId="77777777" w:rsidR="001D2698" w:rsidRDefault="00000000">
            <w:pPr>
              <w:rPr>
                <w:del w:id="14973" w:author="نویسنده" w:date="2026-10-18T12:19:01Z"/>
              </w:rPr>
            </w:pPr>
            <w:del w:id="14972"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F47121" w14:textId="77777777" w:rsidR="001D2698" w:rsidRDefault="00000000">
            <w:pPr>
              <w:rPr>
                <w:del w:id="14975" w:author="نویسنده" w:date="2026-10-18T12:19:01Z"/>
              </w:rPr>
            </w:pPr>
            <w:del w:id="14974" w:author="نویسنده" w:date="2026-10-18T12:19:01Z">
              <w:r>
                <w:rPr>
                  <w:sz w:val="13"/>
                  <w:szCs w:val="13"/>
                </w:rPr>
                <w:delText>Impact of heartfulness meditation practice compared to the gratitude practices 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A4ADBE" w14:textId="77777777" w:rsidR="001D2698" w:rsidRDefault="00000000">
            <w:pPr>
              <w:rPr>
                <w:del w:id="14977" w:author="نویسنده" w:date="2026-10-18T12:19:01Z"/>
              </w:rPr>
            </w:pPr>
            <w:del w:id="14976" w:author="نویسنده" w:date="2026-10-18T12:19:01Z">
              <w:r>
                <w:rPr>
                  <w:sz w:val="13"/>
                  <w:szCs w:val="13"/>
                </w:rPr>
                <w:delText>Healthcare (other/mixed)</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AA390E" w14:textId="77777777" w:rsidR="001D2698" w:rsidRDefault="00000000">
            <w:pPr>
              <w:rPr>
                <w:del w:id="14979" w:author="نویسنده" w:date="2026-10-18T12:19:01Z"/>
              </w:rPr>
            </w:pPr>
            <w:del w:id="14978"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5B7833" w14:textId="77777777" w:rsidR="001D2698" w:rsidRDefault="00000000">
            <w:pPr>
              <w:rPr>
                <w:del w:id="14981" w:author="نویسنده" w:date="2026-10-18T12:19:01Z"/>
              </w:rPr>
            </w:pPr>
            <w:del w:id="14980" w:author="نویسنده" w:date="2026-10-18T12:19:01Z">
              <w:r>
                <w:rPr>
                  <w:sz w:val="13"/>
                  <w:szCs w:val="13"/>
                </w:rPr>
                <w:delText>Mindfulness</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1EF326" w14:textId="77777777" w:rsidR="001D2698" w:rsidRDefault="00000000">
            <w:pPr>
              <w:rPr>
                <w:del w:id="14983" w:author="نویسنده" w:date="2026-10-18T12:19:01Z"/>
              </w:rPr>
            </w:pPr>
            <w:del w:id="14982"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62E29A" w14:textId="77777777" w:rsidR="001D2698" w:rsidRDefault="00000000">
            <w:pPr>
              <w:rPr>
                <w:del w:id="14985" w:author="نویسنده" w:date="2026-10-18T12:19:01Z"/>
              </w:rPr>
            </w:pPr>
            <w:del w:id="14984"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9C1A11" w14:textId="77777777" w:rsidR="001D2698" w:rsidRDefault="00000000">
            <w:pPr>
              <w:rPr>
                <w:del w:id="14987" w:author="نویسنده" w:date="2026-10-18T12:19:01Z"/>
              </w:rPr>
            </w:pPr>
            <w:del w:id="14986" w:author="نویسنده" w:date="2026-10-18T12:19:01Z">
              <w:r>
                <w:rPr>
                  <w:sz w:val="13"/>
                  <w:szCs w:val="13"/>
                </w:rPr>
                <w:delText>ProQOL</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A0DC36" w14:textId="77777777" w:rsidR="001D2698" w:rsidRDefault="00000000">
            <w:pPr>
              <w:rPr>
                <w:del w:id="14989" w:author="نویسنده" w:date="2026-10-18T12:19:01Z"/>
              </w:rPr>
            </w:pPr>
            <w:del w:id="14988" w:author="نویسنده" w:date="2026-10-18T12:19:01Z">
              <w:r>
                <w:rPr>
                  <w:sz w:val="13"/>
                  <w:szCs w:val="13"/>
                </w:rPr>
                <w:delText>83</w:delText>
              </w:r>
            </w:del>
          </w:p>
        </w:tc>
      </w:tr>
      <w:tr w:rsidR="001D2698" w14:paraId="62594EA9" w14:textId="77777777">
        <w:trPr>
          <w:del w:id="15013"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FC45E4" w14:textId="77777777" w:rsidR="001D2698" w:rsidRDefault="00000000">
            <w:pPr>
              <w:rPr>
                <w:del w:id="14992" w:author="نویسنده" w:date="2026-10-18T12:19:01Z"/>
              </w:rPr>
            </w:pPr>
            <w:del w:id="14991" w:author="نویسنده" w:date="2026-10-18T12:19:01Z">
              <w:r>
                <w:rPr>
                  <w:sz w:val="13"/>
                  <w:szCs w:val="13"/>
                </w:rPr>
                <w:delText>S112</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121F09" w14:textId="77777777" w:rsidR="001D2698" w:rsidRDefault="00000000">
            <w:pPr>
              <w:rPr>
                <w:del w:id="14994" w:author="نویسنده" w:date="2026-10-18T12:19:01Z"/>
              </w:rPr>
            </w:pPr>
            <w:del w:id="14993" w:author="نویسنده" w:date="2026-10-18T12:19:01Z">
              <w:r>
                <w:rPr>
                  <w:sz w:val="13"/>
                  <w:szCs w:val="13"/>
                </w:rPr>
                <w:delText>R248</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3D62A0" w14:textId="77777777" w:rsidR="001D2698" w:rsidRDefault="00000000">
            <w:pPr>
              <w:rPr>
                <w:del w:id="14996" w:author="نویسنده" w:date="2026-10-18T12:19:01Z"/>
              </w:rPr>
            </w:pPr>
            <w:del w:id="14995"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FD8378" w14:textId="77777777" w:rsidR="001D2698" w:rsidRDefault="00000000">
            <w:pPr>
              <w:rPr>
                <w:del w:id="14998" w:author="نویسنده" w:date="2026-10-18T12:19:01Z"/>
              </w:rPr>
            </w:pPr>
            <w:del w:id="14997" w:author="نویسنده" w:date="2026-10-18T12:19:01Z">
              <w:r>
                <w:rPr>
                  <w:sz w:val="13"/>
                  <w:szCs w:val="13"/>
                </w:rPr>
                <w:delText>Coaching Program to Address Burnout, Well-being, and Professional Development in…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A96970" w14:textId="77777777" w:rsidR="001D2698" w:rsidRDefault="00000000">
            <w:pPr>
              <w:rPr>
                <w:del w:id="15000" w:author="نویسنده" w:date="2026-10-18T12:19:01Z"/>
              </w:rPr>
            </w:pPr>
            <w:del w:id="14999"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3EB52C" w14:textId="77777777" w:rsidR="001D2698" w:rsidRDefault="00000000">
            <w:pPr>
              <w:rPr>
                <w:del w:id="15002" w:author="نویسنده" w:date="2026-10-18T12:19:01Z"/>
              </w:rPr>
            </w:pPr>
            <w:del w:id="15001"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B91767" w14:textId="77777777" w:rsidR="001D2698" w:rsidRDefault="00000000">
            <w:pPr>
              <w:rPr>
                <w:del w:id="15004" w:author="نویسنده" w:date="2026-10-18T12:19:01Z"/>
              </w:rPr>
            </w:pPr>
            <w:del w:id="15003" w:author="نویسنده" w:date="2026-10-18T12:19:01Z">
              <w:r>
                <w:rPr>
                  <w:sz w:val="13"/>
                  <w:szCs w:val="13"/>
                </w:rPr>
                <w:delText>Coaching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C389A8" w14:textId="77777777" w:rsidR="001D2698" w:rsidRDefault="00000000">
            <w:pPr>
              <w:rPr>
                <w:del w:id="15006" w:author="نویسنده" w:date="2026-10-18T12:19:01Z"/>
              </w:rPr>
            </w:pPr>
            <w:del w:id="15005"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84D790" w14:textId="77777777" w:rsidR="001D2698" w:rsidRDefault="00000000">
            <w:pPr>
              <w:rPr>
                <w:del w:id="15008" w:author="نویسنده" w:date="2026-10-18T12:19:01Z"/>
              </w:rPr>
            </w:pPr>
            <w:del w:id="15007"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4E6781" w14:textId="77777777" w:rsidR="001D2698" w:rsidRDefault="00000000">
            <w:pPr>
              <w:rPr>
                <w:del w:id="15010" w:author="نویسنده" w:date="2026-10-18T12:19:01Z"/>
              </w:rPr>
            </w:pPr>
            <w:del w:id="15009" w:author="نویسنده" w:date="2026-10-18T12:19:01Z">
              <w:r>
                <w:rPr>
                  <w:sz w:val="13"/>
                  <w:szCs w:val="13"/>
                </w:rPr>
                <w:delText>PFI†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E5C8E8" w14:textId="77777777" w:rsidR="001D2698" w:rsidRDefault="00000000">
            <w:pPr>
              <w:rPr>
                <w:del w:id="15012" w:author="نویسنده" w:date="2026-10-18T12:19:01Z"/>
              </w:rPr>
            </w:pPr>
            <w:del w:id="15011" w:author="نویسنده" w:date="2026-10-18T12:19:01Z">
              <w:r>
                <w:rPr>
                  <w:sz w:val="13"/>
                  <w:szCs w:val="13"/>
                </w:rPr>
                <w:delText>43</w:delText>
              </w:r>
            </w:del>
          </w:p>
        </w:tc>
      </w:tr>
      <w:tr w:rsidR="001D2698" w14:paraId="7E053816" w14:textId="77777777">
        <w:trPr>
          <w:del w:id="15036"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2B9631" w14:textId="77777777" w:rsidR="001D2698" w:rsidRDefault="00000000">
            <w:pPr>
              <w:rPr>
                <w:del w:id="15015" w:author="نویسنده" w:date="2026-10-18T12:19:01Z"/>
              </w:rPr>
            </w:pPr>
            <w:del w:id="15014" w:author="نویسنده" w:date="2026-10-18T12:19:01Z">
              <w:r>
                <w:rPr>
                  <w:sz w:val="13"/>
                  <w:szCs w:val="13"/>
                </w:rPr>
                <w:delText>S113</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2DA5BF" w14:textId="77777777" w:rsidR="001D2698" w:rsidRDefault="00000000">
            <w:pPr>
              <w:rPr>
                <w:del w:id="15017" w:author="نویسنده" w:date="2026-10-18T12:19:01Z"/>
              </w:rPr>
            </w:pPr>
            <w:del w:id="15016" w:author="نویسنده" w:date="2026-10-18T12:19:01Z">
              <w:r>
                <w:rPr>
                  <w:sz w:val="13"/>
                  <w:szCs w:val="13"/>
                </w:rPr>
                <w:delText>R251</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3C8952" w14:textId="77777777" w:rsidR="001D2698" w:rsidRDefault="00000000">
            <w:pPr>
              <w:rPr>
                <w:del w:id="15019" w:author="نویسنده" w:date="2026-10-18T12:19:01Z"/>
              </w:rPr>
            </w:pPr>
            <w:del w:id="15018" w:author="نویسنده" w:date="2026-10-18T12:19:01Z">
              <w:r>
                <w:rPr>
                  <w:sz w:val="13"/>
                  <w:szCs w:val="13"/>
                </w:rPr>
                <w:delText>2023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6CEF3A" w14:textId="77777777" w:rsidR="001D2698" w:rsidRDefault="00000000">
            <w:pPr>
              <w:rPr>
                <w:del w:id="15021" w:author="نویسنده" w:date="2026-10-18T12:19:01Z"/>
              </w:rPr>
            </w:pPr>
            <w:del w:id="15020" w:author="نویسنده" w:date="2026-10-18T12:19:01Z">
              <w:r>
                <w:rPr>
                  <w:sz w:val="13"/>
                  <w:szCs w:val="13"/>
                </w:rPr>
                <w:delText>Impact of a Virtual Professional Development Coaching Program on the Professional…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222EC8" w14:textId="77777777" w:rsidR="001D2698" w:rsidRDefault="00000000">
            <w:pPr>
              <w:rPr>
                <w:del w:id="15023" w:author="نویسنده" w:date="2026-10-18T12:19:01Z"/>
              </w:rPr>
            </w:pPr>
            <w:del w:id="15022" w:author="نویسنده" w:date="2026-10-18T12:19:01Z">
              <w:r>
                <w:rPr>
                  <w:sz w:val="13"/>
                  <w:szCs w:val="13"/>
                </w:rPr>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6976AA" w14:textId="77777777" w:rsidR="001D2698" w:rsidRDefault="00000000">
            <w:pPr>
              <w:rPr>
                <w:del w:id="15025" w:author="نویسنده" w:date="2026-10-18T12:19:01Z"/>
              </w:rPr>
            </w:pPr>
            <w:del w:id="15024"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FA2096" w14:textId="77777777" w:rsidR="001D2698" w:rsidRDefault="00000000">
            <w:pPr>
              <w:rPr>
                <w:del w:id="15027" w:author="نویسنده" w:date="2026-10-18T12:19:01Z"/>
              </w:rPr>
            </w:pPr>
            <w:del w:id="15026" w:author="نویسنده" w:date="2026-10-18T12:19:01Z">
              <w:r>
                <w:rPr>
                  <w:sz w:val="13"/>
                  <w:szCs w:val="13"/>
                </w:rPr>
                <w:delText>Coaching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C1099D" w14:textId="77777777" w:rsidR="001D2698" w:rsidRDefault="00000000">
            <w:pPr>
              <w:rPr>
                <w:del w:id="15029" w:author="نویسنده" w:date="2026-10-18T12:19:01Z"/>
              </w:rPr>
            </w:pPr>
            <w:del w:id="15028" w:author="نویسنده" w:date="2026-10-18T12:19:01Z">
              <w:r>
                <w:rPr>
                  <w:sz w:val="13"/>
                  <w:szCs w:val="13"/>
                </w:rPr>
                <w:delText>Active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9A8DE6" w14:textId="77777777" w:rsidR="001D2698" w:rsidRDefault="00000000">
            <w:pPr>
              <w:rPr>
                <w:del w:id="15031" w:author="نویسنده" w:date="2026-10-18T12:19:01Z"/>
              </w:rPr>
            </w:pPr>
            <w:del w:id="15030" w:author="نویسنده" w:date="2026-10-18T12:19:01Z">
              <w:r>
                <w:rPr>
                  <w:sz w:val="13"/>
                  <w:szCs w:val="13"/>
                </w:rPr>
                <w:delText>F</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427D6F" w14:textId="77777777" w:rsidR="001D2698" w:rsidRDefault="00000000">
            <w:pPr>
              <w:rPr>
                <w:del w:id="15033" w:author="نویسنده" w:date="2026-10-18T12:19:01Z"/>
              </w:rPr>
            </w:pPr>
            <w:del w:id="15032" w:author="نویسنده" w:date="2026-10-18T12:19:01Z">
              <w:r>
                <w:rPr>
                  <w:sz w:val="13"/>
                  <w:szCs w:val="13"/>
                </w:rPr>
                <w:delText>PFI†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D2CCBD" w14:textId="77777777" w:rsidR="001D2698" w:rsidRDefault="00000000">
            <w:pPr>
              <w:rPr>
                <w:del w:id="15035" w:author="نویسنده" w:date="2026-10-18T12:19:01Z"/>
              </w:rPr>
            </w:pPr>
            <w:del w:id="15034" w:author="نویسنده" w:date="2026-10-18T12:19:01Z">
              <w:r>
                <w:rPr>
                  <w:sz w:val="13"/>
                  <w:szCs w:val="13"/>
                </w:rPr>
                <w:delText>237</w:delText>
              </w:r>
            </w:del>
          </w:p>
        </w:tc>
      </w:tr>
      <w:tr w:rsidR="001D2698" w14:paraId="299F8E73" w14:textId="77777777">
        <w:trPr>
          <w:del w:id="15059"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45A47F" w14:textId="77777777" w:rsidR="001D2698" w:rsidRDefault="00000000">
            <w:pPr>
              <w:rPr>
                <w:del w:id="15038" w:author="نویسنده" w:date="2026-10-18T12:19:01Z"/>
              </w:rPr>
            </w:pPr>
            <w:del w:id="15037" w:author="نویسنده" w:date="2026-10-18T12:19:01Z">
              <w:r>
                <w:rPr>
                  <w:sz w:val="13"/>
                  <w:szCs w:val="13"/>
                </w:rPr>
                <w:delText>S114</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C46364" w14:textId="77777777" w:rsidR="001D2698" w:rsidRDefault="00000000">
            <w:pPr>
              <w:rPr>
                <w:del w:id="15040" w:author="نویسنده" w:date="2026-10-18T12:19:01Z"/>
              </w:rPr>
            </w:pPr>
            <w:del w:id="15039" w:author="نویسنده" w:date="2026-10-18T12:19:01Z">
              <w:r>
                <w:rPr>
                  <w:sz w:val="13"/>
                  <w:szCs w:val="13"/>
                </w:rPr>
                <w:delText>R262</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25E990" w14:textId="77777777" w:rsidR="001D2698" w:rsidRDefault="00000000">
            <w:pPr>
              <w:rPr>
                <w:del w:id="15042" w:author="نویسنده" w:date="2026-10-18T12:19:01Z"/>
              </w:rPr>
            </w:pPr>
            <w:del w:id="15041" w:author="نویسنده" w:date="2026-10-18T12:19:01Z">
              <w:r>
                <w:rPr>
                  <w:sz w:val="13"/>
                  <w:szCs w:val="13"/>
                </w:rPr>
                <w:delText>2025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7E2B6E" w14:textId="77777777" w:rsidR="001D2698" w:rsidRDefault="00000000">
            <w:pPr>
              <w:rPr>
                <w:del w:id="15044" w:author="نویسنده" w:date="2026-10-18T12:19:01Z"/>
              </w:rPr>
            </w:pPr>
            <w:del w:id="15043" w:author="نویسنده" w:date="2026-10-18T12:19:01Z">
              <w:r>
                <w:rPr>
                  <w:sz w:val="13"/>
                  <w:szCs w:val="13"/>
                </w:rPr>
                <w:delText xml:space="preserve">Professional Coaching to Reduce Physician </w:delText>
                <w:lastRenderedPageBreak/>
                <w:delText>Burnout: A Randomized Clinical Trial.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54E6F0" w14:textId="77777777" w:rsidR="001D2698" w:rsidRDefault="00000000">
            <w:pPr>
              <w:rPr>
                <w:del w:id="15046" w:author="نویسنده" w:date="2026-10-18T12:19:01Z"/>
              </w:rPr>
            </w:pPr>
            <w:del w:id="15045" w:author="نویسنده" w:date="2026-10-18T12:19:01Z">
              <w:r>
                <w:rPr>
                  <w:sz w:val="13"/>
                  <w:szCs w:val="13"/>
                </w:rPr>
                <w:lastRenderedPageBreak/>
                <w:delText>Physicians/trainees</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2C6613" w14:textId="77777777" w:rsidR="001D2698" w:rsidRDefault="00000000">
            <w:pPr>
              <w:rPr>
                <w:del w:id="15048" w:author="نویسنده" w:date="2026-10-18T12:19:01Z"/>
              </w:rPr>
            </w:pPr>
            <w:del w:id="15047"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54950F" w14:textId="77777777" w:rsidR="001D2698" w:rsidRDefault="00000000">
            <w:pPr>
              <w:rPr>
                <w:del w:id="15050" w:author="نویسنده" w:date="2026-10-18T12:19:01Z"/>
              </w:rPr>
            </w:pPr>
            <w:del w:id="15049" w:author="نویسنده" w:date="2026-10-18T12:19:01Z">
              <w:r>
                <w:rPr>
                  <w:sz w:val="13"/>
                  <w:szCs w:val="13"/>
                </w:rPr>
                <w:delText>Coaching</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73619" w14:textId="77777777" w:rsidR="001D2698" w:rsidRDefault="00000000">
            <w:pPr>
              <w:rPr>
                <w:del w:id="15052" w:author="نویسنده" w:date="2026-10-18T12:19:01Z"/>
              </w:rPr>
            </w:pPr>
            <w:del w:id="15051" w:author="نویسنده" w:date="2026-10-18T12:19:01Z">
              <w:r>
                <w:rPr>
                  <w:sz w:val="13"/>
                  <w:szCs w:val="13"/>
                </w:rPr>
                <w:delText>Waitlist</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1301CD" w14:textId="77777777" w:rsidR="001D2698" w:rsidRDefault="00000000">
            <w:pPr>
              <w:rPr>
                <w:del w:id="15054" w:author="نویسنده" w:date="2026-10-18T12:19:01Z"/>
              </w:rPr>
            </w:pPr>
            <w:del w:id="15053" w:author="نویسنده" w:date="2026-10-18T12:19:01Z">
              <w:r>
                <w:rPr>
                  <w:sz w:val="13"/>
                  <w:szCs w:val="13"/>
                </w:rPr>
                <w:delText>M</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38C91A" w14:textId="77777777" w:rsidR="001D2698" w:rsidRDefault="00000000">
            <w:pPr>
              <w:rPr>
                <w:del w:id="15056" w:author="نویسنده" w:date="2026-10-18T12:19:01Z"/>
              </w:rPr>
            </w:pPr>
            <w:del w:id="15055"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87A3B0" w14:textId="77777777" w:rsidR="001D2698" w:rsidRDefault="00000000">
            <w:pPr>
              <w:rPr>
                <w:del w:id="15058" w:author="نویسنده" w:date="2026-10-18T12:19:01Z"/>
              </w:rPr>
            </w:pPr>
            <w:del w:id="15057" w:author="نویسنده" w:date="2026-10-18T12:19:01Z">
              <w:r>
                <w:rPr>
                  <w:sz w:val="13"/>
                  <w:szCs w:val="13"/>
                </w:rPr>
                <w:delText>79</w:delText>
              </w:r>
            </w:del>
          </w:p>
        </w:tc>
      </w:tr>
      <w:tr w:rsidR="001D2698" w14:paraId="25E20743" w14:textId="77777777">
        <w:trPr>
          <w:del w:id="15082" w:author="نویسنده" w:date="2026-10-18T12:19:01Z"/>
        </w:trPr>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28A0D3" w14:textId="77777777" w:rsidR="001D2698" w:rsidRDefault="00000000">
            <w:pPr>
              <w:rPr>
                <w:del w:id="15061" w:author="نویسنده" w:date="2026-10-18T12:19:01Z"/>
              </w:rPr>
            </w:pPr>
            <w:del w:id="15060" w:author="نویسنده" w:date="2026-10-18T12:19:01Z">
              <w:r>
                <w:rPr>
                  <w:sz w:val="13"/>
                  <w:szCs w:val="13"/>
                </w:rPr>
                <w:delText>S116</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AEB0B1" w14:textId="77777777" w:rsidR="001D2698" w:rsidRDefault="00000000">
            <w:pPr>
              <w:rPr>
                <w:del w:id="15063" w:author="نویسنده" w:date="2026-10-18T12:19:01Z"/>
              </w:rPr>
            </w:pPr>
            <w:del w:id="15062" w:author="نویسنده" w:date="2026-10-18T12:19:01Z">
              <w:r>
                <w:rPr>
                  <w:sz w:val="13"/>
                  <w:szCs w:val="13"/>
                </w:rPr>
                <w:delText>R265</w:delText>
              </w:r>
            </w:del>
          </w:p>
        </w:tc>
        <w:tc>
          <w:tcPr>
            <w:tcW w:w="46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BD61AD" w14:textId="77777777" w:rsidR="001D2698" w:rsidRDefault="00000000">
            <w:pPr>
              <w:rPr>
                <w:del w:id="15065" w:author="نویسنده" w:date="2026-10-18T12:19:01Z"/>
              </w:rPr>
            </w:pPr>
            <w:del w:id="15064" w:author="نویسنده" w:date="2026-10-18T12:19:01Z">
              <w:r>
                <w:rPr>
                  <w:sz w:val="13"/>
                  <w:szCs w:val="13"/>
                </w:rPr>
                <w:delText>2024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58E87D" w14:textId="77777777" w:rsidR="001D2698" w:rsidRDefault="00000000">
            <w:pPr>
              <w:rPr>
                <w:del w:id="15067" w:author="نویسنده" w:date="2026-10-18T12:19:01Z"/>
              </w:rPr>
            </w:pPr>
            <w:del w:id="15066" w:author="نویسنده" w:date="2026-10-18T12:19:01Z">
              <w:r>
                <w:rPr>
                  <w:sz w:val="13"/>
                  <w:szCs w:val="13"/>
                </w:rPr>
                <w:delText>Effect of a mindfulness-based cognitive behavior therapy intervention on occupational…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DBD78E" w14:textId="77777777" w:rsidR="001D2698" w:rsidRDefault="00000000">
            <w:pPr>
              <w:rPr>
                <w:del w:id="15069" w:author="نویسنده" w:date="2026-10-18T12:19:01Z"/>
              </w:rPr>
            </w:pPr>
            <w:del w:id="15068" w:author="نویسنده" w:date="2026-10-18T12:19:01Z">
              <w:r>
                <w:rPr>
                  <w:sz w:val="13"/>
                  <w:szCs w:val="13"/>
                </w:rPr>
                <w:delText>Teachers/education</w:delText>
              </w:r>
            </w:del>
          </w:p>
        </w:tc>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E93BC1" w14:textId="77777777" w:rsidR="001D2698" w:rsidRDefault="00000000">
            <w:pPr>
              <w:rPr>
                <w:del w:id="15071" w:author="نویسنده" w:date="2026-10-18T12:19:01Z"/>
              </w:rPr>
            </w:pPr>
            <w:del w:id="15070" w:author="نویسنده" w:date="2026-10-18T12:19:01Z">
              <w:r>
                <w:rPr>
                  <w:sz w:val="13"/>
                  <w:szCs w:val="13"/>
                </w:rPr>
                <w:delText>Live online</w:delText>
              </w:r>
            </w:del>
          </w:p>
        </w:tc>
        <w:tc>
          <w:tcPr>
            <w:tcW w:w="112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A6146F" w14:textId="77777777" w:rsidR="001D2698" w:rsidRDefault="00000000">
            <w:pPr>
              <w:rPr>
                <w:del w:id="15073" w:author="نویسنده" w:date="2026-10-18T12:19:01Z"/>
              </w:rPr>
            </w:pPr>
            <w:del w:id="15072" w:author="نویسنده" w:date="2026-10-18T12:19:01Z">
              <w:r>
                <w:rPr>
                  <w:sz w:val="13"/>
                  <w:szCs w:val="13"/>
                </w:rPr>
                <w:delText>Tailored/combined</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6ABE70" w14:textId="77777777" w:rsidR="001D2698" w:rsidRDefault="00000000">
            <w:pPr>
              <w:rPr>
                <w:del w:id="15075" w:author="نویسنده" w:date="2026-10-18T12:19:01Z"/>
              </w:rPr>
            </w:pPr>
            <w:del w:id="15074" w:author="نویسنده" w:date="2026-10-18T12:19:01Z">
              <w:r>
                <w:rPr>
                  <w:sz w:val="13"/>
                  <w:szCs w:val="13"/>
                </w:rPr>
                <w:delText>Usual/none</w:delText>
              </w:r>
            </w:del>
          </w:p>
        </w:tc>
        <w:tc>
          <w:tcPr>
            <w:tcW w:w="37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18BFE7" w14:textId="77777777" w:rsidR="001D2698" w:rsidRDefault="00000000">
            <w:pPr>
              <w:rPr>
                <w:del w:id="15077" w:author="نویسنده" w:date="2026-10-18T12:19:01Z"/>
              </w:rPr>
            </w:pPr>
            <w:del w:id="15076" w:author="نویسنده" w:date="2026-10-18T12:19:01Z">
              <w:r>
                <w:rPr>
                  <w:sz w:val="13"/>
                  <w:szCs w:val="13"/>
                </w:rPr>
                <w:delText>N</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86EC71" w14:textId="77777777" w:rsidR="001D2698" w:rsidRDefault="00000000">
            <w:pPr>
              <w:rPr>
                <w:del w:id="15079" w:author="نویسنده" w:date="2026-10-18T12:19:01Z"/>
              </w:rPr>
            </w:pPr>
            <w:del w:id="15078" w:author="نویسنده" w:date="2026-10-18T12:19:01Z">
              <w:r>
                <w:rPr>
                  <w:sz w:val="13"/>
                  <w:szCs w:val="13"/>
                </w:rPr>
                <w:delText>MBI</w:delText>
              </w:r>
            </w:del>
          </w:p>
        </w:tc>
        <w:tc>
          <w:tcPr>
            <w:tcW w:w="5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2977B3" w14:textId="77777777" w:rsidR="001D2698" w:rsidRDefault="00000000">
            <w:pPr>
              <w:rPr>
                <w:del w:id="15081" w:author="نویسنده" w:date="2026-10-18T12:19:01Z"/>
              </w:rPr>
            </w:pPr>
            <w:del w:id="15080" w:author="نویسنده" w:date="2026-10-18T12:19:01Z">
              <w:r>
                <w:rPr>
                  <w:sz w:val="13"/>
                  <w:szCs w:val="13"/>
                </w:rPr>
                <w:delText>218</w:delText>
              </w:r>
            </w:del>
          </w:p>
        </w:tc>
      </w:tr>
      <w:tr w:rsidR="001D2698" w14:paraId="590821C9" w14:textId="77777777">
        <w:trPr>
          <w:del w:id="15094" w:author="نویسنده" w:date="2026-10-18T12:19:01Z"/>
        </w:trPr>
        <w:tc>
          <w:tcPr>
            <w:tcW w:w="562" w:type="dxa"/>
            <w:tcBorders>
              <w:top w:val="single" w:sz="4" w:space="0" w:color="808080"/>
              <w:left w:val="none" w:sz="0" w:space="0" w:color="FFFFFF"/>
              <w:bottom w:val="none" w:sz="0" w:space="0" w:color="FFFFFF"/>
              <w:right w:val="none" w:sz="0" w:space="0" w:color="FFFFFF"/>
            </w:tcBorders>
          </w:tcPr>
          <w:p w14:paraId="6B3D6B21" w14:textId="77777777" w:rsidR="001D2698" w:rsidRDefault="001D2698">
            <w:pPr>
              <w:rPr>
                <w:del w:id="15083" w:author="نویسنده" w:date="2026-10-18T12:19:01Z"/>
              </w:rPr>
            </w:pPr>
          </w:p>
        </w:tc>
        <w:tc>
          <w:tcPr>
            <w:tcW w:w="749" w:type="dxa"/>
            <w:tcBorders>
              <w:top w:val="single" w:sz="4" w:space="0" w:color="808080"/>
              <w:left w:val="none" w:sz="0" w:space="0" w:color="FFFFFF"/>
              <w:bottom w:val="none" w:sz="0" w:space="0" w:color="FFFFFF"/>
              <w:right w:val="none" w:sz="0" w:space="0" w:color="FFFFFF"/>
            </w:tcBorders>
          </w:tcPr>
          <w:p w14:paraId="2E43D05E" w14:textId="77777777" w:rsidR="001D2698" w:rsidRDefault="001D2698">
            <w:pPr>
              <w:rPr>
                <w:del w:id="15084" w:author="نویسنده" w:date="2026-10-18T12:19:01Z"/>
              </w:rPr>
            </w:pPr>
          </w:p>
        </w:tc>
        <w:tc>
          <w:tcPr>
            <w:tcW w:w="468" w:type="dxa"/>
            <w:tcBorders>
              <w:top w:val="single" w:sz="4" w:space="0" w:color="808080"/>
              <w:left w:val="none" w:sz="0" w:space="0" w:color="FFFFFF"/>
              <w:bottom w:val="none" w:sz="0" w:space="0" w:color="FFFFFF"/>
              <w:right w:val="none" w:sz="0" w:space="0" w:color="FFFFFF"/>
            </w:tcBorders>
          </w:tcPr>
          <w:p w14:paraId="7A9D77E4" w14:textId="77777777" w:rsidR="001D2698" w:rsidRDefault="001D2698">
            <w:pPr>
              <w:rPr>
                <w:del w:id="15085" w:author="نویسنده" w:date="2026-10-18T12:19:01Z"/>
              </w:rPr>
            </w:pPr>
          </w:p>
        </w:tc>
        <w:tc>
          <w:tcPr>
            <w:tcW w:w="2527" w:type="dxa"/>
            <w:tcBorders>
              <w:top w:val="single" w:sz="4" w:space="0" w:color="808080"/>
              <w:left w:val="none" w:sz="0" w:space="0" w:color="FFFFFF"/>
              <w:bottom w:val="none" w:sz="0" w:space="0" w:color="FFFFFF"/>
              <w:right w:val="none" w:sz="0" w:space="0" w:color="FFFFFF"/>
            </w:tcBorders>
          </w:tcPr>
          <w:p w14:paraId="060D6C8E" w14:textId="77777777" w:rsidR="001D2698" w:rsidRDefault="001D2698">
            <w:pPr>
              <w:rPr>
                <w:del w:id="15086" w:author="نویسنده" w:date="2026-10-18T12:19:01Z"/>
              </w:rPr>
            </w:pPr>
          </w:p>
        </w:tc>
        <w:tc>
          <w:tcPr>
            <w:tcW w:w="936" w:type="dxa"/>
            <w:tcBorders>
              <w:top w:val="single" w:sz="4" w:space="0" w:color="808080"/>
              <w:left w:val="none" w:sz="0" w:space="0" w:color="FFFFFF"/>
              <w:bottom w:val="none" w:sz="0" w:space="0" w:color="FFFFFF"/>
              <w:right w:val="none" w:sz="0" w:space="0" w:color="FFFFFF"/>
            </w:tcBorders>
          </w:tcPr>
          <w:p w14:paraId="4C0A277A" w14:textId="77777777" w:rsidR="001D2698" w:rsidRDefault="001D2698">
            <w:pPr>
              <w:rPr>
                <w:del w:id="15087" w:author="نویسنده" w:date="2026-10-18T12:19:01Z"/>
              </w:rPr>
            </w:pPr>
          </w:p>
        </w:tc>
        <w:tc>
          <w:tcPr>
            <w:tcW w:w="749" w:type="dxa"/>
            <w:tcBorders>
              <w:top w:val="single" w:sz="4" w:space="0" w:color="808080"/>
              <w:left w:val="none" w:sz="0" w:space="0" w:color="FFFFFF"/>
              <w:bottom w:val="none" w:sz="0" w:space="0" w:color="FFFFFF"/>
              <w:right w:val="none" w:sz="0" w:space="0" w:color="FFFFFF"/>
            </w:tcBorders>
          </w:tcPr>
          <w:p w14:paraId="3C994D62" w14:textId="77777777" w:rsidR="001D2698" w:rsidRDefault="001D2698">
            <w:pPr>
              <w:rPr>
                <w:del w:id="15088" w:author="نویسنده" w:date="2026-10-18T12:19:01Z"/>
              </w:rPr>
            </w:pPr>
          </w:p>
        </w:tc>
        <w:tc>
          <w:tcPr>
            <w:tcW w:w="1123" w:type="dxa"/>
            <w:tcBorders>
              <w:top w:val="single" w:sz="4" w:space="0" w:color="808080"/>
              <w:left w:val="none" w:sz="0" w:space="0" w:color="FFFFFF"/>
              <w:bottom w:val="none" w:sz="0" w:space="0" w:color="FFFFFF"/>
              <w:right w:val="none" w:sz="0" w:space="0" w:color="FFFFFF"/>
            </w:tcBorders>
          </w:tcPr>
          <w:p w14:paraId="603A8F2D" w14:textId="77777777" w:rsidR="001D2698" w:rsidRDefault="001D2698">
            <w:pPr>
              <w:rPr>
                <w:del w:id="15089" w:author="نویسنده" w:date="2026-10-18T12:19:01Z"/>
              </w:rPr>
            </w:pPr>
          </w:p>
        </w:tc>
        <w:tc>
          <w:tcPr>
            <w:tcW w:w="655" w:type="dxa"/>
            <w:tcBorders>
              <w:top w:val="single" w:sz="4" w:space="0" w:color="808080"/>
              <w:left w:val="none" w:sz="0" w:space="0" w:color="FFFFFF"/>
              <w:bottom w:val="none" w:sz="0" w:space="0" w:color="FFFFFF"/>
              <w:right w:val="none" w:sz="0" w:space="0" w:color="FFFFFF"/>
            </w:tcBorders>
          </w:tcPr>
          <w:p w14:paraId="4193A4BD" w14:textId="77777777" w:rsidR="001D2698" w:rsidRDefault="001D2698">
            <w:pPr>
              <w:rPr>
                <w:del w:id="15090" w:author="نویسنده" w:date="2026-10-18T12:19:01Z"/>
              </w:rPr>
            </w:pPr>
          </w:p>
        </w:tc>
        <w:tc>
          <w:tcPr>
            <w:tcW w:w="374" w:type="dxa"/>
            <w:tcBorders>
              <w:top w:val="single" w:sz="4" w:space="0" w:color="808080"/>
              <w:left w:val="none" w:sz="0" w:space="0" w:color="FFFFFF"/>
              <w:bottom w:val="none" w:sz="0" w:space="0" w:color="FFFFFF"/>
              <w:right w:val="none" w:sz="0" w:space="0" w:color="FFFFFF"/>
            </w:tcBorders>
          </w:tcPr>
          <w:p w14:paraId="5823B602" w14:textId="77777777" w:rsidR="001D2698" w:rsidRDefault="001D2698">
            <w:pPr>
              <w:rPr>
                <w:del w:id="15091" w:author="نویسنده" w:date="2026-10-18T12:19:01Z"/>
              </w:rPr>
            </w:pPr>
          </w:p>
        </w:tc>
        <w:tc>
          <w:tcPr>
            <w:tcW w:w="655" w:type="dxa"/>
            <w:tcBorders>
              <w:top w:val="single" w:sz="4" w:space="0" w:color="808080"/>
              <w:left w:val="none" w:sz="0" w:space="0" w:color="FFFFFF"/>
              <w:bottom w:val="none" w:sz="0" w:space="0" w:color="FFFFFF"/>
              <w:right w:val="none" w:sz="0" w:space="0" w:color="FFFFFF"/>
            </w:tcBorders>
          </w:tcPr>
          <w:p w14:paraId="6D0A5246" w14:textId="77777777" w:rsidR="001D2698" w:rsidRDefault="001D2698">
            <w:pPr>
              <w:rPr>
                <w:del w:id="15092" w:author="نویسنده" w:date="2026-10-18T12:19:01Z"/>
              </w:rPr>
            </w:pPr>
          </w:p>
        </w:tc>
        <w:tc>
          <w:tcPr>
            <w:tcW w:w="562" w:type="dxa"/>
            <w:tcBorders>
              <w:top w:val="single" w:sz="4" w:space="0" w:color="808080"/>
              <w:left w:val="none" w:sz="0" w:space="0" w:color="FFFFFF"/>
              <w:bottom w:val="none" w:sz="0" w:space="0" w:color="FFFFFF"/>
              <w:right w:val="none" w:sz="0" w:space="0" w:color="FFFFFF"/>
            </w:tcBorders>
          </w:tcPr>
          <w:p w14:paraId="400348AE" w14:textId="77777777" w:rsidR="001D2698" w:rsidRDefault="001D2698">
            <w:pPr>
              <w:rPr>
                <w:del w:id="15093" w:author="نویسنده" w:date="2026-10-18T12:19:01Z"/>
              </w:rPr>
            </w:pPr>
          </w:p>
        </w:tc>
      </w:tr>
    </w:tbl>
    <w:p>
      <w:pPr>
        <w:spacing w:before="60" w:after="240"/>
        <w:rPr>
          <w:del w:id="15096" w:author="نویسنده" w:date="2026-10-18T12:19:01Z"/>
        </w:rPr>
      </w:pPr>
      <w:del w:id="15095" w:author="نویسنده" w:date="2026-10-18T12:19:01Z">
        <w:r>
          <w:rPr>
            <w:sz w:val="18"/>
            <w:szCs w:val="18"/>
          </w:rPr>
          <w:delText xml:space="preserve">Result: direction of the burnout result reported in the abstract (F favors the intervention, M mixed, N no difference, B all arms improved, U unfavorable, R not stated); not an effect estimate. Burnout measure: instrument named in the abstract, or, marked †, identified from the full text (— not determined). n: participants randomized or, where only that was reported, analyzed (NR, not reported). DOIs and full titles are given in study_charting.csv.</w:delText>
        </w:r>
      </w:del>
    </w:p>
    <w:p>
      <w:pPr>
        <w:rPr>
          <w:del w:id="15098" w:author="نویسنده" w:date="2026-10-18T12:19:01Z"/>
        </w:rPr>
      </w:pPr>
      <w:del w:id="15097" w:author="نویسنده" w:date="2026-10-18T12:19:01Z">
        <w:r>
          <w:br w:type="page"/>
        </w:r>
      </w:del>
    </w:p>
    <w:p>
      <w:pPr>
        <w:pStyle w:val="Heading1"/>
        <w:spacing w:before="360" w:after="180"/>
        <w:rPr>
          <w:del w:id="15100" w:author="نویسنده" w:date="2026-10-18T12:19:01Z"/>
        </w:rPr>
      </w:pPr>
      <w:del w:id="15099" w:author="نویسنده" w:date="2026-10-18T12:19:01Z">
        <w:r>
          <w:rPr>
            <w:b/>
            <w:bCs/>
            <w:sz w:val="28"/>
            <w:szCs w:val="28"/>
          </w:rPr>
          <w:lastRenderedPageBreak/>
          <w:delText>Appendix D. Completed registrations on ClinicalTrials.gov</w:delText>
        </w:r>
      </w:del>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0"/>
        <w:gridCol w:w="2527"/>
        <w:gridCol w:w="936"/>
        <w:gridCol w:w="842"/>
        <w:gridCol w:w="655"/>
        <w:gridCol w:w="1498"/>
        <w:gridCol w:w="1872"/>
      </w:tblGrid>
      <w:tr w:rsidR="001D2698" w14:paraId="78AA2591" w14:textId="77777777">
        <w:trPr>
          <w:tblHeader/>
          <w:del w:id="15115" w:author="نویسنده" w:date="2026-10-18T12:19:01Z"/>
        </w:trPr>
        <w:tc>
          <w:tcPr>
            <w:tcW w:w="1030"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5754BE0A" w14:textId="77777777" w:rsidR="001D2698" w:rsidRDefault="00000000">
            <w:pPr>
              <w:rPr>
                <w:del w:id="15102" w:author="نویسنده" w:date="2026-10-18T12:19:01Z"/>
              </w:rPr>
            </w:pPr>
            <w:del w:id="15101" w:author="نویسنده" w:date="2026-10-18T12:19:01Z">
              <w:r>
                <w:rPr>
                  <w:b/>
                  <w:bCs/>
                  <w:sz w:val="13"/>
                  <w:szCs w:val="13"/>
                </w:rPr>
                <w:delText>Registration</w:delText>
              </w:r>
            </w:del>
          </w:p>
        </w:tc>
        <w:tc>
          <w:tcPr>
            <w:tcW w:w="2527"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690B6C22" w14:textId="77777777" w:rsidR="001D2698" w:rsidRDefault="00000000">
            <w:pPr>
              <w:rPr>
                <w:del w:id="15104" w:author="نویسنده" w:date="2026-10-18T12:19:01Z"/>
              </w:rPr>
            </w:pPr>
            <w:del w:id="15103" w:author="نویسنده" w:date="2026-10-18T12:19:01Z">
              <w:r>
                <w:rPr>
                  <w:b/>
                  <w:bCs/>
                  <w:sz w:val="13"/>
                  <w:szCs w:val="13"/>
                </w:rPr>
                <w:delText>Title</w:delText>
              </w:r>
            </w:del>
          </w:p>
        </w:tc>
        <w:tc>
          <w:tcPr>
            <w:tcW w:w="936"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764040C5" w14:textId="77777777" w:rsidR="001D2698" w:rsidRDefault="00000000">
            <w:pPr>
              <w:rPr>
                <w:del w:id="15106" w:author="نویسنده" w:date="2026-10-18T12:19:01Z"/>
              </w:rPr>
            </w:pPr>
            <w:del w:id="15105" w:author="نویسنده" w:date="2026-10-18T12:19:01Z">
              <w:r>
                <w:rPr>
                  <w:b/>
                  <w:bCs/>
                  <w:sz w:val="13"/>
                  <w:szCs w:val="13"/>
                </w:rPr>
                <w:delText>Allocation</w:delText>
              </w:r>
            </w:del>
          </w:p>
        </w:tc>
        <w:tc>
          <w:tcPr>
            <w:tcW w:w="842"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1A01BF67" w14:textId="77777777" w:rsidR="001D2698" w:rsidRDefault="00000000">
            <w:pPr>
              <w:rPr>
                <w:del w:id="15108" w:author="نویسنده" w:date="2026-10-18T12:19:01Z"/>
              </w:rPr>
            </w:pPr>
            <w:del w:id="15107" w:author="نویسنده" w:date="2026-10-18T12:19:01Z">
              <w:r>
                <w:rPr>
                  <w:b/>
                  <w:bCs/>
                  <w:sz w:val="13"/>
                  <w:szCs w:val="13"/>
                </w:rPr>
                <w:delText>Completion</w:delText>
              </w:r>
            </w:del>
          </w:p>
        </w:tc>
        <w:tc>
          <w:tcPr>
            <w:tcW w:w="655"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50189361" w14:textId="77777777" w:rsidR="001D2698" w:rsidRDefault="00000000">
            <w:pPr>
              <w:rPr>
                <w:del w:id="15110" w:author="نویسنده" w:date="2026-10-18T12:19:01Z"/>
              </w:rPr>
            </w:pPr>
            <w:del w:id="15109" w:author="نویسنده" w:date="2026-10-18T12:19:01Z">
              <w:r>
                <w:rPr>
                  <w:b/>
                  <w:bCs/>
                  <w:sz w:val="13"/>
                  <w:szCs w:val="13"/>
                </w:rPr>
                <w:delText>Enrolled</w:delText>
              </w:r>
            </w:del>
          </w:p>
        </w:tc>
        <w:tc>
          <w:tcPr>
            <w:tcW w:w="1498"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59DADC95" w14:textId="77777777" w:rsidR="001D2698" w:rsidRDefault="00000000">
            <w:pPr>
              <w:rPr>
                <w:del w:id="15112" w:author="نویسنده" w:date="2026-10-18T12:19:01Z"/>
              </w:rPr>
            </w:pPr>
            <w:del w:id="15111" w:author="نویسنده" w:date="2026-10-18T12:19:01Z">
              <w:r>
                <w:rPr>
                  <w:b/>
                  <w:bCs/>
                  <w:sz w:val="13"/>
                  <w:szCs w:val="13"/>
                </w:rPr>
                <w:delText>Status</w:delText>
              </w:r>
            </w:del>
          </w:p>
        </w:tc>
        <w:tc>
          <w:tcPr>
            <w:tcW w:w="1872"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3C4D32FF" w14:textId="77777777" w:rsidR="001D2698" w:rsidRDefault="00000000">
            <w:pPr>
              <w:rPr>
                <w:del w:id="15114" w:author="نویسنده" w:date="2026-10-18T12:19:01Z"/>
              </w:rPr>
            </w:pPr>
            <w:del w:id="15113" w:author="نویسنده" w:date="2026-10-18T12:19:01Z">
              <w:r>
                <w:rPr>
                  <w:b/>
                  <w:bCs/>
                  <w:sz w:val="13"/>
                  <w:szCs w:val="13"/>
                </w:rPr>
                <w:delText>Note</w:delText>
              </w:r>
            </w:del>
          </w:p>
        </w:tc>
      </w:tr>
      <w:tr w:rsidR="001D2698" w14:paraId="62C612FB" w14:textId="77777777">
        <w:trPr>
          <w:del w:id="15130"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703013" w14:textId="77777777" w:rsidR="001D2698" w:rsidRDefault="00000000">
            <w:pPr>
              <w:rPr>
                <w:del w:id="15117" w:author="نویسنده" w:date="2026-10-18T12:19:01Z"/>
              </w:rPr>
            </w:pPr>
            <w:del w:id="15116" w:author="نویسنده" w:date="2026-10-18T12:19:01Z">
              <w:r>
                <w:rPr>
                  <w:sz w:val="13"/>
                  <w:szCs w:val="13"/>
                </w:rPr>
                <w:delText>NCT04897165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F1213F" w14:textId="77777777" w:rsidR="001D2698" w:rsidRDefault="00000000">
            <w:pPr>
              <w:rPr>
                <w:del w:id="15119" w:author="نویسنده" w:date="2026-10-18T12:19:01Z"/>
              </w:rPr>
            </w:pPr>
            <w:del w:id="15118" w:author="نویسنده" w:date="2026-10-18T12:19:01Z">
              <w:r>
                <w:rPr>
                  <w:sz w:val="13"/>
                  <w:szCs w:val="13"/>
                </w:rPr>
                <w:delText>Resilience Training for Work-related Stress in Employees and the…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952749" w14:textId="77777777" w:rsidR="001D2698" w:rsidRDefault="00000000">
            <w:pPr>
              <w:rPr>
                <w:del w:id="15121" w:author="نویسنده" w:date="2026-10-18T12:19:01Z"/>
              </w:rPr>
            </w:pPr>
            <w:del w:id="15120" w:author="نویسنده" w:date="2026-10-18T12:19:01Z">
              <w:r>
                <w:rPr>
                  <w:sz w:val="13"/>
                  <w:szCs w:val="13"/>
                </w:rPr>
                <w:delText>non-randomized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10D43D" w14:textId="77777777" w:rsidR="001D2698" w:rsidRDefault="00000000">
            <w:pPr>
              <w:rPr>
                <w:del w:id="15123" w:author="نویسنده" w:date="2026-10-18T12:19:01Z"/>
              </w:rPr>
            </w:pPr>
            <w:del w:id="15122" w:author="نویسنده" w:date="2026-10-18T12:19:01Z">
              <w:r>
                <w:rPr>
                  <w:sz w:val="13"/>
                  <w:szCs w:val="13"/>
                </w:rPr>
                <w:delText>2016-12-19</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AB1541" w14:textId="77777777" w:rsidR="001D2698" w:rsidRDefault="00000000">
            <w:pPr>
              <w:rPr>
                <w:del w:id="15125" w:author="نویسنده" w:date="2026-10-18T12:19:01Z"/>
              </w:rPr>
            </w:pPr>
            <w:del w:id="15124" w:author="نویسنده" w:date="2026-10-18T12:19:01Z">
              <w:r>
                <w:rPr>
                  <w:sz w:val="13"/>
                  <w:szCs w:val="13"/>
                </w:rPr>
                <w:delText>90</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5B55E6" w14:textId="77777777" w:rsidR="001D2698" w:rsidRDefault="00000000">
            <w:pPr>
              <w:rPr>
                <w:del w:id="15127" w:author="نویسنده" w:date="2026-10-18T12:19:01Z"/>
              </w:rPr>
            </w:pPr>
            <w:del w:id="15126" w:author="نویسنده" w:date="2026-10-18T12:19:01Z">
              <w:r>
                <w:rPr>
                  <w:sz w:val="13"/>
                  <w:szCs w:val="13"/>
                </w:rPr>
                <w:delText>Not randomized (not assessed for results)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FB38FE" w14:textId="77777777" w:rsidR="001D2698" w:rsidRDefault="00000000">
            <w:pPr>
              <w:rPr>
                <w:del w:id="15129" w:author="نویسنده" w:date="2026-10-18T12:19:01Z"/>
              </w:rPr>
            </w:pPr>
            <w:del w:id="15128" w:author="نویسنده" w:date="2026-10-18T12:19:01Z">
              <w:r>
                <w:rPr>
                  <w:sz w:val="13"/>
                  <w:szCs w:val="13"/>
                </w:rPr>
                <w:delText>Results published (10.1007/s10484-024-09671-0; R007) without randomized allocation</w:delText>
              </w:r>
            </w:del>
          </w:p>
        </w:tc>
      </w:tr>
      <w:tr w:rsidR="001D2698" w14:paraId="775731E6" w14:textId="77777777">
        <w:trPr>
          <w:del w:id="15145"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D3158D" w14:textId="77777777" w:rsidR="001D2698" w:rsidRDefault="00000000">
            <w:pPr>
              <w:rPr>
                <w:del w:id="15132" w:author="نویسنده" w:date="2026-10-18T12:19:01Z"/>
              </w:rPr>
            </w:pPr>
            <w:del w:id="15131" w:author="نویسنده" w:date="2026-10-18T12:19:01Z">
              <w:r>
                <w:rPr>
                  <w:sz w:val="13"/>
                  <w:szCs w:val="13"/>
                </w:rPr>
                <w:delText>NCT02540317</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EEB16B" w14:textId="77777777" w:rsidR="001D2698" w:rsidRDefault="00000000">
            <w:pPr>
              <w:rPr>
                <w:del w:id="15134" w:author="نویسنده" w:date="2026-10-18T12:19:01Z"/>
              </w:rPr>
            </w:pPr>
            <w:del w:id="15133" w:author="نویسنده" w:date="2026-10-18T12:19:01Z">
              <w:r>
                <w:rPr>
                  <w:sz w:val="13"/>
                  <w:szCs w:val="13"/>
                </w:rPr>
                <w:delText>Internet-based Cognitive Behavior Therapy for Stress Disorders: a…</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191EA0" w14:textId="77777777" w:rsidR="001D2698" w:rsidRDefault="00000000">
            <w:pPr>
              <w:rPr>
                <w:del w:id="15136" w:author="نویسنده" w:date="2026-10-18T12:19:01Z"/>
              </w:rPr>
            </w:pPr>
            <w:del w:id="15135"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B8C846" w14:textId="77777777" w:rsidR="001D2698" w:rsidRDefault="00000000">
            <w:pPr>
              <w:rPr>
                <w:del w:id="15138" w:author="نویسنده" w:date="2026-10-18T12:19:01Z"/>
              </w:rPr>
            </w:pPr>
            <w:del w:id="15137" w:author="نویسنده" w:date="2026-10-18T12:19:01Z">
              <w:r>
                <w:rPr>
                  <w:sz w:val="13"/>
                  <w:szCs w:val="13"/>
                </w:rPr>
                <w:delText>2017-10-01</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E811B3" w14:textId="77777777" w:rsidR="001D2698" w:rsidRDefault="00000000">
            <w:pPr>
              <w:rPr>
                <w:del w:id="15140" w:author="نویسنده" w:date="2026-10-18T12:19:01Z"/>
              </w:rPr>
            </w:pPr>
            <w:del w:id="15139" w:author="نویسنده" w:date="2026-10-18T12:19:01Z">
              <w:r>
                <w:rPr>
                  <w:sz w:val="13"/>
                  <w:szCs w:val="13"/>
                </w:rPr>
                <w:delText>100</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FBEBEC" w14:textId="77777777" w:rsidR="001D2698" w:rsidRDefault="00000000">
            <w:pPr>
              <w:rPr>
                <w:del w:id="15142" w:author="نویسنده" w:date="2026-10-18T12:19:01Z"/>
              </w:rPr>
            </w:pPr>
            <w:del w:id="15141" w:author="نویسنده" w:date="2026-10-18T12:19:01Z">
              <w:r>
                <w:rPr>
                  <w:sz w:val="13"/>
                  <w:szCs w:val="13"/>
                </w:rPr>
                <w:delText>Results report published outside review scope</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96AC27" w14:textId="77777777" w:rsidR="001D2698" w:rsidRDefault="00000000">
            <w:pPr>
              <w:rPr>
                <w:del w:id="15144" w:author="نویسنده" w:date="2026-10-18T12:19:01Z"/>
              </w:rPr>
            </w:pPr>
            <w:del w:id="15143" w:author="نویسنده" w:date="2026-10-18T12:19:01Z">
              <w:r>
                <w:rPr>
                  <w:sz w:val="13"/>
                  <w:szCs w:val="13"/>
                </w:rPr>
                <w:delText>Results published (10.1159/000490742) in a clinical sample recruited on chronic stress, not on occupation</w:delText>
              </w:r>
            </w:del>
          </w:p>
        </w:tc>
      </w:tr>
      <w:tr w:rsidR="001D2698" w14:paraId="33B6E1AF" w14:textId="77777777">
        <w:trPr>
          <w:del w:id="15159"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224DAC" w14:textId="77777777" w:rsidR="001D2698" w:rsidRDefault="00000000">
            <w:pPr>
              <w:rPr>
                <w:del w:id="15147" w:author="نویسنده" w:date="2026-10-18T12:19:01Z"/>
              </w:rPr>
            </w:pPr>
            <w:del w:id="15146" w:author="نویسنده" w:date="2026-10-18T12:19:01Z">
              <w:r>
                <w:rPr>
                  <w:sz w:val="13"/>
                  <w:szCs w:val="13"/>
                </w:rPr>
                <w:delText>NCT04137081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0AA8E9" w14:textId="77777777" w:rsidR="001D2698" w:rsidRDefault="00000000">
            <w:pPr>
              <w:rPr>
                <w:del w:id="15149" w:author="نویسنده" w:date="2026-10-18T12:19:01Z"/>
              </w:rPr>
            </w:pPr>
            <w:del w:id="15148" w:author="نویسنده" w:date="2026-10-18T12:19:01Z">
              <w:r>
                <w:rPr>
                  <w:sz w:val="13"/>
                  <w:szCs w:val="13"/>
                </w:rPr>
                <w:delText>Unwinding Physician Anxiety</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FEBBEC" w14:textId="77777777" w:rsidR="001D2698" w:rsidRDefault="00000000">
            <w:pPr>
              <w:rPr>
                <w:del w:id="15151" w:author="نویسنده" w:date="2026-10-18T12:19:01Z"/>
              </w:rPr>
            </w:pPr>
            <w:del w:id="15150" w:author="نویسنده" w:date="2026-10-18T12:19:01Z">
              <w:r>
                <w:rPr>
                  <w:sz w:val="13"/>
                  <w:szCs w:val="13"/>
                </w:rPr>
                <w:delText>na</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7C3F4D" w14:textId="77777777" w:rsidR="001D2698" w:rsidRDefault="00000000">
            <w:pPr>
              <w:rPr>
                <w:del w:id="15153" w:author="نویسنده" w:date="2026-10-18T12:19:01Z"/>
              </w:rPr>
            </w:pPr>
            <w:del w:id="15152" w:author="نویسنده" w:date="2026-10-18T12:19:01Z">
              <w:r>
                <w:rPr>
                  <w:sz w:val="13"/>
                  <w:szCs w:val="13"/>
                </w:rPr>
                <w:delText>2018-08-28</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953C78" w14:textId="77777777" w:rsidR="001D2698" w:rsidRDefault="00000000">
            <w:pPr>
              <w:rPr>
                <w:del w:id="15155" w:author="نویسنده" w:date="2026-10-18T12:19:01Z"/>
              </w:rPr>
            </w:pPr>
            <w:del w:id="15154" w:author="نویسنده" w:date="2026-10-18T12:19:01Z">
              <w:r>
                <w:rPr>
                  <w:sz w:val="13"/>
                  <w:szCs w:val="13"/>
                </w:rPr>
                <w:delText>57</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3DBD15" w14:textId="77777777" w:rsidR="001D2698" w:rsidRDefault="00000000">
            <w:pPr>
              <w:rPr>
                <w:del w:id="15157" w:author="نویسنده" w:date="2026-10-18T12:19:01Z"/>
              </w:rPr>
            </w:pPr>
            <w:del w:id="15156" w:author="نویسنده" w:date="2026-10-18T12:19:01Z">
              <w:r>
                <w:rPr>
                  <w:sz w:val="13"/>
                  <w:szCs w:val="13"/>
                </w:rPr>
                <w:delText>Not randomized (not assessed for results)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8BA147" w14:textId="77777777" w:rsidR="001D2698" w:rsidRDefault="001D2698">
            <w:pPr>
              <w:rPr>
                <w:del w:id="15158" w:author="نویسنده" w:date="2026-10-18T12:19:01Z"/>
              </w:rPr>
            </w:pPr>
          </w:p>
        </w:tc>
      </w:tr>
      <w:tr w:rsidR="001D2698" w14:paraId="671229A1" w14:textId="77777777">
        <w:trPr>
          <w:del w:id="15174"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FCB598" w14:textId="77777777" w:rsidR="001D2698" w:rsidRDefault="00000000">
            <w:pPr>
              <w:rPr>
                <w:del w:id="15161" w:author="نویسنده" w:date="2026-10-18T12:19:01Z"/>
              </w:rPr>
            </w:pPr>
            <w:del w:id="15160" w:author="نویسنده" w:date="2026-10-18T12:19:01Z">
              <w:r>
                <w:rPr>
                  <w:sz w:val="13"/>
                  <w:szCs w:val="13"/>
                </w:rPr>
                <w:delText>NCT05246800</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CF327B" w14:textId="77777777" w:rsidR="001D2698" w:rsidRDefault="00000000">
            <w:pPr>
              <w:rPr>
                <w:del w:id="15163" w:author="نویسنده" w:date="2026-10-18T12:19:01Z"/>
              </w:rPr>
            </w:pPr>
            <w:del w:id="15162" w:author="نویسنده" w:date="2026-10-18T12:19:01Z">
              <w:r>
                <w:rPr>
                  <w:sz w:val="13"/>
                  <w:szCs w:val="13"/>
                </w:rPr>
                <w:delText xml:space="preserve">The Effectiveness of a Mindfulness Application on Perceived Stess</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D05D3F" w14:textId="77777777" w:rsidR="001D2698" w:rsidRDefault="00000000">
            <w:pPr>
              <w:rPr>
                <w:del w:id="15165" w:author="نویسنده" w:date="2026-10-18T12:19:01Z"/>
              </w:rPr>
            </w:pPr>
            <w:del w:id="15164"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95F515" w14:textId="77777777" w:rsidR="001D2698" w:rsidRDefault="00000000">
            <w:pPr>
              <w:rPr>
                <w:del w:id="15167" w:author="نویسنده" w:date="2026-10-18T12:19:01Z"/>
              </w:rPr>
            </w:pPr>
            <w:del w:id="15166" w:author="نویسنده" w:date="2026-10-18T12:19:01Z">
              <w:r>
                <w:rPr>
                  <w:sz w:val="13"/>
                  <w:szCs w:val="13"/>
                </w:rPr>
                <w:delText>2019-01-01</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E7ED22" w14:textId="77777777" w:rsidR="001D2698" w:rsidRDefault="00000000">
            <w:pPr>
              <w:rPr>
                <w:del w:id="15169" w:author="نویسنده" w:date="2026-10-18T12:19:01Z"/>
              </w:rPr>
            </w:pPr>
            <w:del w:id="15168" w:author="نویسنده" w:date="2026-10-18T12:19:01Z">
              <w:r>
                <w:rPr>
                  <w:sz w:val="13"/>
                  <w:szCs w:val="13"/>
                </w:rPr>
                <w:delText>587</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812EA2" w14:textId="77777777" w:rsidR="001D2698" w:rsidRDefault="00000000">
            <w:pPr>
              <w:rPr>
                <w:del w:id="15171" w:author="نویسنده" w:date="2026-10-18T12:19:01Z"/>
              </w:rPr>
            </w:pPr>
            <w:del w:id="15170" w:author="نویسنده" w:date="2026-10-18T12:19:01Z">
              <w:r>
                <w:rPr>
                  <w:sz w:val="13"/>
                  <w:szCs w:val="13"/>
                </w:rPr>
                <w:delText>Results report published outside review scope</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E6CB4E" w14:textId="77777777" w:rsidR="001D2698" w:rsidRDefault="00000000">
            <w:pPr>
              <w:rPr>
                <w:del w:id="15173" w:author="نویسنده" w:date="2026-10-18T12:19:01Z"/>
              </w:rPr>
            </w:pPr>
            <w:del w:id="15172" w:author="نویسنده" w:date="2026-10-18T12:19:01Z">
              <w:r>
                <w:rPr>
                  <w:sz w:val="13"/>
                  <w:szCs w:val="13"/>
                </w:rPr>
                <w:delText>Results published (10.2196/32123) in a non-clinical general-population sample</w:delText>
              </w:r>
            </w:del>
          </w:p>
        </w:tc>
      </w:tr>
      <w:tr w:rsidR="001D2698" w14:paraId="0127D8D8" w14:textId="77777777">
        <w:trPr>
          <w:del w:id="15188"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D3EB77" w14:textId="77777777" w:rsidR="001D2698" w:rsidRDefault="00000000">
            <w:pPr>
              <w:rPr>
                <w:del w:id="15176" w:author="نویسنده" w:date="2026-10-18T12:19:01Z"/>
              </w:rPr>
            </w:pPr>
            <w:del w:id="15175" w:author="نویسنده" w:date="2026-10-18T12:19:01Z">
              <w:r>
                <w:rPr>
                  <w:sz w:val="13"/>
                  <w:szCs w:val="13"/>
                </w:rPr>
                <w:delText>NCT03753360</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FD163C" w14:textId="77777777" w:rsidR="001D2698" w:rsidRDefault="00000000">
            <w:pPr>
              <w:rPr>
                <w:del w:id="15178" w:author="نویسنده" w:date="2026-10-18T12:19:01Z"/>
              </w:rPr>
            </w:pPr>
            <w:del w:id="15177" w:author="نویسنده" w:date="2026-10-18T12:19:01Z">
              <w:r>
                <w:rPr>
                  <w:sz w:val="13"/>
                  <w:szCs w:val="13"/>
                </w:rPr>
                <w:delText>Online Mindfulness Program for Stress Management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4AEC1E" w14:textId="77777777" w:rsidR="001D2698" w:rsidRDefault="00000000">
            <w:pPr>
              <w:rPr>
                <w:del w:id="15180" w:author="نویسنده" w:date="2026-10-18T12:19:01Z"/>
              </w:rPr>
            </w:pPr>
            <w:del w:id="15179"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50F917" w14:textId="77777777" w:rsidR="001D2698" w:rsidRDefault="00000000">
            <w:pPr>
              <w:rPr>
                <w:del w:id="15182" w:author="نویسنده" w:date="2026-10-18T12:19:01Z"/>
              </w:rPr>
            </w:pPr>
            <w:del w:id="15181" w:author="نویسنده" w:date="2026-10-18T12:19:01Z">
              <w:r>
                <w:rPr>
                  <w:sz w:val="13"/>
                  <w:szCs w:val="13"/>
                </w:rPr>
                <w:delText>2019-04-15</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70B80D" w14:textId="77777777" w:rsidR="001D2698" w:rsidRDefault="00000000">
            <w:pPr>
              <w:rPr>
                <w:del w:id="15184" w:author="نویسنده" w:date="2026-10-18T12:19:01Z"/>
              </w:rPr>
            </w:pPr>
            <w:del w:id="15183" w:author="نویسنده" w:date="2026-10-18T12:19:01Z">
              <w:r>
                <w:rPr>
                  <w:sz w:val="13"/>
                  <w:szCs w:val="13"/>
                </w:rPr>
                <w:delText>61</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51BC9E" w14:textId="77777777" w:rsidR="001D2698" w:rsidRDefault="00000000">
            <w:pPr>
              <w:rPr>
                <w:del w:id="15186" w:author="نویسنده" w:date="2026-10-18T12:19:01Z"/>
              </w:rPr>
            </w:pPr>
            <w:del w:id="15185" w:author="نویسنده" w:date="2026-10-18T12:19:01Z">
              <w:r>
                <w:rPr>
                  <w:sz w:val="13"/>
                  <w:szCs w:val="13"/>
                </w:rPr>
                <w:delText>No results report located</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BDB078" w14:textId="77777777" w:rsidR="001D2698" w:rsidRDefault="001D2698">
            <w:pPr>
              <w:rPr>
                <w:del w:id="15187" w:author="نویسنده" w:date="2026-10-18T12:19:01Z"/>
              </w:rPr>
            </w:pPr>
          </w:p>
        </w:tc>
      </w:tr>
      <w:tr w:rsidR="001D2698" w14:paraId="7EBB5475" w14:textId="77777777">
        <w:trPr>
          <w:del w:id="15203"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B6837F" w14:textId="77777777" w:rsidR="001D2698" w:rsidRDefault="00000000">
            <w:pPr>
              <w:rPr>
                <w:del w:id="15190" w:author="نویسنده" w:date="2026-10-18T12:19:01Z"/>
              </w:rPr>
            </w:pPr>
            <w:del w:id="15189" w:author="نویسنده" w:date="2026-10-18T12:19:01Z">
              <w:r>
                <w:rPr>
                  <w:sz w:val="13"/>
                  <w:szCs w:val="13"/>
                </w:rPr>
                <w:delText>NCT02603133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DFA5B6" w14:textId="77777777" w:rsidR="001D2698" w:rsidRDefault="00000000">
            <w:pPr>
              <w:rPr>
                <w:del w:id="15192" w:author="نویسنده" w:date="2026-10-18T12:19:01Z"/>
              </w:rPr>
            </w:pPr>
            <w:del w:id="15191" w:author="نویسنده" w:date="2026-10-18T12:19:01Z">
              <w:r>
                <w:rPr>
                  <w:sz w:val="13"/>
                  <w:szCs w:val="13"/>
                </w:rPr>
                <w:delText>Web-based Implementation for the Science of Enhancing Resilience Study</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E4FED3" w14:textId="77777777" w:rsidR="001D2698" w:rsidRDefault="00000000">
            <w:pPr>
              <w:rPr>
                <w:del w:id="15194" w:author="نویسنده" w:date="2026-10-18T12:19:01Z"/>
              </w:rPr>
            </w:pPr>
            <w:del w:id="15193"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10B7FA" w14:textId="77777777" w:rsidR="001D2698" w:rsidRDefault="00000000">
            <w:pPr>
              <w:rPr>
                <w:del w:id="15196" w:author="نویسنده" w:date="2026-10-18T12:19:01Z"/>
              </w:rPr>
            </w:pPr>
            <w:del w:id="15195" w:author="نویسنده" w:date="2026-10-18T12:19:01Z">
              <w:r>
                <w:rPr>
                  <w:sz w:val="13"/>
                  <w:szCs w:val="13"/>
                </w:rPr>
                <w:delText>2019-07</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6EA4B3" w14:textId="77777777" w:rsidR="001D2698" w:rsidRDefault="00000000">
            <w:pPr>
              <w:rPr>
                <w:del w:id="15198" w:author="نویسنده" w:date="2026-10-18T12:19:01Z"/>
              </w:rPr>
            </w:pPr>
            <w:del w:id="15197" w:author="نویسنده" w:date="2026-10-18T12:19:01Z">
              <w:r>
                <w:rPr>
                  <w:sz w:val="13"/>
                  <w:szCs w:val="13"/>
                </w:rPr>
                <w:delText>2650</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B12751" w14:textId="77777777" w:rsidR="001D2698" w:rsidRDefault="00000000">
            <w:pPr>
              <w:rPr>
                <w:del w:id="15200" w:author="نویسنده" w:date="2026-10-18T12:19:01Z"/>
              </w:rPr>
            </w:pPr>
            <w:del w:id="15199" w:author="نویسنده" w:date="2026-10-18T12:19:01Z">
              <w:r>
                <w:rPr>
                  <w:sz w:val="13"/>
                  <w:szCs w:val="13"/>
                </w:rPr>
                <w:delText>Results report included in this review</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3E226C" w14:textId="77777777" w:rsidR="001D2698" w:rsidRDefault="00000000">
            <w:pPr>
              <w:rPr>
                <w:del w:id="15202" w:author="نویسنده" w:date="2026-10-18T12:19:01Z"/>
              </w:rPr>
            </w:pPr>
            <w:del w:id="15201" w:author="نویسنده" w:date="2026-10-18T12:19:01Z">
              <w:r>
                <w:rPr>
                  <w:sz w:val="13"/>
                  <w:szCs w:val="13"/>
                </w:rPr>
                <w:delText>S045 (R076; R080; R136)</w:delText>
              </w:r>
            </w:del>
          </w:p>
        </w:tc>
      </w:tr>
      <w:tr w:rsidR="001D2698" w14:paraId="376FEB3A" w14:textId="77777777">
        <w:trPr>
          <w:del w:id="15218"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A41ACA" w14:textId="77777777" w:rsidR="001D2698" w:rsidRDefault="00000000">
            <w:pPr>
              <w:rPr>
                <w:del w:id="15205" w:author="نویسنده" w:date="2026-10-18T12:19:01Z"/>
              </w:rPr>
            </w:pPr>
            <w:del w:id="15204" w:author="نویسنده" w:date="2026-10-18T12:19:01Z">
              <w:r>
                <w:rPr>
                  <w:sz w:val="13"/>
                  <w:szCs w:val="13"/>
                </w:rPr>
                <w:delText>NCT03475290</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A4B52F" w14:textId="77777777" w:rsidR="001D2698" w:rsidRDefault="00000000">
            <w:pPr>
              <w:rPr>
                <w:del w:id="15207" w:author="نویسنده" w:date="2026-10-18T12:19:01Z"/>
              </w:rPr>
            </w:pPr>
            <w:del w:id="15206" w:author="نویسنده" w:date="2026-10-18T12:19:01Z">
              <w:r>
                <w:rPr>
                  <w:sz w:val="13"/>
                  <w:szCs w:val="13"/>
                </w:rPr>
                <w:delText>Internet-Based Intervention for Occupational Stress Among Medical…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C7CB61" w14:textId="77777777" w:rsidR="001D2698" w:rsidRDefault="00000000">
            <w:pPr>
              <w:rPr>
                <w:del w:id="15209" w:author="نویسنده" w:date="2026-10-18T12:19:01Z"/>
              </w:rPr>
            </w:pPr>
            <w:del w:id="15208"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D21318" w14:textId="77777777" w:rsidR="001D2698" w:rsidRDefault="00000000">
            <w:pPr>
              <w:rPr>
                <w:del w:id="15211" w:author="نویسنده" w:date="2026-10-18T12:19:01Z"/>
              </w:rPr>
            </w:pPr>
            <w:del w:id="15210" w:author="نویسنده" w:date="2026-10-18T12:19:01Z">
              <w:r>
                <w:rPr>
                  <w:sz w:val="13"/>
                  <w:szCs w:val="13"/>
                </w:rPr>
                <w:delText>2020-04-15</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3344CE" w14:textId="77777777" w:rsidR="001D2698" w:rsidRDefault="00000000">
            <w:pPr>
              <w:rPr>
                <w:del w:id="15213" w:author="نویسنده" w:date="2026-10-18T12:19:01Z"/>
              </w:rPr>
            </w:pPr>
            <w:del w:id="15212" w:author="نویسنده" w:date="2026-10-18T12:19:01Z">
              <w:r>
                <w:rPr>
                  <w:sz w:val="13"/>
                  <w:szCs w:val="13"/>
                </w:rPr>
                <w:delText>1240</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E35872" w14:textId="77777777" w:rsidR="001D2698" w:rsidRDefault="00000000">
            <w:pPr>
              <w:rPr>
                <w:del w:id="15215" w:author="نویسنده" w:date="2026-10-18T12:19:01Z"/>
              </w:rPr>
            </w:pPr>
            <w:del w:id="15214" w:author="نویسنده" w:date="2026-10-18T12:19:01Z">
              <w:r>
                <w:rPr>
                  <w:sz w:val="13"/>
                  <w:szCs w:val="13"/>
                </w:rPr>
                <w:delText>Results report included in this review</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C4DD70" w14:textId="77777777" w:rsidR="001D2698" w:rsidRDefault="00000000">
            <w:pPr>
              <w:rPr>
                <w:del w:id="15217" w:author="نویسنده" w:date="2026-10-18T12:19:01Z"/>
              </w:rPr>
            </w:pPr>
            <w:del w:id="15216" w:author="نویسنده" w:date="2026-10-18T12:19:01Z">
              <w:r>
                <w:rPr>
                  <w:sz w:val="13"/>
                  <w:szCs w:val="13"/>
                </w:rPr>
                <w:delText>S029 (R045)</w:delText>
              </w:r>
            </w:del>
          </w:p>
        </w:tc>
      </w:tr>
      <w:tr w:rsidR="001D2698" w14:paraId="13A33523" w14:textId="77777777">
        <w:trPr>
          <w:del w:id="15233"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9FEC3B" w14:textId="77777777" w:rsidR="001D2698" w:rsidRDefault="00000000">
            <w:pPr>
              <w:rPr>
                <w:del w:id="15220" w:author="نویسنده" w:date="2026-10-18T12:19:01Z"/>
              </w:rPr>
            </w:pPr>
            <w:del w:id="15219" w:author="نویسنده" w:date="2026-10-18T12:19:01Z">
              <w:r>
                <w:rPr>
                  <w:sz w:val="13"/>
                  <w:szCs w:val="13"/>
                </w:rPr>
                <w:delText>NCT04126564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367D4F" w14:textId="77777777" w:rsidR="001D2698" w:rsidRDefault="00000000">
            <w:pPr>
              <w:rPr>
                <w:del w:id="15222" w:author="نویسنده" w:date="2026-10-18T12:19:01Z"/>
              </w:rPr>
            </w:pPr>
            <w:del w:id="15221" w:author="نویسنده" w:date="2026-10-18T12:19:01Z">
              <w:r>
                <w:rPr>
                  <w:sz w:val="13"/>
                  <w:szCs w:val="13"/>
                </w:rPr>
                <w:delText>Inner Engineering Online (IEO) Intervention for a Specific Company…</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720C6D" w14:textId="77777777" w:rsidR="001D2698" w:rsidRDefault="00000000">
            <w:pPr>
              <w:rPr>
                <w:del w:id="15224" w:author="نویسنده" w:date="2026-10-18T12:19:01Z"/>
              </w:rPr>
            </w:pPr>
            <w:del w:id="15223"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538B70" w14:textId="77777777" w:rsidR="001D2698" w:rsidRDefault="00000000">
            <w:pPr>
              <w:rPr>
                <w:del w:id="15226" w:author="نویسنده" w:date="2026-10-18T12:19:01Z"/>
              </w:rPr>
            </w:pPr>
            <w:del w:id="15225" w:author="نویسنده" w:date="2026-10-18T12:19:01Z">
              <w:r>
                <w:rPr>
                  <w:sz w:val="13"/>
                  <w:szCs w:val="13"/>
                </w:rPr>
                <w:delText>2020-06-07</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19195D" w14:textId="77777777" w:rsidR="001D2698" w:rsidRDefault="00000000">
            <w:pPr>
              <w:rPr>
                <w:del w:id="15228" w:author="نویسنده" w:date="2026-10-18T12:19:01Z"/>
              </w:rPr>
            </w:pPr>
            <w:del w:id="15227" w:author="نویسنده" w:date="2026-10-18T12:19:01Z">
              <w:r>
                <w:rPr>
                  <w:sz w:val="13"/>
                  <w:szCs w:val="13"/>
                </w:rPr>
                <w:delText>71</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EB7D1" w14:textId="77777777" w:rsidR="001D2698" w:rsidRDefault="00000000">
            <w:pPr>
              <w:rPr>
                <w:del w:id="15230" w:author="نویسنده" w:date="2026-10-18T12:19:01Z"/>
              </w:rPr>
            </w:pPr>
            <w:del w:id="15229" w:author="نویسنده" w:date="2026-10-18T12:19:01Z">
              <w:r>
                <w:rPr>
                  <w:sz w:val="13"/>
                  <w:szCs w:val="13"/>
                </w:rPr>
                <w:delText>Results report included in this review</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0E74CA" w14:textId="77777777" w:rsidR="001D2698" w:rsidRDefault="00000000">
            <w:pPr>
              <w:rPr>
                <w:del w:id="15232" w:author="نویسنده" w:date="2026-10-18T12:19:01Z"/>
              </w:rPr>
            </w:pPr>
            <w:del w:id="15231" w:author="نویسنده" w:date="2026-10-18T12:19:01Z">
              <w:r>
                <w:rPr>
                  <w:sz w:val="13"/>
                  <w:szCs w:val="13"/>
                </w:rPr>
                <w:delText>S023 (R038)</w:delText>
              </w:r>
            </w:del>
          </w:p>
        </w:tc>
      </w:tr>
      <w:tr w:rsidR="001D2698" w14:paraId="326EA430" w14:textId="77777777">
        <w:trPr>
          <w:del w:id="15248"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3A4BB0" w14:textId="77777777" w:rsidR="001D2698" w:rsidRDefault="00000000">
            <w:pPr>
              <w:rPr>
                <w:del w:id="15235" w:author="نویسنده" w:date="2026-10-18T12:19:01Z"/>
              </w:rPr>
            </w:pPr>
            <w:del w:id="15234" w:author="نویسنده" w:date="2026-10-18T12:19:01Z">
              <w:r>
                <w:rPr>
                  <w:sz w:val="13"/>
                  <w:szCs w:val="13"/>
                </w:rPr>
                <w:delText>NCT04393818</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76A630" w14:textId="77777777" w:rsidR="001D2698" w:rsidRDefault="00000000">
            <w:pPr>
              <w:rPr>
                <w:del w:id="15237" w:author="نویسنده" w:date="2026-10-18T12:19:01Z"/>
              </w:rPr>
            </w:pPr>
            <w:del w:id="15236" w:author="نویسنده" w:date="2026-10-18T12:19:01Z">
              <w:r>
                <w:rPr>
                  <w:sz w:val="13"/>
                  <w:szCs w:val="13"/>
                </w:rPr>
                <w:delText>Mobile Phone Based Intervention to Protect Mental Health in…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D22DAA" w14:textId="77777777" w:rsidR="001D2698" w:rsidRDefault="00000000">
            <w:pPr>
              <w:rPr>
                <w:del w:id="15239" w:author="نویسنده" w:date="2026-10-18T12:19:01Z"/>
              </w:rPr>
            </w:pPr>
            <w:del w:id="15238"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2ED5BB" w14:textId="77777777" w:rsidR="001D2698" w:rsidRDefault="00000000">
            <w:pPr>
              <w:rPr>
                <w:del w:id="15241" w:author="نویسنده" w:date="2026-10-18T12:19:01Z"/>
              </w:rPr>
            </w:pPr>
            <w:del w:id="15240" w:author="نویسنده" w:date="2026-10-18T12:19:01Z">
              <w:r>
                <w:rPr>
                  <w:sz w:val="13"/>
                  <w:szCs w:val="13"/>
                </w:rPr>
                <w:delText>2020-08-24</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CA5441" w14:textId="77777777" w:rsidR="001D2698" w:rsidRDefault="00000000">
            <w:pPr>
              <w:rPr>
                <w:del w:id="15243" w:author="نویسنده" w:date="2026-10-18T12:19:01Z"/>
              </w:rPr>
            </w:pPr>
            <w:del w:id="15242" w:author="نویسنده" w:date="2026-10-18T12:19:01Z">
              <w:r>
                <w:rPr>
                  <w:sz w:val="13"/>
                  <w:szCs w:val="13"/>
                </w:rPr>
                <w:delText>560</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0F1BFA" w14:textId="77777777" w:rsidR="001D2698" w:rsidRDefault="00000000">
            <w:pPr>
              <w:rPr>
                <w:del w:id="15245" w:author="نویسنده" w:date="2026-10-18T12:19:01Z"/>
              </w:rPr>
            </w:pPr>
            <w:del w:id="15244" w:author="نویسنده" w:date="2026-10-18T12:19:01Z">
              <w:r>
                <w:rPr>
                  <w:sz w:val="13"/>
                  <w:szCs w:val="13"/>
                </w:rPr>
                <w:delText>Results report included in this review</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B121E7" w14:textId="77777777" w:rsidR="001D2698" w:rsidRDefault="00000000">
            <w:pPr>
              <w:rPr>
                <w:del w:id="15247" w:author="نویسنده" w:date="2026-10-18T12:19:01Z"/>
              </w:rPr>
            </w:pPr>
            <w:del w:id="15246" w:author="نویسنده" w:date="2026-10-18T12:19:01Z">
              <w:r>
                <w:rPr>
                  <w:sz w:val="13"/>
                  <w:szCs w:val="13"/>
                </w:rPr>
                <w:delText>S016 (R023)</w:delText>
              </w:r>
            </w:del>
          </w:p>
        </w:tc>
      </w:tr>
      <w:tr w:rsidR="001D2698" w14:paraId="2B2C1889" w14:textId="77777777">
        <w:trPr>
          <w:del w:id="15263"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9D9649" w14:textId="77777777" w:rsidR="001D2698" w:rsidRDefault="00000000">
            <w:pPr>
              <w:rPr>
                <w:del w:id="15250" w:author="نویسنده" w:date="2026-10-18T12:19:01Z"/>
              </w:rPr>
            </w:pPr>
            <w:del w:id="15249" w:author="نویسنده" w:date="2026-10-18T12:19:01Z">
              <w:r>
                <w:rPr>
                  <w:sz w:val="13"/>
                  <w:szCs w:val="13"/>
                </w:rPr>
                <w:delText>NCT04719351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9B47FD" w14:textId="77777777" w:rsidR="001D2698" w:rsidRDefault="00000000">
            <w:pPr>
              <w:rPr>
                <w:del w:id="15252" w:author="نویسنده" w:date="2026-10-18T12:19:01Z"/>
              </w:rPr>
            </w:pPr>
            <w:del w:id="15251" w:author="نویسنده" w:date="2026-10-18T12:19:01Z">
              <w:r>
                <w:rPr>
                  <w:sz w:val="13"/>
                  <w:szCs w:val="13"/>
                </w:rPr>
                <w:delText>The Use of a Mobile Application to Reduce Work-related Stress…</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2563BE" w14:textId="77777777" w:rsidR="001D2698" w:rsidRDefault="00000000">
            <w:pPr>
              <w:rPr>
                <w:del w:id="15254" w:author="نویسنده" w:date="2026-10-18T12:19:01Z"/>
              </w:rPr>
            </w:pPr>
            <w:del w:id="15253"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7037A8" w14:textId="77777777" w:rsidR="001D2698" w:rsidRDefault="00000000">
            <w:pPr>
              <w:rPr>
                <w:del w:id="15256" w:author="نویسنده" w:date="2026-10-18T12:19:01Z"/>
              </w:rPr>
            </w:pPr>
            <w:del w:id="15255" w:author="نویسنده" w:date="2026-10-18T12:19:01Z">
              <w:r>
                <w:rPr>
                  <w:sz w:val="13"/>
                  <w:szCs w:val="13"/>
                </w:rPr>
                <w:delText>2021-06-14</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13F462" w14:textId="77777777" w:rsidR="001D2698" w:rsidRDefault="00000000">
            <w:pPr>
              <w:rPr>
                <w:del w:id="15258" w:author="نویسنده" w:date="2026-10-18T12:19:01Z"/>
              </w:rPr>
            </w:pPr>
            <w:del w:id="15257" w:author="نویسنده" w:date="2026-10-18T12:19:01Z">
              <w:r>
                <w:rPr>
                  <w:sz w:val="13"/>
                  <w:szCs w:val="13"/>
                </w:rPr>
                <w:delText>330</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9330F6" w14:textId="77777777" w:rsidR="001D2698" w:rsidRDefault="00000000">
            <w:pPr>
              <w:rPr>
                <w:del w:id="15260" w:author="نویسنده" w:date="2026-10-18T12:19:01Z"/>
              </w:rPr>
            </w:pPr>
            <w:del w:id="15259" w:author="نویسنده" w:date="2026-10-18T12:19:01Z">
              <w:r>
                <w:rPr>
                  <w:sz w:val="13"/>
                  <w:szCs w:val="13"/>
                </w:rPr>
                <w:delText>Results report included in this review</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CA33A6" w14:textId="77777777" w:rsidR="001D2698" w:rsidRDefault="00000000">
            <w:pPr>
              <w:rPr>
                <w:del w:id="15262" w:author="نویسنده" w:date="2026-10-18T12:19:01Z"/>
              </w:rPr>
            </w:pPr>
            <w:del w:id="15261" w:author="نویسنده" w:date="2026-10-18T12:19:01Z">
              <w:r>
                <w:rPr>
                  <w:sz w:val="13"/>
                  <w:szCs w:val="13"/>
                </w:rPr>
                <w:delText>S086 (R146)</w:delText>
              </w:r>
            </w:del>
          </w:p>
        </w:tc>
      </w:tr>
      <w:tr w:rsidR="001D2698" w14:paraId="78056E45" w14:textId="77777777">
        <w:trPr>
          <w:del w:id="15278"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B60035" w14:textId="77777777" w:rsidR="001D2698" w:rsidRDefault="00000000">
            <w:pPr>
              <w:rPr>
                <w:del w:id="15265" w:author="نویسنده" w:date="2026-10-18T12:19:01Z"/>
              </w:rPr>
            </w:pPr>
            <w:del w:id="15264" w:author="نویسنده" w:date="2026-10-18T12:19:01Z">
              <w:r>
                <w:rPr>
                  <w:sz w:val="13"/>
                  <w:szCs w:val="13"/>
                </w:rPr>
                <w:delText>NCT04816708</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32D32F" w14:textId="77777777" w:rsidR="001D2698" w:rsidRDefault="00000000">
            <w:pPr>
              <w:rPr>
                <w:del w:id="15267" w:author="نویسنده" w:date="2026-10-18T12:19:01Z"/>
              </w:rPr>
            </w:pPr>
            <w:del w:id="15266" w:author="نویسنده" w:date="2026-10-18T12:19:01Z">
              <w:r>
                <w:rPr>
                  <w:sz w:val="13"/>
                  <w:szCs w:val="13"/>
                </w:rPr>
                <w:delText>A Self-directed Mobile Mindfulness Intervention to Address Distress…</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DC9B6D" w14:textId="77777777" w:rsidR="001D2698" w:rsidRDefault="00000000">
            <w:pPr>
              <w:rPr>
                <w:del w:id="15269" w:author="نویسنده" w:date="2026-10-18T12:19:01Z"/>
              </w:rPr>
            </w:pPr>
            <w:del w:id="15268"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4366E9" w14:textId="77777777" w:rsidR="001D2698" w:rsidRDefault="00000000">
            <w:pPr>
              <w:rPr>
                <w:del w:id="15271" w:author="نویسنده" w:date="2026-10-18T12:19:01Z"/>
              </w:rPr>
            </w:pPr>
            <w:del w:id="15270" w:author="نویسنده" w:date="2026-10-18T12:19:01Z">
              <w:r>
                <w:rPr>
                  <w:sz w:val="13"/>
                  <w:szCs w:val="13"/>
                </w:rPr>
                <w:delText>2022-02-04</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CFC8F8" w14:textId="77777777" w:rsidR="001D2698" w:rsidRDefault="00000000">
            <w:pPr>
              <w:rPr>
                <w:del w:id="15273" w:author="نویسنده" w:date="2026-10-18T12:19:01Z"/>
              </w:rPr>
            </w:pPr>
            <w:del w:id="15272" w:author="نویسنده" w:date="2026-10-18T12:19:01Z">
              <w:r>
                <w:rPr>
                  <w:sz w:val="13"/>
                  <w:szCs w:val="13"/>
                </w:rPr>
                <w:delText>102</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5DA125" w14:textId="77777777" w:rsidR="001D2698" w:rsidRDefault="00000000">
            <w:pPr>
              <w:rPr>
                <w:del w:id="15275" w:author="نویسنده" w:date="2026-10-18T12:19:01Z"/>
              </w:rPr>
            </w:pPr>
            <w:del w:id="15274" w:author="نویسنده" w:date="2026-10-18T12:19:01Z">
              <w:r>
                <w:rPr>
                  <w:sz w:val="13"/>
                  <w:szCs w:val="13"/>
                </w:rPr>
                <w:delText>Results report included in this review</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FBD41F" w14:textId="77777777" w:rsidR="001D2698" w:rsidRDefault="00000000">
            <w:pPr>
              <w:rPr>
                <w:del w:id="15277" w:author="نویسنده" w:date="2026-10-18T12:19:01Z"/>
              </w:rPr>
            </w:pPr>
            <w:del w:id="15276" w:author="نویسنده" w:date="2026-10-18T12:19:01Z">
              <w:r>
                <w:rPr>
                  <w:sz w:val="13"/>
                  <w:szCs w:val="13"/>
                </w:rPr>
                <w:delText>S069 (R125)</w:delText>
              </w:r>
            </w:del>
          </w:p>
        </w:tc>
      </w:tr>
      <w:tr w:rsidR="001D2698" w14:paraId="58BB1446" w14:textId="77777777">
        <w:trPr>
          <w:del w:id="15292"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643213" w14:textId="77777777" w:rsidR="001D2698" w:rsidRDefault="00000000">
            <w:pPr>
              <w:rPr>
                <w:del w:id="15280" w:author="نویسنده" w:date="2026-10-18T12:19:01Z"/>
              </w:rPr>
            </w:pPr>
            <w:del w:id="15279" w:author="نویسنده" w:date="2026-10-18T12:19:01Z">
              <w:r>
                <w:rPr>
                  <w:sz w:val="13"/>
                  <w:szCs w:val="13"/>
                </w:rPr>
                <w:delText>NCT04462484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E1B0AF" w14:textId="77777777" w:rsidR="001D2698" w:rsidRDefault="00000000">
            <w:pPr>
              <w:rPr>
                <w:del w:id="15282" w:author="نویسنده" w:date="2026-10-18T12:19:01Z"/>
              </w:rPr>
            </w:pPr>
            <w:del w:id="15281" w:author="نویسنده" w:date="2026-10-18T12:19:01Z">
              <w:r>
                <w:rPr>
                  <w:sz w:val="13"/>
                  <w:szCs w:val="13"/>
                </w:rPr>
                <w:delText>Online Self-care Training Program (MAGO Study)</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4402BE" w14:textId="77777777" w:rsidR="001D2698" w:rsidRDefault="00000000">
            <w:pPr>
              <w:rPr>
                <w:del w:id="15284" w:author="نویسنده" w:date="2026-10-18T12:19:01Z"/>
              </w:rPr>
            </w:pPr>
            <w:del w:id="15283"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29EC59" w14:textId="77777777" w:rsidR="001D2698" w:rsidRDefault="00000000">
            <w:pPr>
              <w:rPr>
                <w:del w:id="15286" w:author="نویسنده" w:date="2026-10-18T12:19:01Z"/>
              </w:rPr>
            </w:pPr>
            <w:del w:id="15285" w:author="نویسنده" w:date="2026-10-18T12:19:01Z">
              <w:r>
                <w:rPr>
                  <w:sz w:val="13"/>
                  <w:szCs w:val="13"/>
                </w:rPr>
                <w:delText>2022-02-13</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5CC416" w14:textId="77777777" w:rsidR="001D2698" w:rsidRDefault="00000000">
            <w:pPr>
              <w:rPr>
                <w:del w:id="15288" w:author="نویسنده" w:date="2026-10-18T12:19:01Z"/>
              </w:rPr>
            </w:pPr>
            <w:del w:id="15287" w:author="نویسنده" w:date="2026-10-18T12:19:01Z">
              <w:r>
                <w:rPr>
                  <w:sz w:val="13"/>
                  <w:szCs w:val="13"/>
                </w:rPr>
                <w:delText>74</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DB4ADA" w14:textId="77777777" w:rsidR="001D2698" w:rsidRDefault="00000000">
            <w:pPr>
              <w:rPr>
                <w:del w:id="15290" w:author="نویسنده" w:date="2026-10-18T12:19:01Z"/>
              </w:rPr>
            </w:pPr>
            <w:del w:id="15289" w:author="نویسنده" w:date="2026-10-18T12:19:01Z">
              <w:r>
                <w:rPr>
                  <w:sz w:val="13"/>
                  <w:szCs w:val="13"/>
                </w:rPr>
                <w:delText>No results report located</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D342EC" w14:textId="77777777" w:rsidR="001D2698" w:rsidRDefault="001D2698">
            <w:pPr>
              <w:rPr>
                <w:del w:id="15291" w:author="نویسنده" w:date="2026-10-18T12:19:01Z"/>
              </w:rPr>
            </w:pPr>
          </w:p>
        </w:tc>
      </w:tr>
      <w:tr w:rsidR="001D2698" w14:paraId="00D6BEAB" w14:textId="77777777">
        <w:trPr>
          <w:del w:id="15306"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05B8A5" w14:textId="77777777" w:rsidR="001D2698" w:rsidRDefault="00000000">
            <w:pPr>
              <w:rPr>
                <w:del w:id="15294" w:author="نویسنده" w:date="2026-10-18T12:19:01Z"/>
              </w:rPr>
            </w:pPr>
            <w:del w:id="15293" w:author="نویسنده" w:date="2026-10-18T12:19:01Z">
              <w:r>
                <w:rPr>
                  <w:sz w:val="13"/>
                  <w:szCs w:val="13"/>
                </w:rPr>
                <w:delText>NCT05343208</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89450B" w14:textId="77777777" w:rsidR="001D2698" w:rsidRDefault="00000000">
            <w:pPr>
              <w:rPr>
                <w:del w:id="15296" w:author="نویسنده" w:date="2026-10-18T12:19:01Z"/>
              </w:rPr>
            </w:pPr>
            <w:del w:id="15295" w:author="نویسنده" w:date="2026-10-18T12:19:01Z">
              <w:r>
                <w:rPr>
                  <w:sz w:val="13"/>
                  <w:szCs w:val="13"/>
                </w:rPr>
                <w:delText>Effectiveness of Online Therapy to Prevent Burnout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2A8C31" w14:textId="77777777" w:rsidR="001D2698" w:rsidRDefault="00000000">
            <w:pPr>
              <w:rPr>
                <w:del w:id="15298" w:author="نویسنده" w:date="2026-10-18T12:19:01Z"/>
              </w:rPr>
            </w:pPr>
            <w:del w:id="15297" w:author="نویسنده" w:date="2026-10-18T12:19:01Z">
              <w:r>
                <w:rPr>
                  <w:sz w:val="13"/>
                  <w:szCs w:val="13"/>
                </w:rPr>
                <w:delText>non-randomized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50FB70" w14:textId="77777777" w:rsidR="001D2698" w:rsidRDefault="00000000">
            <w:pPr>
              <w:rPr>
                <w:del w:id="15300" w:author="نویسنده" w:date="2026-10-18T12:19:01Z"/>
              </w:rPr>
            </w:pPr>
            <w:del w:id="15299" w:author="نویسنده" w:date="2026-10-18T12:19:01Z">
              <w:r>
                <w:rPr>
                  <w:sz w:val="13"/>
                  <w:szCs w:val="13"/>
                </w:rPr>
                <w:delText>2022-04-04</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CA9DAC" w14:textId="77777777" w:rsidR="001D2698" w:rsidRDefault="00000000">
            <w:pPr>
              <w:rPr>
                <w:del w:id="15302" w:author="نویسنده" w:date="2026-10-18T12:19:01Z"/>
              </w:rPr>
            </w:pPr>
            <w:del w:id="15301" w:author="نویسنده" w:date="2026-10-18T12:19:01Z">
              <w:r>
                <w:rPr>
                  <w:sz w:val="13"/>
                  <w:szCs w:val="13"/>
                </w:rPr>
                <w:delText>50</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0FD335" w14:textId="77777777" w:rsidR="001D2698" w:rsidRDefault="00000000">
            <w:pPr>
              <w:rPr>
                <w:del w:id="15304" w:author="نویسنده" w:date="2026-10-18T12:19:01Z"/>
              </w:rPr>
            </w:pPr>
            <w:del w:id="15303" w:author="نویسنده" w:date="2026-10-18T12:19:01Z">
              <w:r>
                <w:rPr>
                  <w:sz w:val="13"/>
                  <w:szCs w:val="13"/>
                </w:rPr>
                <w:delText>Not randomized (not assessed for results)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267EAF" w14:textId="77777777" w:rsidR="001D2698" w:rsidRDefault="001D2698">
            <w:pPr>
              <w:rPr>
                <w:del w:id="15305" w:author="نویسنده" w:date="2026-10-18T12:19:01Z"/>
              </w:rPr>
            </w:pPr>
          </w:p>
        </w:tc>
      </w:tr>
      <w:tr w:rsidR="001D2698" w14:paraId="740676F2" w14:textId="77777777">
        <w:trPr>
          <w:del w:id="15320"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5D5759" w14:textId="77777777" w:rsidR="001D2698" w:rsidRDefault="00000000">
            <w:pPr>
              <w:rPr>
                <w:del w:id="15308" w:author="نویسنده" w:date="2026-10-18T12:19:01Z"/>
              </w:rPr>
            </w:pPr>
            <w:del w:id="15307" w:author="نویسنده" w:date="2026-10-18T12:19:01Z">
              <w:r>
                <w:rPr>
                  <w:sz w:val="13"/>
                  <w:szCs w:val="13"/>
                </w:rPr>
                <w:delText>NCT05085132</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ECD823" w14:textId="77777777" w:rsidR="001D2698" w:rsidRDefault="00000000">
            <w:pPr>
              <w:rPr>
                <w:del w:id="15310" w:author="نویسنده" w:date="2026-10-18T12:19:01Z"/>
              </w:rPr>
            </w:pPr>
            <w:del w:id="15309" w:author="نویسنده" w:date="2026-10-18T12:19:01Z">
              <w:r>
                <w:rPr>
                  <w:sz w:val="13"/>
                  <w:szCs w:val="13"/>
                </w:rPr>
                <w:delText xml:space="preserve">An Efficacy Trial of the MindFi App for Stress, Well-being, and…</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2C7DBF" w14:textId="77777777" w:rsidR="001D2698" w:rsidRDefault="00000000">
            <w:pPr>
              <w:rPr>
                <w:del w:id="15312" w:author="نویسنده" w:date="2026-10-18T12:19:01Z"/>
              </w:rPr>
            </w:pPr>
            <w:del w:id="15311"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E0E9B8" w14:textId="77777777" w:rsidR="001D2698" w:rsidRDefault="00000000">
            <w:pPr>
              <w:rPr>
                <w:del w:id="15314" w:author="نویسنده" w:date="2026-10-18T12:19:01Z"/>
              </w:rPr>
            </w:pPr>
            <w:del w:id="15313" w:author="نویسنده" w:date="2026-10-18T12:19:01Z">
              <w:r>
                <w:rPr>
                  <w:sz w:val="13"/>
                  <w:szCs w:val="13"/>
                </w:rPr>
                <w:delText>2022-05-31</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730FD0" w14:textId="77777777" w:rsidR="001D2698" w:rsidRDefault="00000000">
            <w:pPr>
              <w:rPr>
                <w:del w:id="15316" w:author="نویسنده" w:date="2026-10-18T12:19:01Z"/>
              </w:rPr>
            </w:pPr>
            <w:del w:id="15315" w:author="نویسنده" w:date="2026-10-18T12:19:01Z">
              <w:r>
                <w:rPr>
                  <w:sz w:val="13"/>
                  <w:szCs w:val="13"/>
                </w:rPr>
                <w:delText>192</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325B7B" w14:textId="77777777" w:rsidR="001D2698" w:rsidRDefault="00000000">
            <w:pPr>
              <w:rPr>
                <w:del w:id="15318" w:author="نویسنده" w:date="2026-10-18T12:19:01Z"/>
              </w:rPr>
            </w:pPr>
            <w:del w:id="15317" w:author="نویسنده" w:date="2026-10-18T12:19:01Z">
              <w:r>
                <w:rPr>
                  <w:sz w:val="13"/>
                  <w:szCs w:val="13"/>
                </w:rPr>
                <w:delText>No results report located</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EC4B03" w14:textId="77777777" w:rsidR="001D2698" w:rsidRDefault="001D2698">
            <w:pPr>
              <w:rPr>
                <w:del w:id="15319" w:author="نویسنده" w:date="2026-10-18T12:19:01Z"/>
              </w:rPr>
            </w:pPr>
          </w:p>
        </w:tc>
      </w:tr>
      <w:tr w:rsidR="001D2698" w14:paraId="34889DE4" w14:textId="77777777">
        <w:trPr>
          <w:del w:id="15334"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0E1F58" w14:textId="77777777" w:rsidR="001D2698" w:rsidRDefault="00000000">
            <w:pPr>
              <w:rPr>
                <w:del w:id="15322" w:author="نویسنده" w:date="2026-10-18T12:19:01Z"/>
              </w:rPr>
            </w:pPr>
            <w:del w:id="15321" w:author="نویسنده" w:date="2026-10-18T12:19:01Z">
              <w:r>
                <w:rPr>
                  <w:sz w:val="13"/>
                  <w:szCs w:val="13"/>
                </w:rPr>
                <w:delText>NCT05289596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D54F82" w14:textId="77777777" w:rsidR="001D2698" w:rsidRDefault="00000000">
            <w:pPr>
              <w:rPr>
                <w:del w:id="15324" w:author="نویسنده" w:date="2026-10-18T12:19:01Z"/>
              </w:rPr>
            </w:pPr>
            <w:del w:id="15323" w:author="نویسنده" w:date="2026-10-18T12:19:01Z">
              <w:r>
                <w:rPr>
                  <w:sz w:val="13"/>
                  <w:szCs w:val="13"/>
                </w:rPr>
                <w:delText>Sleep Well: Digital Insomnia Treatment Program For Physicians</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57EE38" w14:textId="77777777" w:rsidR="001D2698" w:rsidRDefault="00000000">
            <w:pPr>
              <w:rPr>
                <w:del w:id="15326" w:author="نویسنده" w:date="2026-10-18T12:19:01Z"/>
              </w:rPr>
            </w:pPr>
            <w:del w:id="15325" w:author="نویسنده" w:date="2026-10-18T12:19:01Z">
              <w:r>
                <w:rPr>
                  <w:sz w:val="13"/>
                  <w:szCs w:val="13"/>
                </w:rPr>
                <w:delText>na</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5A9277" w14:textId="77777777" w:rsidR="001D2698" w:rsidRDefault="00000000">
            <w:pPr>
              <w:rPr>
                <w:del w:id="15328" w:author="نویسنده" w:date="2026-10-18T12:19:01Z"/>
              </w:rPr>
            </w:pPr>
            <w:del w:id="15327" w:author="نویسنده" w:date="2026-10-18T12:19:01Z">
              <w:r>
                <w:rPr>
                  <w:sz w:val="13"/>
                  <w:szCs w:val="13"/>
                </w:rPr>
                <w:delText>2022-07-31</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B1BAF1" w14:textId="77777777" w:rsidR="001D2698" w:rsidRDefault="00000000">
            <w:pPr>
              <w:rPr>
                <w:del w:id="15330" w:author="نویسنده" w:date="2026-10-18T12:19:01Z"/>
              </w:rPr>
            </w:pPr>
            <w:del w:id="15329" w:author="نویسنده" w:date="2026-10-18T12:19:01Z">
              <w:r>
                <w:rPr>
                  <w:sz w:val="13"/>
                  <w:szCs w:val="13"/>
                </w:rPr>
                <w:delText>25</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5D95FB" w14:textId="77777777" w:rsidR="001D2698" w:rsidRDefault="00000000">
            <w:pPr>
              <w:rPr>
                <w:del w:id="15332" w:author="نویسنده" w:date="2026-10-18T12:19:01Z"/>
              </w:rPr>
            </w:pPr>
            <w:del w:id="15331" w:author="نویسنده" w:date="2026-10-18T12:19:01Z">
              <w:r>
                <w:rPr>
                  <w:sz w:val="13"/>
                  <w:szCs w:val="13"/>
                </w:rPr>
                <w:delText>Not randomized (not assessed for results)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4F7D58" w14:textId="77777777" w:rsidR="001D2698" w:rsidRDefault="001D2698">
            <w:pPr>
              <w:rPr>
                <w:del w:id="15333" w:author="نویسنده" w:date="2026-10-18T12:19:01Z"/>
              </w:rPr>
            </w:pPr>
          </w:p>
        </w:tc>
      </w:tr>
      <w:tr w:rsidR="001D2698" w14:paraId="618B0FE8" w14:textId="77777777">
        <w:trPr>
          <w:del w:id="15348"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1E16A8" w14:textId="77777777" w:rsidR="001D2698" w:rsidRDefault="00000000">
            <w:pPr>
              <w:rPr>
                <w:del w:id="15336" w:author="نویسنده" w:date="2026-10-18T12:19:01Z"/>
              </w:rPr>
            </w:pPr>
            <w:del w:id="15335" w:author="نویسنده" w:date="2026-10-18T12:19:01Z">
              <w:r>
                <w:rPr>
                  <w:sz w:val="13"/>
                  <w:szCs w:val="13"/>
                </w:rPr>
                <w:delText>NCT05036356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581B46" w14:textId="77777777" w:rsidR="001D2698" w:rsidRDefault="00000000">
            <w:pPr>
              <w:rPr>
                <w:del w:id="15338" w:author="نویسنده" w:date="2026-10-18T12:19:01Z"/>
              </w:rPr>
            </w:pPr>
            <w:del w:id="15337" w:author="نویسنده" w:date="2026-10-18T12:19:01Z">
              <w:r>
                <w:rPr>
                  <w:sz w:val="13"/>
                  <w:szCs w:val="13"/>
                </w:rPr>
                <w:delText>Burnout Reduction and Engagement App-based Trial of Headspace…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1B2A2B" w14:textId="77777777" w:rsidR="001D2698" w:rsidRDefault="00000000">
            <w:pPr>
              <w:rPr>
                <w:del w:id="15340" w:author="نویسنده" w:date="2026-10-18T12:19:01Z"/>
              </w:rPr>
            </w:pPr>
            <w:del w:id="15339"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2D7003" w14:textId="77777777" w:rsidR="001D2698" w:rsidRDefault="00000000">
            <w:pPr>
              <w:rPr>
                <w:del w:id="15342" w:author="نویسنده" w:date="2026-10-18T12:19:01Z"/>
              </w:rPr>
            </w:pPr>
            <w:del w:id="15341" w:author="نویسنده" w:date="2026-10-18T12:19:01Z">
              <w:r>
                <w:rPr>
                  <w:sz w:val="13"/>
                  <w:szCs w:val="13"/>
                </w:rPr>
                <w:delText>2022-08-05</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2F0C5D" w14:textId="77777777" w:rsidR="001D2698" w:rsidRDefault="00000000">
            <w:pPr>
              <w:rPr>
                <w:del w:id="15344" w:author="نویسنده" w:date="2026-10-18T12:19:01Z"/>
              </w:rPr>
            </w:pPr>
            <w:del w:id="15343" w:author="نویسنده" w:date="2026-10-18T12:19:01Z">
              <w:r>
                <w:rPr>
                  <w:sz w:val="13"/>
                  <w:szCs w:val="13"/>
                </w:rPr>
                <w:delText>66</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FA2D91" w14:textId="77777777" w:rsidR="001D2698" w:rsidRDefault="00000000">
            <w:pPr>
              <w:rPr>
                <w:del w:id="15346" w:author="نویسنده" w:date="2026-10-18T12:19:01Z"/>
              </w:rPr>
            </w:pPr>
            <w:del w:id="15345" w:author="نویسنده" w:date="2026-10-18T12:19:01Z">
              <w:r>
                <w:rPr>
                  <w:sz w:val="13"/>
                  <w:szCs w:val="13"/>
                </w:rPr>
                <w:delText>No results report located</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B2EF16" w14:textId="77777777" w:rsidR="001D2698" w:rsidRDefault="001D2698">
            <w:pPr>
              <w:rPr>
                <w:del w:id="15347" w:author="نویسنده" w:date="2026-10-18T12:19:01Z"/>
              </w:rPr>
            </w:pPr>
          </w:p>
        </w:tc>
      </w:tr>
      <w:tr w:rsidR="001D2698" w14:paraId="64CA4F49" w14:textId="77777777">
        <w:trPr>
          <w:del w:id="15362"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EE2D4B" w14:textId="77777777" w:rsidR="001D2698" w:rsidRDefault="00000000">
            <w:pPr>
              <w:rPr>
                <w:del w:id="15350" w:author="نویسنده" w:date="2026-10-18T12:19:01Z"/>
              </w:rPr>
            </w:pPr>
            <w:del w:id="15349" w:author="نویسنده" w:date="2026-10-18T12:19:01Z">
              <w:r>
                <w:rPr>
                  <w:sz w:val="13"/>
                  <w:szCs w:val="13"/>
                </w:rPr>
                <w:delText>NCT05474807</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4C7350" w14:textId="77777777" w:rsidR="001D2698" w:rsidRDefault="00000000">
            <w:pPr>
              <w:rPr>
                <w:del w:id="15352" w:author="نویسنده" w:date="2026-10-18T12:19:01Z"/>
              </w:rPr>
            </w:pPr>
            <w:del w:id="15351" w:author="نویسنده" w:date="2026-10-18T12:19:01Z">
              <w:r>
                <w:rPr>
                  <w:sz w:val="13"/>
                  <w:szCs w:val="13"/>
                </w:rPr>
                <w:delText>Internet-delivered Strengths Use Intervention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F0681A" w14:textId="77777777" w:rsidR="001D2698" w:rsidRDefault="00000000">
            <w:pPr>
              <w:rPr>
                <w:del w:id="15354" w:author="نویسنده" w:date="2026-10-18T12:19:01Z"/>
              </w:rPr>
            </w:pPr>
            <w:del w:id="15353" w:author="نویسنده" w:date="2026-10-18T12:19:01Z">
              <w:r>
                <w:rPr>
                  <w:sz w:val="13"/>
                  <w:szCs w:val="13"/>
                </w:rPr>
                <w:delText>na</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D69573" w14:textId="77777777" w:rsidR="001D2698" w:rsidRDefault="00000000">
            <w:pPr>
              <w:rPr>
                <w:del w:id="15356" w:author="نویسنده" w:date="2026-10-18T12:19:01Z"/>
              </w:rPr>
            </w:pPr>
            <w:del w:id="15355" w:author="نویسنده" w:date="2026-10-18T12:19:01Z">
              <w:r>
                <w:rPr>
                  <w:sz w:val="13"/>
                  <w:szCs w:val="13"/>
                </w:rPr>
                <w:delText>2022-12-27</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302BC1" w14:textId="77777777" w:rsidR="001D2698" w:rsidRDefault="00000000">
            <w:pPr>
              <w:rPr>
                <w:del w:id="15358" w:author="نویسنده" w:date="2026-10-18T12:19:01Z"/>
              </w:rPr>
            </w:pPr>
            <w:del w:id="15357" w:author="نویسنده" w:date="2026-10-18T12:19:01Z">
              <w:r>
                <w:rPr>
                  <w:sz w:val="13"/>
                  <w:szCs w:val="13"/>
                </w:rPr>
                <w:delText>50</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0B4FD4" w14:textId="77777777" w:rsidR="001D2698" w:rsidRDefault="00000000">
            <w:pPr>
              <w:rPr>
                <w:del w:id="15360" w:author="نویسنده" w:date="2026-10-18T12:19:01Z"/>
              </w:rPr>
            </w:pPr>
            <w:del w:id="15359" w:author="نویسنده" w:date="2026-10-18T12:19:01Z">
              <w:r>
                <w:rPr>
                  <w:sz w:val="13"/>
                  <w:szCs w:val="13"/>
                </w:rPr>
                <w:delText>Not randomized (not assessed for results)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021AC8" w14:textId="77777777" w:rsidR="001D2698" w:rsidRDefault="001D2698">
            <w:pPr>
              <w:rPr>
                <w:del w:id="15361" w:author="نویسنده" w:date="2026-10-18T12:19:01Z"/>
              </w:rPr>
            </w:pPr>
          </w:p>
        </w:tc>
      </w:tr>
      <w:tr w:rsidR="001D2698" w14:paraId="4E2BF1DE" w14:textId="77777777">
        <w:trPr>
          <w:del w:id="15377"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5088D3" w14:textId="77777777" w:rsidR="001D2698" w:rsidRDefault="00000000">
            <w:pPr>
              <w:rPr>
                <w:del w:id="15364" w:author="نویسنده" w:date="2026-10-18T12:19:01Z"/>
              </w:rPr>
            </w:pPr>
            <w:del w:id="15363" w:author="نویسنده" w:date="2026-10-18T12:19:01Z">
              <w:r>
                <w:rPr>
                  <w:sz w:val="13"/>
                  <w:szCs w:val="13"/>
                </w:rPr>
                <w:delText>NCT05280964</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9DD04E" w14:textId="77777777" w:rsidR="001D2698" w:rsidRDefault="00000000">
            <w:pPr>
              <w:rPr>
                <w:del w:id="15366" w:author="نویسنده" w:date="2026-10-18T12:19:01Z"/>
              </w:rPr>
            </w:pPr>
            <w:del w:id="15365" w:author="نویسنده" w:date="2026-10-18T12:19:01Z">
              <w:r>
                <w:rPr>
                  <w:sz w:val="13"/>
                  <w:szCs w:val="13"/>
                </w:rPr>
                <w:delText>Better Together: an Online Physician Coaching Program for Medical…</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4D2F60" w14:textId="77777777" w:rsidR="001D2698" w:rsidRDefault="00000000">
            <w:pPr>
              <w:rPr>
                <w:del w:id="15368" w:author="نویسنده" w:date="2026-10-18T12:19:01Z"/>
              </w:rPr>
            </w:pPr>
            <w:del w:id="15367"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1F7D93" w14:textId="77777777" w:rsidR="001D2698" w:rsidRDefault="00000000">
            <w:pPr>
              <w:rPr>
                <w:del w:id="15370" w:author="نویسنده" w:date="2026-10-18T12:19:01Z"/>
              </w:rPr>
            </w:pPr>
            <w:del w:id="15369" w:author="نویسنده" w:date="2026-10-18T12:19:01Z">
              <w:r>
                <w:rPr>
                  <w:sz w:val="13"/>
                  <w:szCs w:val="13"/>
                </w:rPr>
                <w:delText>2023-01-01</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212214" w14:textId="77777777" w:rsidR="001D2698" w:rsidRDefault="00000000">
            <w:pPr>
              <w:rPr>
                <w:del w:id="15372" w:author="نویسنده" w:date="2026-10-18T12:19:01Z"/>
              </w:rPr>
            </w:pPr>
            <w:del w:id="15371" w:author="نویسنده" w:date="2026-10-18T12:19:01Z">
              <w:r>
                <w:rPr>
                  <w:sz w:val="13"/>
                  <w:szCs w:val="13"/>
                </w:rPr>
                <w:delText>101</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254384" w14:textId="77777777" w:rsidR="001D2698" w:rsidRDefault="00000000">
            <w:pPr>
              <w:rPr>
                <w:del w:id="15374" w:author="نویسنده" w:date="2026-10-18T12:19:01Z"/>
              </w:rPr>
            </w:pPr>
            <w:del w:id="15373" w:author="نویسنده" w:date="2026-10-18T12:19:01Z">
              <w:r>
                <w:rPr>
                  <w:sz w:val="13"/>
                  <w:szCs w:val="13"/>
                </w:rPr>
                <w:delText>Results report included in this review</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9BE84F" w14:textId="77777777" w:rsidR="001D2698" w:rsidRDefault="00000000">
            <w:pPr>
              <w:rPr>
                <w:del w:id="15376" w:author="نویسنده" w:date="2026-10-18T12:19:01Z"/>
              </w:rPr>
            </w:pPr>
            <w:del w:id="15375" w:author="نویسنده" w:date="2026-10-18T12:19:01Z">
              <w:r>
                <w:rPr>
                  <w:sz w:val="13"/>
                  <w:szCs w:val="13"/>
                </w:rPr>
                <w:delText>S031 (R047)</w:delText>
              </w:r>
            </w:del>
          </w:p>
        </w:tc>
      </w:tr>
      <w:tr w:rsidR="001D2698" w14:paraId="5DB57693" w14:textId="77777777">
        <w:trPr>
          <w:del w:id="15392"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EAC352" w14:textId="77777777" w:rsidR="001D2698" w:rsidRDefault="00000000">
            <w:pPr>
              <w:rPr>
                <w:del w:id="15379" w:author="نویسنده" w:date="2026-10-18T12:19:01Z"/>
              </w:rPr>
            </w:pPr>
            <w:del w:id="15378" w:author="نویسنده" w:date="2026-10-18T12:19:01Z">
              <w:r>
                <w:rPr>
                  <w:sz w:val="13"/>
                  <w:szCs w:val="13"/>
                </w:rPr>
                <w:delText>NCT04958941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53C2F4" w14:textId="77777777" w:rsidR="001D2698" w:rsidRDefault="00000000">
            <w:pPr>
              <w:rPr>
                <w:del w:id="15381" w:author="نویسنده" w:date="2026-10-18T12:19:01Z"/>
              </w:rPr>
            </w:pPr>
            <w:del w:id="15380" w:author="نویسنده" w:date="2026-10-18T12:19:01Z">
              <w:r>
                <w:rPr>
                  <w:sz w:val="13"/>
                  <w:szCs w:val="13"/>
                </w:rPr>
                <w:delText>CUIDA-TE, an APP for the Emotional Management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6B043F" w14:textId="77777777" w:rsidR="001D2698" w:rsidRDefault="00000000">
            <w:pPr>
              <w:rPr>
                <w:del w:id="15383" w:author="نویسنده" w:date="2026-10-18T12:19:01Z"/>
              </w:rPr>
            </w:pPr>
            <w:del w:id="15382"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8EDD99" w14:textId="77777777" w:rsidR="001D2698" w:rsidRDefault="00000000">
            <w:pPr>
              <w:rPr>
                <w:del w:id="15385" w:author="نویسنده" w:date="2026-10-18T12:19:01Z"/>
              </w:rPr>
            </w:pPr>
            <w:del w:id="15384" w:author="نویسنده" w:date="2026-10-18T12:19:01Z">
              <w:r>
                <w:rPr>
                  <w:sz w:val="13"/>
                  <w:szCs w:val="13"/>
                </w:rPr>
                <w:delText>2023-07-31</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D801F6" w14:textId="77777777" w:rsidR="001D2698" w:rsidRDefault="00000000">
            <w:pPr>
              <w:rPr>
                <w:del w:id="15387" w:author="نویسنده" w:date="2026-10-18T12:19:01Z"/>
              </w:rPr>
            </w:pPr>
            <w:del w:id="15386" w:author="نویسنده" w:date="2026-10-18T12:19:01Z">
              <w:r>
                <w:rPr>
                  <w:sz w:val="13"/>
                  <w:szCs w:val="13"/>
                </w:rPr>
                <w:delText>340</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D009DE" w14:textId="77777777" w:rsidR="001D2698" w:rsidRDefault="00000000">
            <w:pPr>
              <w:rPr>
                <w:del w:id="15389" w:author="نویسنده" w:date="2026-10-18T12:19:01Z"/>
              </w:rPr>
            </w:pPr>
            <w:del w:id="15388" w:author="نویسنده" w:date="2026-10-18T12:19:01Z">
              <w:r>
                <w:rPr>
                  <w:sz w:val="13"/>
                  <w:szCs w:val="13"/>
                </w:rPr>
                <w:delText>No results report located</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1758C6" w14:textId="77777777" w:rsidR="001D2698" w:rsidRDefault="00000000">
            <w:pPr>
              <w:rPr>
                <w:del w:id="15391" w:author="نویسنده" w:date="2026-10-18T12:19:01Z"/>
              </w:rPr>
            </w:pPr>
            <w:del w:id="15390" w:author="نویسنده" w:date="2026-10-18T12:19:01Z">
              <w:r>
                <w:rPr>
                  <w:sz w:val="13"/>
                  <w:szCs w:val="13"/>
                </w:rPr>
                <w:delText>Protocol published (10.1186/s12888-022-03800-x); no results report located</w:delText>
              </w:r>
            </w:del>
          </w:p>
        </w:tc>
      </w:tr>
      <w:tr w:rsidR="001D2698" w14:paraId="70F3E8B9" w14:textId="77777777">
        <w:trPr>
          <w:del w:id="15406"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92CCA8" w14:textId="77777777" w:rsidR="001D2698" w:rsidRDefault="00000000">
            <w:pPr>
              <w:rPr>
                <w:del w:id="15394" w:author="نویسنده" w:date="2026-10-18T12:19:01Z"/>
              </w:rPr>
            </w:pPr>
            <w:del w:id="15393" w:author="نویسنده" w:date="2026-10-18T12:19:01Z">
              <w:r>
                <w:rPr>
                  <w:sz w:val="13"/>
                  <w:szCs w:val="13"/>
                </w:rPr>
                <w:delText>NCT05779501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C2080C" w14:textId="77777777" w:rsidR="001D2698" w:rsidRDefault="00000000">
            <w:pPr>
              <w:rPr>
                <w:del w:id="15396" w:author="نویسنده" w:date="2026-10-18T12:19:01Z"/>
              </w:rPr>
            </w:pPr>
            <w:del w:id="15395" w:author="نویسنده" w:date="2026-10-18T12:19:01Z">
              <w:r>
                <w:rPr>
                  <w:sz w:val="13"/>
                  <w:szCs w:val="13"/>
                </w:rPr>
                <w:delText>Efficacy of Internet-delivered Strengths Use Intervention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BB84FC" w14:textId="77777777" w:rsidR="001D2698" w:rsidRDefault="00000000">
            <w:pPr>
              <w:rPr>
                <w:del w:id="15398" w:author="نویسنده" w:date="2026-10-18T12:19:01Z"/>
              </w:rPr>
            </w:pPr>
            <w:del w:id="15397"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E97C1B" w14:textId="77777777" w:rsidR="001D2698" w:rsidRDefault="00000000">
            <w:pPr>
              <w:rPr>
                <w:del w:id="15400" w:author="نویسنده" w:date="2026-10-18T12:19:01Z"/>
              </w:rPr>
            </w:pPr>
            <w:del w:id="15399" w:author="نویسنده" w:date="2026-10-18T12:19:01Z">
              <w:r>
                <w:rPr>
                  <w:sz w:val="13"/>
                  <w:szCs w:val="13"/>
                </w:rPr>
                <w:delText>2023-08-15</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4AF95E" w14:textId="77777777" w:rsidR="001D2698" w:rsidRDefault="00000000">
            <w:pPr>
              <w:rPr>
                <w:del w:id="15402" w:author="نویسنده" w:date="2026-10-18T12:19:01Z"/>
              </w:rPr>
            </w:pPr>
            <w:del w:id="15401" w:author="نویسنده" w:date="2026-10-18T12:19:01Z">
              <w:r>
                <w:rPr>
                  <w:sz w:val="13"/>
                  <w:szCs w:val="13"/>
                </w:rPr>
                <w:delText>167</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4D51A7" w14:textId="77777777" w:rsidR="001D2698" w:rsidRDefault="00000000">
            <w:pPr>
              <w:rPr>
                <w:del w:id="15404" w:author="نویسنده" w:date="2026-10-18T12:19:01Z"/>
              </w:rPr>
            </w:pPr>
            <w:del w:id="15403" w:author="نویسنده" w:date="2026-10-18T12:19:01Z">
              <w:r>
                <w:rPr>
                  <w:sz w:val="13"/>
                  <w:szCs w:val="13"/>
                </w:rPr>
                <w:delText>No results report located</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4270F2" w14:textId="77777777" w:rsidR="001D2698" w:rsidRDefault="001D2698">
            <w:pPr>
              <w:rPr>
                <w:del w:id="15405" w:author="نویسنده" w:date="2026-10-18T12:19:01Z"/>
              </w:rPr>
            </w:pPr>
          </w:p>
        </w:tc>
      </w:tr>
      <w:tr w:rsidR="001D2698" w14:paraId="4CDFAA54" w14:textId="77777777">
        <w:trPr>
          <w:del w:id="15420"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34083A" w14:textId="77777777" w:rsidR="001D2698" w:rsidRDefault="00000000">
            <w:pPr>
              <w:rPr>
                <w:del w:id="15408" w:author="نویسنده" w:date="2026-10-18T12:19:01Z"/>
              </w:rPr>
            </w:pPr>
            <w:del w:id="15407" w:author="نویسنده" w:date="2026-10-18T12:19:01Z">
              <w:r>
                <w:rPr>
                  <w:sz w:val="13"/>
                  <w:szCs w:val="13"/>
                </w:rPr>
                <w:delText>NCT06376825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2C7F32" w14:textId="77777777" w:rsidR="001D2698" w:rsidRDefault="00000000">
            <w:pPr>
              <w:rPr>
                <w:del w:id="15410" w:author="نویسنده" w:date="2026-10-18T12:19:01Z"/>
              </w:rPr>
            </w:pPr>
            <w:del w:id="15409" w:author="نویسنده" w:date="2026-10-18T12:19:01Z">
              <w:r>
                <w:rPr>
                  <w:sz w:val="13"/>
                  <w:szCs w:val="13"/>
                </w:rPr>
                <w:delText>The Efficacy and Acceptability of an Internet-Based Self-Help…</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18911B" w14:textId="77777777" w:rsidR="001D2698" w:rsidRDefault="00000000">
            <w:pPr>
              <w:rPr>
                <w:del w:id="15412" w:author="نویسنده" w:date="2026-10-18T12:19:01Z"/>
              </w:rPr>
            </w:pPr>
            <w:del w:id="15411" w:author="نویسنده" w:date="2026-10-18T12:19:01Z">
              <w:r>
                <w:rPr>
                  <w:sz w:val="13"/>
                  <w:szCs w:val="13"/>
                </w:rPr>
                <w:delText>na</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83A0E2" w14:textId="77777777" w:rsidR="001D2698" w:rsidRDefault="00000000">
            <w:pPr>
              <w:rPr>
                <w:del w:id="15414" w:author="نویسنده" w:date="2026-10-18T12:19:01Z"/>
              </w:rPr>
            </w:pPr>
            <w:del w:id="15413" w:author="نویسنده" w:date="2026-10-18T12:19:01Z">
              <w:r>
                <w:rPr>
                  <w:sz w:val="13"/>
                  <w:szCs w:val="13"/>
                </w:rPr>
                <w:delText>2024-06-15</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BFE368" w14:textId="77777777" w:rsidR="001D2698" w:rsidRDefault="00000000">
            <w:pPr>
              <w:rPr>
                <w:del w:id="15416" w:author="نویسنده" w:date="2026-10-18T12:19:01Z"/>
              </w:rPr>
            </w:pPr>
            <w:del w:id="15415" w:author="نویسنده" w:date="2026-10-18T12:19:01Z">
              <w:r>
                <w:rPr>
                  <w:sz w:val="13"/>
                  <w:szCs w:val="13"/>
                </w:rPr>
                <w:delText>25</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83D670" w14:textId="77777777" w:rsidR="001D2698" w:rsidRDefault="00000000">
            <w:pPr>
              <w:rPr>
                <w:del w:id="15418" w:author="نویسنده" w:date="2026-10-18T12:19:01Z"/>
              </w:rPr>
            </w:pPr>
            <w:del w:id="15417" w:author="نویسنده" w:date="2026-10-18T12:19:01Z">
              <w:r>
                <w:rPr>
                  <w:sz w:val="13"/>
                  <w:szCs w:val="13"/>
                </w:rPr>
                <w:delText>Not randomized (not assessed for results)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C64F5E" w14:textId="77777777" w:rsidR="001D2698" w:rsidRDefault="001D2698">
            <w:pPr>
              <w:rPr>
                <w:del w:id="15419" w:author="نویسنده" w:date="2026-10-18T12:19:01Z"/>
              </w:rPr>
            </w:pPr>
          </w:p>
        </w:tc>
      </w:tr>
      <w:tr w:rsidR="001D2698" w14:paraId="18BAC41D" w14:textId="77777777">
        <w:trPr>
          <w:del w:id="15434"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9648E9" w14:textId="77777777" w:rsidR="001D2698" w:rsidRDefault="00000000">
            <w:pPr>
              <w:rPr>
                <w:del w:id="15422" w:author="نویسنده" w:date="2026-10-18T12:19:01Z"/>
              </w:rPr>
            </w:pPr>
            <w:del w:id="15421" w:author="نویسنده" w:date="2026-10-18T12:19:01Z">
              <w:r>
                <w:rPr>
                  <w:sz w:val="13"/>
                  <w:szCs w:val="13"/>
                </w:rPr>
                <w:delText>NCT05998161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77D7CE" w14:textId="77777777" w:rsidR="001D2698" w:rsidRDefault="00000000">
            <w:pPr>
              <w:rPr>
                <w:del w:id="15424" w:author="نویسنده" w:date="2026-10-18T12:19:01Z"/>
              </w:rPr>
            </w:pPr>
            <w:del w:id="15423" w:author="نویسنده" w:date="2026-10-18T12:19:01Z">
              <w:r>
                <w:rPr>
                  <w:sz w:val="13"/>
                  <w:szCs w:val="13"/>
                </w:rPr>
                <w:delText>Evaluating the Effectiveness of a Digital Therapeutic (Reviga) for…</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9EC66B" w14:textId="77777777" w:rsidR="001D2698" w:rsidRDefault="00000000">
            <w:pPr>
              <w:rPr>
                <w:del w:id="15426" w:author="نویسنده" w:date="2026-10-18T12:19:01Z"/>
              </w:rPr>
            </w:pPr>
            <w:del w:id="15425"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2E9C68" w14:textId="77777777" w:rsidR="001D2698" w:rsidRDefault="00000000">
            <w:pPr>
              <w:rPr>
                <w:del w:id="15428" w:author="نویسنده" w:date="2026-10-18T12:19:01Z"/>
              </w:rPr>
            </w:pPr>
            <w:del w:id="15427" w:author="نویسنده" w:date="2026-10-18T12:19:01Z">
              <w:r>
                <w:rPr>
                  <w:sz w:val="13"/>
                  <w:szCs w:val="13"/>
                </w:rPr>
                <w:delText>2024-06-22</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334210" w14:textId="77777777" w:rsidR="001D2698" w:rsidRDefault="00000000">
            <w:pPr>
              <w:rPr>
                <w:del w:id="15430" w:author="نویسنده" w:date="2026-10-18T12:19:01Z"/>
              </w:rPr>
            </w:pPr>
            <w:del w:id="15429" w:author="نویسنده" w:date="2026-10-18T12:19:01Z">
              <w:r>
                <w:rPr>
                  <w:sz w:val="13"/>
                  <w:szCs w:val="13"/>
                </w:rPr>
                <w:delText>290</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7A1217" w14:textId="77777777" w:rsidR="001D2698" w:rsidRDefault="00000000">
            <w:pPr>
              <w:rPr>
                <w:del w:id="15432" w:author="نویسنده" w:date="2026-10-18T12:19:01Z"/>
              </w:rPr>
            </w:pPr>
            <w:del w:id="15431" w:author="نویسنده" w:date="2026-10-18T12:19:01Z">
              <w:r>
                <w:rPr>
                  <w:sz w:val="13"/>
                  <w:szCs w:val="13"/>
                </w:rPr>
                <w:delText>Completed 2024 or later (follow-up window &lt; 2 years)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14D19F" w14:textId="77777777" w:rsidR="001D2698" w:rsidRDefault="001D2698">
            <w:pPr>
              <w:rPr>
                <w:del w:id="15433" w:author="نویسنده" w:date="2026-10-18T12:19:01Z"/>
              </w:rPr>
            </w:pPr>
          </w:p>
        </w:tc>
      </w:tr>
      <w:tr w:rsidR="001D2698" w14:paraId="577AE832" w14:textId="77777777">
        <w:trPr>
          <w:del w:id="15448"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02500B" w14:textId="77777777" w:rsidR="001D2698" w:rsidRDefault="00000000">
            <w:pPr>
              <w:rPr>
                <w:del w:id="15436" w:author="نویسنده" w:date="2026-10-18T12:19:01Z"/>
              </w:rPr>
            </w:pPr>
            <w:del w:id="15435" w:author="نویسنده" w:date="2026-10-18T12:19:01Z">
              <w:r>
                <w:rPr>
                  <w:sz w:val="13"/>
                  <w:szCs w:val="13"/>
                </w:rPr>
                <w:delText>NCT06190353</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C5A917" w14:textId="77777777" w:rsidR="001D2698" w:rsidRDefault="00000000">
            <w:pPr>
              <w:rPr>
                <w:del w:id="15438" w:author="نویسنده" w:date="2026-10-18T12:19:01Z"/>
              </w:rPr>
            </w:pPr>
            <w:del w:id="15437" w:author="نویسنده" w:date="2026-10-18T12:19:01Z">
              <w:r>
                <w:rPr>
                  <w:sz w:val="13"/>
                  <w:szCs w:val="13"/>
                </w:rPr>
                <w:delText>Development, Acceptability and Preliminary Efficacy of an…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F48AD5" w14:textId="77777777" w:rsidR="001D2698" w:rsidRDefault="00000000">
            <w:pPr>
              <w:rPr>
                <w:del w:id="15440" w:author="نویسنده" w:date="2026-10-18T12:19:01Z"/>
              </w:rPr>
            </w:pPr>
            <w:del w:id="15439"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7EDF0D" w14:textId="77777777" w:rsidR="001D2698" w:rsidRDefault="00000000">
            <w:pPr>
              <w:rPr>
                <w:del w:id="15442" w:author="نویسنده" w:date="2026-10-18T12:19:01Z"/>
              </w:rPr>
            </w:pPr>
            <w:del w:id="15441" w:author="نویسنده" w:date="2026-10-18T12:19:01Z">
              <w:r>
                <w:rPr>
                  <w:sz w:val="13"/>
                  <w:szCs w:val="13"/>
                </w:rPr>
                <w:delText>2024-08-11</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3FCF1D" w14:textId="77777777" w:rsidR="001D2698" w:rsidRDefault="00000000">
            <w:pPr>
              <w:rPr>
                <w:del w:id="15444" w:author="نویسنده" w:date="2026-10-18T12:19:01Z"/>
              </w:rPr>
            </w:pPr>
            <w:del w:id="15443" w:author="نویسنده" w:date="2026-10-18T12:19:01Z">
              <w:r>
                <w:rPr>
                  <w:sz w:val="13"/>
                  <w:szCs w:val="13"/>
                </w:rPr>
                <w:delText>30</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F959C2" w14:textId="77777777" w:rsidR="001D2698" w:rsidRDefault="00000000">
            <w:pPr>
              <w:rPr>
                <w:del w:id="15446" w:author="نویسنده" w:date="2026-10-18T12:19:01Z"/>
              </w:rPr>
            </w:pPr>
            <w:del w:id="15445" w:author="نویسنده" w:date="2026-10-18T12:19:01Z">
              <w:r>
                <w:rPr>
                  <w:sz w:val="13"/>
                  <w:szCs w:val="13"/>
                </w:rPr>
                <w:delText>Completed 2024 or later (follow-up window &lt; 2 years)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F55997" w14:textId="77777777" w:rsidR="001D2698" w:rsidRDefault="001D2698">
            <w:pPr>
              <w:rPr>
                <w:del w:id="15447" w:author="نویسنده" w:date="2026-10-18T12:19:01Z"/>
              </w:rPr>
            </w:pPr>
          </w:p>
        </w:tc>
      </w:tr>
      <w:tr w:rsidR="001D2698" w14:paraId="563EC669" w14:textId="77777777">
        <w:trPr>
          <w:del w:id="15462"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2AA70C" w14:textId="77777777" w:rsidR="001D2698" w:rsidRDefault="00000000">
            <w:pPr>
              <w:rPr>
                <w:del w:id="15450" w:author="نویسنده" w:date="2026-10-18T12:19:01Z"/>
              </w:rPr>
            </w:pPr>
            <w:del w:id="15449" w:author="نویسنده" w:date="2026-10-18T12:19:01Z">
              <w:r>
                <w:rPr>
                  <w:sz w:val="13"/>
                  <w:szCs w:val="13"/>
                </w:rPr>
                <w:delText>NCT06145425</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574BE0" w14:textId="77777777" w:rsidR="001D2698" w:rsidRDefault="00000000">
            <w:pPr>
              <w:rPr>
                <w:del w:id="15452" w:author="نویسنده" w:date="2026-10-18T12:19:01Z"/>
              </w:rPr>
            </w:pPr>
            <w:del w:id="15451" w:author="نویسنده" w:date="2026-10-18T12:19:01Z">
              <w:r>
                <w:rPr>
                  <w:sz w:val="13"/>
                  <w:szCs w:val="13"/>
                </w:rPr>
                <w:delText>Testing an Evidence-Based Program for Clinician Burnout</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06CC62" w14:textId="77777777" w:rsidR="001D2698" w:rsidRDefault="00000000">
            <w:pPr>
              <w:rPr>
                <w:del w:id="15454" w:author="نویسنده" w:date="2026-10-18T12:19:01Z"/>
              </w:rPr>
            </w:pPr>
            <w:del w:id="15453" w:author="نویسنده" w:date="2026-10-18T12:19:01Z">
              <w:r>
                <w:rPr>
                  <w:sz w:val="13"/>
                  <w:szCs w:val="13"/>
                </w:rPr>
                <w:delText>na</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DB96C1" w14:textId="77777777" w:rsidR="001D2698" w:rsidRDefault="00000000">
            <w:pPr>
              <w:rPr>
                <w:del w:id="15456" w:author="نویسنده" w:date="2026-10-18T12:19:01Z"/>
              </w:rPr>
            </w:pPr>
            <w:del w:id="15455" w:author="نویسنده" w:date="2026-10-18T12:19:01Z">
              <w:r>
                <w:rPr>
                  <w:sz w:val="13"/>
                  <w:szCs w:val="13"/>
                </w:rPr>
                <w:delText>2024-10-14</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334B12" w14:textId="77777777" w:rsidR="001D2698" w:rsidRDefault="00000000">
            <w:pPr>
              <w:rPr>
                <w:del w:id="15458" w:author="نویسنده" w:date="2026-10-18T12:19:01Z"/>
              </w:rPr>
            </w:pPr>
            <w:del w:id="15457" w:author="نویسنده" w:date="2026-10-18T12:19:01Z">
              <w:r>
                <w:rPr>
                  <w:sz w:val="13"/>
                  <w:szCs w:val="13"/>
                </w:rPr>
                <w:delText>106</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D3CD2D" w14:textId="77777777" w:rsidR="001D2698" w:rsidRDefault="00000000">
            <w:pPr>
              <w:rPr>
                <w:del w:id="15460" w:author="نویسنده" w:date="2026-10-18T12:19:01Z"/>
              </w:rPr>
            </w:pPr>
            <w:del w:id="15459" w:author="نویسنده" w:date="2026-10-18T12:19:01Z">
              <w:r>
                <w:rPr>
                  <w:sz w:val="13"/>
                  <w:szCs w:val="13"/>
                </w:rPr>
                <w:delText>Not randomized (not assessed for results)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7316CF" w14:textId="77777777" w:rsidR="001D2698" w:rsidRDefault="001D2698">
            <w:pPr>
              <w:rPr>
                <w:del w:id="15461" w:author="نویسنده" w:date="2026-10-18T12:19:01Z"/>
              </w:rPr>
            </w:pPr>
          </w:p>
        </w:tc>
      </w:tr>
      <w:tr w:rsidR="001D2698" w14:paraId="1438CF83" w14:textId="77777777">
        <w:trPr>
          <w:del w:id="15476"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4E815C" w14:textId="77777777" w:rsidR="001D2698" w:rsidRDefault="00000000">
            <w:pPr>
              <w:rPr>
                <w:del w:id="15464" w:author="نویسنده" w:date="2026-10-18T12:19:01Z"/>
              </w:rPr>
            </w:pPr>
            <w:del w:id="15463" w:author="نویسنده" w:date="2026-10-18T12:19:01Z">
              <w:r>
                <w:rPr>
                  <w:sz w:val="13"/>
                  <w:szCs w:val="13"/>
                </w:rPr>
                <w:delText>NCT06149156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C590BE" w14:textId="77777777" w:rsidR="001D2698" w:rsidRDefault="00000000">
            <w:pPr>
              <w:rPr>
                <w:del w:id="15466" w:author="نویسنده" w:date="2026-10-18T12:19:01Z"/>
              </w:rPr>
            </w:pPr>
            <w:del w:id="15465" w:author="نویسنده" w:date="2026-10-18T12:19:01Z">
              <w:r>
                <w:rPr>
                  <w:sz w:val="13"/>
                  <w:szCs w:val="13"/>
                </w:rPr>
                <w:delText>Resident Well-being and Performance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4EBF8F" w14:textId="77777777" w:rsidR="001D2698" w:rsidRDefault="00000000">
            <w:pPr>
              <w:rPr>
                <w:del w:id="15468" w:author="نویسنده" w:date="2026-10-18T12:19:01Z"/>
              </w:rPr>
            </w:pPr>
            <w:del w:id="15467"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17B894" w14:textId="77777777" w:rsidR="001D2698" w:rsidRDefault="00000000">
            <w:pPr>
              <w:rPr>
                <w:del w:id="15470" w:author="نویسنده" w:date="2026-10-18T12:19:01Z"/>
              </w:rPr>
            </w:pPr>
            <w:del w:id="15469" w:author="نویسنده" w:date="2026-10-18T12:19:01Z">
              <w:r>
                <w:rPr>
                  <w:sz w:val="13"/>
                  <w:szCs w:val="13"/>
                </w:rPr>
                <w:delText>2024-12-01</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10C142" w14:textId="77777777" w:rsidR="001D2698" w:rsidRDefault="00000000">
            <w:pPr>
              <w:rPr>
                <w:del w:id="15472" w:author="نویسنده" w:date="2026-10-18T12:19:01Z"/>
              </w:rPr>
            </w:pPr>
            <w:del w:id="15471" w:author="نویسنده" w:date="2026-10-18T12:19:01Z">
              <w:r>
                <w:rPr>
                  <w:sz w:val="13"/>
                  <w:szCs w:val="13"/>
                </w:rPr>
                <w:delText>508</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D2E35C" w14:textId="77777777" w:rsidR="001D2698" w:rsidRDefault="00000000">
            <w:pPr>
              <w:rPr>
                <w:del w:id="15474" w:author="نویسنده" w:date="2026-10-18T12:19:01Z"/>
              </w:rPr>
            </w:pPr>
            <w:del w:id="15473" w:author="نویسنده" w:date="2026-10-18T12:19:01Z">
              <w:r>
                <w:rPr>
                  <w:sz w:val="13"/>
                  <w:szCs w:val="13"/>
                </w:rPr>
                <w:delText>Completed 2024 or later (follow-up window &lt; 2 years)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6906DA" w14:textId="77777777" w:rsidR="001D2698" w:rsidRDefault="001D2698">
            <w:pPr>
              <w:rPr>
                <w:del w:id="15475" w:author="نویسنده" w:date="2026-10-18T12:19:01Z"/>
              </w:rPr>
            </w:pPr>
          </w:p>
        </w:tc>
      </w:tr>
      <w:tr w:rsidR="001D2698" w14:paraId="46D8BD2F" w14:textId="77777777">
        <w:trPr>
          <w:del w:id="15490"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7D80DF" w14:textId="77777777" w:rsidR="001D2698" w:rsidRDefault="00000000">
            <w:pPr>
              <w:rPr>
                <w:del w:id="15478" w:author="نویسنده" w:date="2026-10-18T12:19:01Z"/>
              </w:rPr>
            </w:pPr>
            <w:del w:id="15477" w:author="نویسنده" w:date="2026-10-18T12:19:01Z">
              <w:r>
                <w:rPr>
                  <w:sz w:val="13"/>
                  <w:szCs w:val="13"/>
                </w:rPr>
                <w:delText>NCT07457801</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C5D244" w14:textId="77777777" w:rsidR="001D2698" w:rsidRDefault="00000000">
            <w:pPr>
              <w:rPr>
                <w:del w:id="15480" w:author="نویسنده" w:date="2026-10-18T12:19:01Z"/>
              </w:rPr>
            </w:pPr>
            <w:del w:id="15479" w:author="نویسنده" w:date="2026-10-18T12:19:01Z">
              <w:r>
                <w:rPr>
                  <w:sz w:val="13"/>
                  <w:szCs w:val="13"/>
                </w:rPr>
                <w:delText>CARE Study for Paramedics in Singapore</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2039B7" w14:textId="77777777" w:rsidR="001D2698" w:rsidRDefault="00000000">
            <w:pPr>
              <w:rPr>
                <w:del w:id="15482" w:author="نویسنده" w:date="2026-10-18T12:19:01Z"/>
              </w:rPr>
            </w:pPr>
            <w:del w:id="15481" w:author="نویسنده" w:date="2026-10-18T12:19:01Z">
              <w:r>
                <w:rPr>
                  <w:sz w:val="13"/>
                  <w:szCs w:val="13"/>
                </w:rPr>
                <w:delText>randomized</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531878" w14:textId="77777777" w:rsidR="001D2698" w:rsidRDefault="00000000">
            <w:pPr>
              <w:rPr>
                <w:del w:id="15484" w:author="نویسنده" w:date="2026-10-18T12:19:01Z"/>
              </w:rPr>
            </w:pPr>
            <w:del w:id="15483" w:author="نویسنده" w:date="2026-10-18T12:19:01Z">
              <w:r>
                <w:rPr>
                  <w:sz w:val="13"/>
                  <w:szCs w:val="13"/>
                </w:rPr>
                <w:delText>2025-06-30</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DE7828" w14:textId="77777777" w:rsidR="001D2698" w:rsidRDefault="00000000">
            <w:pPr>
              <w:rPr>
                <w:del w:id="15486" w:author="نویسنده" w:date="2026-10-18T12:19:01Z"/>
              </w:rPr>
            </w:pPr>
            <w:del w:id="15485" w:author="نویسنده" w:date="2026-10-18T12:19:01Z">
              <w:r>
                <w:rPr>
                  <w:sz w:val="13"/>
                  <w:szCs w:val="13"/>
                </w:rPr>
                <w:delText>63</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B451B9" w14:textId="77777777" w:rsidR="001D2698" w:rsidRDefault="00000000">
            <w:pPr>
              <w:rPr>
                <w:del w:id="15488" w:author="نویسنده" w:date="2026-10-18T12:19:01Z"/>
              </w:rPr>
            </w:pPr>
            <w:del w:id="15487" w:author="نویسنده" w:date="2026-10-18T12:19:01Z">
              <w:r>
                <w:rPr>
                  <w:sz w:val="13"/>
                  <w:szCs w:val="13"/>
                </w:rPr>
                <w:delText>Completed 2024 or later (follow-up window &lt; 2 years)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B01314" w14:textId="77777777" w:rsidR="001D2698" w:rsidRDefault="001D2698">
            <w:pPr>
              <w:rPr>
                <w:del w:id="15489" w:author="نویسنده" w:date="2026-10-18T12:19:01Z"/>
              </w:rPr>
            </w:pPr>
          </w:p>
        </w:tc>
      </w:tr>
      <w:tr w:rsidR="001D2698" w14:paraId="36AE5B4A" w14:textId="77777777">
        <w:trPr>
          <w:del w:id="15504"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DE8287" w14:textId="77777777" w:rsidR="001D2698" w:rsidRDefault="00000000">
            <w:pPr>
              <w:rPr>
                <w:del w:id="15492" w:author="نویسنده" w:date="2026-10-18T12:19:01Z"/>
              </w:rPr>
            </w:pPr>
            <w:del w:id="15491" w:author="نویسنده" w:date="2026-10-18T12:19:01Z">
              <w:r>
                <w:rPr>
                  <w:sz w:val="13"/>
                  <w:szCs w:val="13"/>
                </w:rPr>
                <w:delText>NCT07474766</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422F57" w14:textId="77777777" w:rsidR="001D2698" w:rsidRDefault="00000000">
            <w:pPr>
              <w:rPr>
                <w:del w:id="15494" w:author="نویسنده" w:date="2026-10-18T12:19:01Z"/>
              </w:rPr>
            </w:pPr>
            <w:del w:id="15493" w:author="نویسنده" w:date="2026-10-18T12:19:01Z">
              <w:r>
                <w:rPr>
                  <w:sz w:val="13"/>
                  <w:szCs w:val="13"/>
                </w:rPr>
                <w:delText>Digital Counseling Community for Burnout Prevention</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1EDC39" w14:textId="77777777" w:rsidR="001D2698" w:rsidRDefault="00000000">
            <w:pPr>
              <w:rPr>
                <w:del w:id="15496" w:author="نویسنده" w:date="2026-10-18T12:19:01Z"/>
              </w:rPr>
            </w:pPr>
            <w:del w:id="15495" w:author="نویسنده" w:date="2026-10-18T12:19:01Z">
              <w:r>
                <w:rPr>
                  <w:sz w:val="13"/>
                  <w:szCs w:val="13"/>
                </w:rPr>
                <w:delText>na</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F3325A" w14:textId="77777777" w:rsidR="001D2698" w:rsidRDefault="00000000">
            <w:pPr>
              <w:rPr>
                <w:del w:id="15498" w:author="نویسنده" w:date="2026-10-18T12:19:01Z"/>
              </w:rPr>
            </w:pPr>
            <w:del w:id="15497" w:author="نویسنده" w:date="2026-10-18T12:19:01Z">
              <w:r>
                <w:rPr>
                  <w:sz w:val="13"/>
                  <w:szCs w:val="13"/>
                </w:rPr>
                <w:delText>2025-09-05</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DF70A7" w14:textId="77777777" w:rsidR="001D2698" w:rsidRDefault="00000000">
            <w:pPr>
              <w:rPr>
                <w:del w:id="15500" w:author="نویسنده" w:date="2026-10-18T12:19:01Z"/>
              </w:rPr>
            </w:pPr>
            <w:del w:id="15499" w:author="نویسنده" w:date="2026-10-18T12:19:01Z">
              <w:r>
                <w:rPr>
                  <w:sz w:val="13"/>
                  <w:szCs w:val="13"/>
                </w:rPr>
                <w:delText>31</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F174DC" w14:textId="77777777" w:rsidR="001D2698" w:rsidRDefault="00000000">
            <w:pPr>
              <w:rPr>
                <w:del w:id="15502" w:author="نویسنده" w:date="2026-10-18T12:19:01Z"/>
              </w:rPr>
            </w:pPr>
            <w:del w:id="15501" w:author="نویسنده" w:date="2026-10-18T12:19:01Z">
              <w:r>
                <w:rPr>
                  <w:sz w:val="13"/>
                  <w:szCs w:val="13"/>
                </w:rPr>
                <w:delText>Not randomized (not assessed for results)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1CEC9E" w14:textId="77777777" w:rsidR="001D2698" w:rsidRDefault="001D2698">
            <w:pPr>
              <w:rPr>
                <w:del w:id="15503" w:author="نویسنده" w:date="2026-10-18T12:19:01Z"/>
              </w:rPr>
            </w:pPr>
          </w:p>
        </w:tc>
      </w:tr>
      <w:tr w:rsidR="001D2698" w14:paraId="1858F4BB" w14:textId="77777777">
        <w:trPr>
          <w:del w:id="15518" w:author="نویسنده" w:date="2026-10-18T12:19:01Z"/>
        </w:trPr>
        <w:tc>
          <w:tcPr>
            <w:tcW w:w="10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F10351" w14:textId="77777777" w:rsidR="001D2698" w:rsidRDefault="00000000">
            <w:pPr>
              <w:rPr>
                <w:del w:id="15506" w:author="نویسنده" w:date="2026-10-18T12:19:01Z"/>
              </w:rPr>
            </w:pPr>
            <w:del w:id="15505" w:author="نویسنده" w:date="2026-10-18T12:19:01Z">
              <w:r>
                <w:rPr>
                  <w:sz w:val="13"/>
                  <w:szCs w:val="13"/>
                </w:rPr>
                <w:delText>NCT05274529</w:delText>
              </w:r>
            </w:del>
          </w:p>
        </w:tc>
        <w:tc>
          <w:tcPr>
            <w:tcW w:w="25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927AD" w14:textId="77777777" w:rsidR="001D2698" w:rsidRDefault="00000000">
            <w:pPr>
              <w:rPr>
                <w:del w:id="15508" w:author="نویسنده" w:date="2026-10-18T12:19:01Z"/>
              </w:rPr>
            </w:pPr>
            <w:del w:id="15507" w:author="نویسنده" w:date="2026-10-18T12:19:01Z">
              <w:r>
                <w:rPr>
                  <w:sz w:val="13"/>
                  <w:szCs w:val="13"/>
                </w:rPr>
                <w:delText>Effects of Personal Technology Driven Workplace Wellbeing…</w:delText>
              </w:r>
            </w:del>
          </w:p>
        </w:tc>
        <w:tc>
          <w:tcPr>
            <w:tcW w:w="93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13C4E0" w14:textId="77777777" w:rsidR="001D2698" w:rsidRDefault="00000000">
            <w:pPr>
              <w:rPr>
                <w:del w:id="15510" w:author="نویسنده" w:date="2026-10-18T12:19:01Z"/>
              </w:rPr>
            </w:pPr>
            <w:del w:id="15509" w:author="نویسنده" w:date="2026-10-18T12:19:01Z">
              <w:r>
                <w:rPr>
                  <w:sz w:val="13"/>
                  <w:szCs w:val="13"/>
                </w:rPr>
                <w:delText>na</w:delText>
              </w:r>
            </w:del>
          </w:p>
        </w:tc>
        <w:tc>
          <w:tcPr>
            <w:tcW w:w="84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74CBF2" w14:textId="77777777" w:rsidR="001D2698" w:rsidRDefault="00000000">
            <w:pPr>
              <w:rPr>
                <w:del w:id="15512" w:author="نویسنده" w:date="2026-10-18T12:19:01Z"/>
              </w:rPr>
            </w:pPr>
            <w:del w:id="15511" w:author="نویسنده" w:date="2026-10-18T12:19:01Z">
              <w:r>
                <w:rPr>
                  <w:sz w:val="13"/>
                  <w:szCs w:val="13"/>
                </w:rPr>
                <w:delText>2026-09-01</w:delText>
              </w:r>
            </w:del>
          </w:p>
        </w:tc>
        <w:tc>
          <w:tcPr>
            <w:tcW w:w="65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C0E571" w14:textId="77777777" w:rsidR="001D2698" w:rsidRDefault="00000000">
            <w:pPr>
              <w:rPr>
                <w:del w:id="15514" w:author="نویسنده" w:date="2026-10-18T12:19:01Z"/>
              </w:rPr>
            </w:pPr>
            <w:del w:id="15513" w:author="نویسنده" w:date="2026-10-18T12:19:01Z">
              <w:r>
                <w:rPr>
                  <w:sz w:val="13"/>
                  <w:szCs w:val="13"/>
                </w:rPr>
                <w:delText>571</w:delText>
              </w:r>
            </w:del>
          </w:p>
        </w:tc>
        <w:tc>
          <w:tcPr>
            <w:tcW w:w="149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2F1ADB" w14:textId="77777777" w:rsidR="001D2698" w:rsidRDefault="00000000">
            <w:pPr>
              <w:rPr>
                <w:del w:id="15516" w:author="نویسنده" w:date="2026-10-18T12:19:01Z"/>
              </w:rPr>
            </w:pPr>
            <w:del w:id="15515" w:author="نویسنده" w:date="2026-10-18T12:19:01Z">
              <w:r>
                <w:rPr>
                  <w:sz w:val="13"/>
                  <w:szCs w:val="13"/>
                </w:rPr>
                <w:delText>Not randomized (not assessed for results)</w:delText>
              </w:r>
            </w:del>
          </w:p>
        </w:tc>
        <w:tc>
          <w:tcPr>
            <w:tcW w:w="187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2638AD" w14:textId="77777777" w:rsidR="001D2698" w:rsidRDefault="001D2698">
            <w:pPr>
              <w:rPr>
                <w:del w:id="15517" w:author="نویسنده" w:date="2026-10-18T12:19:01Z"/>
              </w:rPr>
            </w:pPr>
          </w:p>
        </w:tc>
      </w:tr>
      <w:tr w:rsidR="001D2698" w14:paraId="1FF4E254" w14:textId="77777777">
        <w:trPr>
          <w:del w:id="15526" w:author="نویسنده" w:date="2026-10-18T12:19:01Z"/>
        </w:trPr>
        <w:tc>
          <w:tcPr>
            <w:tcW w:w="1030" w:type="dxa"/>
            <w:tcBorders>
              <w:top w:val="single" w:sz="4" w:space="0" w:color="808080"/>
              <w:left w:val="none" w:sz="0" w:space="0" w:color="FFFFFF"/>
              <w:bottom w:val="none" w:sz="0" w:space="0" w:color="FFFFFF"/>
              <w:right w:val="none" w:sz="0" w:space="0" w:color="FFFFFF"/>
            </w:tcBorders>
          </w:tcPr>
          <w:p w14:paraId="27B16009" w14:textId="77777777" w:rsidR="001D2698" w:rsidRDefault="001D2698">
            <w:pPr>
              <w:rPr>
                <w:del w:id="15519" w:author="نویسنده" w:date="2026-10-18T12:19:01Z"/>
              </w:rPr>
            </w:pPr>
          </w:p>
        </w:tc>
        <w:tc>
          <w:tcPr>
            <w:tcW w:w="2527" w:type="dxa"/>
            <w:tcBorders>
              <w:top w:val="single" w:sz="4" w:space="0" w:color="808080"/>
              <w:left w:val="none" w:sz="0" w:space="0" w:color="FFFFFF"/>
              <w:bottom w:val="none" w:sz="0" w:space="0" w:color="FFFFFF"/>
              <w:right w:val="none" w:sz="0" w:space="0" w:color="FFFFFF"/>
            </w:tcBorders>
          </w:tcPr>
          <w:p w14:paraId="5ABDF24A" w14:textId="77777777" w:rsidR="001D2698" w:rsidRDefault="001D2698">
            <w:pPr>
              <w:rPr>
                <w:del w:id="15520" w:author="نویسنده" w:date="2026-10-18T12:19:01Z"/>
              </w:rPr>
            </w:pPr>
          </w:p>
        </w:tc>
        <w:tc>
          <w:tcPr>
            <w:tcW w:w="936" w:type="dxa"/>
            <w:tcBorders>
              <w:top w:val="single" w:sz="4" w:space="0" w:color="808080"/>
              <w:left w:val="none" w:sz="0" w:space="0" w:color="FFFFFF"/>
              <w:bottom w:val="none" w:sz="0" w:space="0" w:color="FFFFFF"/>
              <w:right w:val="none" w:sz="0" w:space="0" w:color="FFFFFF"/>
            </w:tcBorders>
          </w:tcPr>
          <w:p w14:paraId="4404E37D" w14:textId="77777777" w:rsidR="001D2698" w:rsidRDefault="001D2698">
            <w:pPr>
              <w:rPr>
                <w:del w:id="15521" w:author="نویسنده" w:date="2026-10-18T12:19:01Z"/>
              </w:rPr>
            </w:pPr>
          </w:p>
        </w:tc>
        <w:tc>
          <w:tcPr>
            <w:tcW w:w="842" w:type="dxa"/>
            <w:tcBorders>
              <w:top w:val="single" w:sz="4" w:space="0" w:color="808080"/>
              <w:left w:val="none" w:sz="0" w:space="0" w:color="FFFFFF"/>
              <w:bottom w:val="none" w:sz="0" w:space="0" w:color="FFFFFF"/>
              <w:right w:val="none" w:sz="0" w:space="0" w:color="FFFFFF"/>
            </w:tcBorders>
          </w:tcPr>
          <w:p w14:paraId="0A980DC0" w14:textId="77777777" w:rsidR="001D2698" w:rsidRDefault="001D2698">
            <w:pPr>
              <w:rPr>
                <w:del w:id="15522" w:author="نویسنده" w:date="2026-10-18T12:19:01Z"/>
              </w:rPr>
            </w:pPr>
          </w:p>
        </w:tc>
        <w:tc>
          <w:tcPr>
            <w:tcW w:w="655" w:type="dxa"/>
            <w:tcBorders>
              <w:top w:val="single" w:sz="4" w:space="0" w:color="808080"/>
              <w:left w:val="none" w:sz="0" w:space="0" w:color="FFFFFF"/>
              <w:bottom w:val="none" w:sz="0" w:space="0" w:color="FFFFFF"/>
              <w:right w:val="none" w:sz="0" w:space="0" w:color="FFFFFF"/>
            </w:tcBorders>
          </w:tcPr>
          <w:p w14:paraId="06544257" w14:textId="77777777" w:rsidR="001D2698" w:rsidRDefault="001D2698">
            <w:pPr>
              <w:rPr>
                <w:del w:id="15523" w:author="نویسنده" w:date="2026-10-18T12:19:01Z"/>
              </w:rPr>
            </w:pPr>
          </w:p>
        </w:tc>
        <w:tc>
          <w:tcPr>
            <w:tcW w:w="1498" w:type="dxa"/>
            <w:tcBorders>
              <w:top w:val="single" w:sz="4" w:space="0" w:color="808080"/>
              <w:left w:val="none" w:sz="0" w:space="0" w:color="FFFFFF"/>
              <w:bottom w:val="none" w:sz="0" w:space="0" w:color="FFFFFF"/>
              <w:right w:val="none" w:sz="0" w:space="0" w:color="FFFFFF"/>
            </w:tcBorders>
          </w:tcPr>
          <w:p w14:paraId="6981B0EF" w14:textId="77777777" w:rsidR="001D2698" w:rsidRDefault="001D2698">
            <w:pPr>
              <w:rPr>
                <w:del w:id="15524" w:author="نویسنده" w:date="2026-10-18T12:19:01Z"/>
              </w:rPr>
            </w:pPr>
          </w:p>
        </w:tc>
        <w:tc>
          <w:tcPr>
            <w:tcW w:w="1872" w:type="dxa"/>
            <w:tcBorders>
              <w:top w:val="single" w:sz="4" w:space="0" w:color="808080"/>
              <w:left w:val="none" w:sz="0" w:space="0" w:color="FFFFFF"/>
              <w:bottom w:val="none" w:sz="0" w:space="0" w:color="FFFFFF"/>
              <w:right w:val="none" w:sz="0" w:space="0" w:color="FFFFFF"/>
            </w:tcBorders>
          </w:tcPr>
          <w:p w14:paraId="2F6DBCE8" w14:textId="77777777" w:rsidR="001D2698" w:rsidRDefault="001D2698">
            <w:pPr>
              <w:rPr>
                <w:del w:id="15525" w:author="نویسنده" w:date="2026-10-18T12:19:01Z"/>
              </w:rPr>
            </w:pPr>
          </w:p>
        </w:tc>
      </w:tr>
    </w:tbl>
    <w:p>
      <w:pPr>
        <w:rPr>
          <w:del w:id="15528" w:author="نویسنده" w:date="2026-10-18T12:19:01Z"/>
        </w:rPr>
      </w:pPr>
      <w:del w:id="15527" w:author="نویسنده" w:date="2026-10-18T12:19:01Z">
        <w:r>
          <w:br w:type="page"/>
        </w:r>
      </w:del>
    </w:p>
    <w:p>
      <w:pPr>
        <w:pStyle w:val="Heading1"/>
        <w:spacing w:before="360" w:after="180"/>
        <w:rPr>
          <w:del w:id="15530" w:author="نویسنده" w:date="2026-10-18T12:19:01Z"/>
        </w:rPr>
      </w:pPr>
      <w:del w:id="15529" w:author="نویسنده" w:date="2026-10-18T12:19:01Z">
        <w:r>
          <w:rPr>
            <w:b/>
            <w:bCs/>
            <w:sz w:val="28"/>
            <w:szCs w:val="28"/>
          </w:rPr>
          <w:lastRenderedPageBreak/>
          <w:delText xml:space="preserve">Appendix E. PRISMA-ScR checklist</w:delText>
        </w:r>
      </w:del>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4867"/>
        <w:gridCol w:w="3744"/>
      </w:tblGrid>
      <w:tr w:rsidR="001D2698" w14:paraId="1EA40536" w14:textId="77777777">
        <w:trPr>
          <w:tblHeader/>
          <w:del w:id="15537" w:author="نویسنده" w:date="2026-10-18T12:19:01Z"/>
        </w:trPr>
        <w:tc>
          <w:tcPr>
            <w:tcW w:w="749"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616A711E" w14:textId="77777777" w:rsidR="001D2698" w:rsidRDefault="00000000">
            <w:pPr>
              <w:rPr>
                <w:del w:id="15532" w:author="نویسنده" w:date="2026-10-18T12:19:01Z"/>
              </w:rPr>
            </w:pPr>
            <w:del w:id="15531" w:author="نویسنده" w:date="2026-10-18T12:19:01Z">
              <w:r>
                <w:rPr>
                  <w:b/>
                  <w:bCs/>
                  <w:sz w:val="18"/>
                  <w:szCs w:val="18"/>
                </w:rPr>
                <w:delText>#</w:delText>
              </w:r>
            </w:del>
          </w:p>
        </w:tc>
        <w:tc>
          <w:tcPr>
            <w:tcW w:w="4867"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4B826CA1" w14:textId="77777777" w:rsidR="001D2698" w:rsidRDefault="00000000">
            <w:pPr>
              <w:rPr>
                <w:del w:id="15534" w:author="نویسنده" w:date="2026-10-18T12:19:01Z"/>
              </w:rPr>
            </w:pPr>
            <w:del w:id="15533" w:author="نویسنده" w:date="2026-10-18T12:19:01Z">
              <w:r>
                <w:rPr>
                  <w:b/>
                  <w:bCs/>
                  <w:sz w:val="18"/>
                  <w:szCs w:val="18"/>
                </w:rPr>
                <w:delText>Item</w:delText>
              </w:r>
            </w:del>
          </w:p>
        </w:tc>
        <w:tc>
          <w:tcPr>
            <w:tcW w:w="3744" w:type="dxa"/>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tcPr>
          <w:p w14:paraId="658E496F" w14:textId="77777777" w:rsidR="001D2698" w:rsidRDefault="00000000">
            <w:pPr>
              <w:rPr>
                <w:del w:id="15536" w:author="نویسنده" w:date="2026-10-18T12:19:01Z"/>
              </w:rPr>
            </w:pPr>
            <w:del w:id="15535" w:author="نویسنده" w:date="2026-10-18T12:19:01Z">
              <w:r>
                <w:rPr>
                  <w:b/>
                  <w:bCs/>
                  <w:sz w:val="18"/>
                  <w:szCs w:val="18"/>
                </w:rPr>
                <w:delText>Reported in</w:delText>
              </w:r>
            </w:del>
          </w:p>
        </w:tc>
      </w:tr>
      <w:tr w:rsidR="001D2698" w14:paraId="30DE9610" w14:textId="77777777">
        <w:trPr>
          <w:del w:id="15544"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68B2F3" w14:textId="77777777" w:rsidR="001D2698" w:rsidRDefault="00000000">
            <w:pPr>
              <w:rPr>
                <w:del w:id="15539" w:author="نویسنده" w:date="2026-10-18T12:19:01Z"/>
              </w:rPr>
            </w:pPr>
            <w:del w:id="15538" w:author="نویسنده" w:date="2026-10-18T12:19:01Z">
              <w:r>
                <w:rPr>
                  <w:sz w:val="18"/>
                  <w:szCs w:val="18"/>
                </w:rPr>
                <w:delText>1</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A5CEF2" w14:textId="77777777" w:rsidR="001D2698" w:rsidRDefault="00000000">
            <w:pPr>
              <w:rPr>
                <w:del w:id="15541" w:author="نویسنده" w:date="2026-10-18T12:19:01Z"/>
              </w:rPr>
            </w:pPr>
            <w:del w:id="15540" w:author="نویسنده" w:date="2026-10-18T12:19:01Z">
              <w:r>
                <w:rPr>
                  <w:sz w:val="18"/>
                  <w:szCs w:val="18"/>
                </w:rPr>
                <w:delText>Title</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00FC5F" w14:textId="77777777" w:rsidR="001D2698" w:rsidRDefault="00000000">
            <w:pPr>
              <w:rPr>
                <w:del w:id="15543" w:author="نویسنده" w:date="2026-10-18T12:19:01Z"/>
              </w:rPr>
            </w:pPr>
            <w:del w:id="15542" w:author="نویسنده" w:date="2026-10-18T12:19:01Z">
              <w:r>
                <w:rPr>
                  <w:sz w:val="18"/>
                  <w:szCs w:val="18"/>
                </w:rPr>
                <w:delText>Title page</w:delText>
              </w:r>
            </w:del>
          </w:p>
        </w:tc>
      </w:tr>
      <w:tr w:rsidR="001D2698" w14:paraId="429F17A9" w14:textId="77777777">
        <w:trPr>
          <w:del w:id="15551"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2FBD93" w14:textId="77777777" w:rsidR="001D2698" w:rsidRDefault="00000000">
            <w:pPr>
              <w:rPr>
                <w:del w:id="15546" w:author="نویسنده" w:date="2026-10-18T12:19:01Z"/>
              </w:rPr>
            </w:pPr>
            <w:del w:id="15545" w:author="نویسنده" w:date="2026-10-18T12:19:01Z">
              <w:r>
                <w:rPr>
                  <w:sz w:val="18"/>
                  <w:szCs w:val="18"/>
                </w:rPr>
                <w:delText>2</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88A178" w14:textId="77777777" w:rsidR="001D2698" w:rsidRDefault="00000000">
            <w:pPr>
              <w:rPr>
                <w:del w:id="15548" w:author="نویسنده" w:date="2026-10-18T12:19:01Z"/>
              </w:rPr>
            </w:pPr>
            <w:del w:id="15547" w:author="نویسنده" w:date="2026-10-18T12:19:01Z">
              <w:r>
                <w:rPr>
                  <w:sz w:val="18"/>
                  <w:szCs w:val="18"/>
                </w:rPr>
                <w:delText>Structured summary</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A7561B" w14:textId="77777777" w:rsidR="001D2698" w:rsidRDefault="00000000">
            <w:pPr>
              <w:rPr>
                <w:del w:id="15550" w:author="نویسنده" w:date="2026-10-18T12:19:01Z"/>
              </w:rPr>
            </w:pPr>
            <w:del w:id="15549" w:author="نویسنده" w:date="2026-10-18T12:19:01Z">
              <w:r>
                <w:rPr>
                  <w:sz w:val="18"/>
                  <w:szCs w:val="18"/>
                </w:rPr>
                <w:delText>Abstract</w:delText>
              </w:r>
            </w:del>
          </w:p>
        </w:tc>
      </w:tr>
      <w:tr w:rsidR="001D2698" w14:paraId="3ED4780E" w14:textId="77777777">
        <w:trPr>
          <w:del w:id="15558"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5B7DAB" w14:textId="77777777" w:rsidR="001D2698" w:rsidRDefault="00000000">
            <w:pPr>
              <w:rPr>
                <w:del w:id="15553" w:author="نویسنده" w:date="2026-10-18T12:19:01Z"/>
              </w:rPr>
            </w:pPr>
            <w:del w:id="15552" w:author="نویسنده" w:date="2026-10-18T12:19:01Z">
              <w:r>
                <w:rPr>
                  <w:sz w:val="18"/>
                  <w:szCs w:val="18"/>
                </w:rPr>
                <w:delText>3</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F0E9B5" w14:textId="77777777" w:rsidR="001D2698" w:rsidRDefault="00000000">
            <w:pPr>
              <w:rPr>
                <w:del w:id="15555" w:author="نویسنده" w:date="2026-10-18T12:19:01Z"/>
              </w:rPr>
            </w:pPr>
            <w:del w:id="15554" w:author="نویسنده" w:date="2026-10-18T12:19:01Z">
              <w:r>
                <w:rPr>
                  <w:sz w:val="18"/>
                  <w:szCs w:val="18"/>
                </w:rPr>
                <w:delText>Rationale</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427D7A" w14:textId="77777777" w:rsidR="001D2698" w:rsidRDefault="00000000">
            <w:pPr>
              <w:rPr>
                <w:del w:id="15557" w:author="نویسنده" w:date="2026-10-18T12:19:01Z"/>
              </w:rPr>
            </w:pPr>
            <w:del w:id="15556" w:author="نویسنده" w:date="2026-10-18T12:19:01Z">
              <w:r>
                <w:rPr>
                  <w:sz w:val="18"/>
                  <w:szCs w:val="18"/>
                </w:rPr>
                <w:delText>Section 1</w:delText>
              </w:r>
            </w:del>
          </w:p>
        </w:tc>
      </w:tr>
      <w:tr w:rsidR="001D2698" w14:paraId="2746A2D2" w14:textId="77777777">
        <w:trPr>
          <w:del w:id="15565"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0E768B" w14:textId="77777777" w:rsidR="001D2698" w:rsidRDefault="00000000">
            <w:pPr>
              <w:rPr>
                <w:del w:id="15560" w:author="نویسنده" w:date="2026-10-18T12:19:01Z"/>
              </w:rPr>
            </w:pPr>
            <w:del w:id="15559" w:author="نویسنده" w:date="2026-10-18T12:19:01Z">
              <w:r>
                <w:rPr>
                  <w:sz w:val="18"/>
                  <w:szCs w:val="18"/>
                </w:rPr>
                <w:delText>4</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E69AF2" w14:textId="77777777" w:rsidR="001D2698" w:rsidRDefault="00000000">
            <w:pPr>
              <w:rPr>
                <w:del w:id="15562" w:author="نویسنده" w:date="2026-10-18T12:19:01Z"/>
              </w:rPr>
            </w:pPr>
            <w:del w:id="15561" w:author="نویسنده" w:date="2026-10-18T12:19:01Z">
              <w:r>
                <w:rPr>
                  <w:sz w:val="18"/>
                  <w:szCs w:val="18"/>
                </w:rPr>
                <w:delText>Objectives</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D317D8" w14:textId="77777777" w:rsidR="001D2698" w:rsidRDefault="00000000">
            <w:pPr>
              <w:rPr>
                <w:del w:id="15564" w:author="نویسنده" w:date="2026-10-18T12:19:01Z"/>
              </w:rPr>
            </w:pPr>
            <w:del w:id="15563" w:author="نویسنده" w:date="2026-10-18T12:19:01Z">
              <w:r>
                <w:rPr>
                  <w:sz w:val="18"/>
                  <w:szCs w:val="18"/>
                </w:rPr>
                <w:delText>Section 1, final paragraph</w:delText>
              </w:r>
            </w:del>
          </w:p>
        </w:tc>
      </w:tr>
      <w:tr w:rsidR="001D2698" w14:paraId="723E20FB" w14:textId="77777777">
        <w:trPr>
          <w:del w:id="15572"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E114C0" w14:textId="77777777" w:rsidR="001D2698" w:rsidRDefault="00000000">
            <w:pPr>
              <w:rPr>
                <w:del w:id="15567" w:author="نویسنده" w:date="2026-10-18T12:19:01Z"/>
              </w:rPr>
            </w:pPr>
            <w:del w:id="15566" w:author="نویسنده" w:date="2026-10-18T12:19:01Z">
              <w:r>
                <w:rPr>
                  <w:sz w:val="18"/>
                  <w:szCs w:val="18"/>
                </w:rPr>
                <w:delText>5</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E5E802" w14:textId="77777777" w:rsidR="001D2698" w:rsidRDefault="00000000">
            <w:pPr>
              <w:rPr>
                <w:del w:id="15569" w:author="نویسنده" w:date="2026-10-18T12:19:01Z"/>
              </w:rPr>
            </w:pPr>
            <w:del w:id="15568" w:author="نویسنده" w:date="2026-10-18T12:19:01Z">
              <w:r>
                <w:rPr>
                  <w:sz w:val="18"/>
                  <w:szCs w:val="18"/>
                </w:rPr>
                <w:delText>Protocol and registration</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0281E5" w14:textId="77777777" w:rsidR="001D2698" w:rsidRDefault="00000000">
            <w:pPr>
              <w:rPr>
                <w:del w:id="15571" w:author="نویسنده" w:date="2026-10-18T12:19:01Z"/>
              </w:rPr>
            </w:pPr>
            <w:del w:id="15570" w:author="نویسنده" w:date="2026-10-18T12:19:01Z">
              <w:r>
                <w:rPr>
                  <w:sz w:val="18"/>
                  <w:szCs w:val="18"/>
                </w:rPr>
                <w:delText>Section 2.1</w:delText>
              </w:r>
            </w:del>
          </w:p>
        </w:tc>
      </w:tr>
      <w:tr w:rsidR="001D2698" w14:paraId="2CB2A526" w14:textId="77777777">
        <w:trPr>
          <w:del w:id="15579"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842183" w14:textId="77777777" w:rsidR="001D2698" w:rsidRDefault="00000000">
            <w:pPr>
              <w:rPr>
                <w:del w:id="15574" w:author="نویسنده" w:date="2026-10-18T12:19:01Z"/>
              </w:rPr>
            </w:pPr>
            <w:del w:id="15573" w:author="نویسنده" w:date="2026-10-18T12:19:01Z">
              <w:r>
                <w:rPr>
                  <w:sz w:val="18"/>
                  <w:szCs w:val="18"/>
                </w:rPr>
                <w:delText>6</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0680D2" w14:textId="77777777" w:rsidR="001D2698" w:rsidRDefault="00000000">
            <w:pPr>
              <w:rPr>
                <w:del w:id="15576" w:author="نویسنده" w:date="2026-10-18T12:19:01Z"/>
              </w:rPr>
            </w:pPr>
            <w:del w:id="15575" w:author="نویسنده" w:date="2026-10-18T12:19:01Z">
              <w:r>
                <w:rPr>
                  <w:sz w:val="18"/>
                  <w:szCs w:val="18"/>
                </w:rPr>
                <w:delText>Eligibility criteria</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88D726" w14:textId="77777777" w:rsidR="001D2698" w:rsidRDefault="00000000">
            <w:pPr>
              <w:rPr>
                <w:del w:id="15578" w:author="نویسنده" w:date="2026-10-18T12:19:01Z"/>
              </w:rPr>
            </w:pPr>
            <w:del w:id="15577" w:author="نویسنده" w:date="2026-10-18T12:19:01Z">
              <w:r>
                <w:rPr>
                  <w:sz w:val="18"/>
                  <w:szCs w:val="18"/>
                </w:rPr>
                <w:delText>Section 2.2, Table 1</w:delText>
              </w:r>
            </w:del>
          </w:p>
        </w:tc>
      </w:tr>
      <w:tr w:rsidR="001D2698" w14:paraId="19C9EB07" w14:textId="77777777">
        <w:trPr>
          <w:del w:id="15586"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765C33" w14:textId="77777777" w:rsidR="001D2698" w:rsidRDefault="00000000">
            <w:pPr>
              <w:rPr>
                <w:del w:id="15581" w:author="نویسنده" w:date="2026-10-18T12:19:01Z"/>
              </w:rPr>
            </w:pPr>
            <w:del w:id="15580" w:author="نویسنده" w:date="2026-10-18T12:19:01Z">
              <w:r>
                <w:rPr>
                  <w:sz w:val="18"/>
                  <w:szCs w:val="18"/>
                </w:rPr>
                <w:delText>7</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BBEF9D" w14:textId="77777777" w:rsidR="001D2698" w:rsidRDefault="00000000">
            <w:pPr>
              <w:rPr>
                <w:del w:id="15583" w:author="نویسنده" w:date="2026-10-18T12:19:01Z"/>
              </w:rPr>
            </w:pPr>
            <w:del w:id="15582" w:author="نویسنده" w:date="2026-10-18T12:19:01Z">
              <w:r>
                <w:rPr>
                  <w:sz w:val="18"/>
                  <w:szCs w:val="18"/>
                </w:rPr>
                <w:delText>Information sources</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E420C5" w14:textId="77777777" w:rsidR="001D2698" w:rsidRDefault="00000000">
            <w:pPr>
              <w:rPr>
                <w:del w:id="15585" w:author="نویسنده" w:date="2026-10-18T12:19:01Z"/>
              </w:rPr>
            </w:pPr>
            <w:del w:id="15584" w:author="نویسنده" w:date="2026-10-18T12:19:01Z">
              <w:r>
                <w:rPr>
                  <w:sz w:val="18"/>
                  <w:szCs w:val="18"/>
                </w:rPr>
                <w:delText>Section 2.3, Table 2</w:delText>
              </w:r>
            </w:del>
          </w:p>
        </w:tc>
      </w:tr>
      <w:tr w:rsidR="001D2698" w14:paraId="4A1EB61C" w14:textId="77777777">
        <w:trPr>
          <w:del w:id="15593"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4A2DA1" w14:textId="77777777" w:rsidR="001D2698" w:rsidRDefault="00000000">
            <w:pPr>
              <w:rPr>
                <w:del w:id="15588" w:author="نویسنده" w:date="2026-10-18T12:19:01Z"/>
              </w:rPr>
            </w:pPr>
            <w:del w:id="15587" w:author="نویسنده" w:date="2026-10-18T12:19:01Z">
              <w:r>
                <w:rPr>
                  <w:sz w:val="18"/>
                  <w:szCs w:val="18"/>
                </w:rPr>
                <w:delText>8</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C55B46" w14:textId="77777777" w:rsidR="001D2698" w:rsidRDefault="00000000">
            <w:pPr>
              <w:rPr>
                <w:del w:id="15590" w:author="نویسنده" w:date="2026-10-18T12:19:01Z"/>
              </w:rPr>
            </w:pPr>
            <w:del w:id="15589" w:author="نویسنده" w:date="2026-10-18T12:19:01Z">
              <w:r>
                <w:rPr>
                  <w:sz w:val="18"/>
                  <w:szCs w:val="18"/>
                </w:rPr>
                <w:delText>Search</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4B418F" w14:textId="77777777" w:rsidR="001D2698" w:rsidRDefault="00000000">
            <w:pPr>
              <w:rPr>
                <w:del w:id="15592" w:author="نویسنده" w:date="2026-10-18T12:19:01Z"/>
              </w:rPr>
            </w:pPr>
            <w:del w:id="15591" w:author="نویسنده" w:date="2026-10-18T12:19:01Z">
              <w:r>
                <w:rPr>
                  <w:sz w:val="18"/>
                  <w:szCs w:val="18"/>
                </w:rPr>
                <w:delText>Appendix A</w:delText>
              </w:r>
            </w:del>
          </w:p>
        </w:tc>
      </w:tr>
      <w:tr w:rsidR="001D2698" w14:paraId="5E6E3EBA" w14:textId="77777777">
        <w:trPr>
          <w:del w:id="15600"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3D1BA1" w14:textId="77777777" w:rsidR="001D2698" w:rsidRDefault="00000000">
            <w:pPr>
              <w:rPr>
                <w:del w:id="15595" w:author="نویسنده" w:date="2026-10-18T12:19:01Z"/>
              </w:rPr>
            </w:pPr>
            <w:del w:id="15594" w:author="نویسنده" w:date="2026-10-18T12:19:01Z">
              <w:r>
                <w:rPr>
                  <w:sz w:val="18"/>
                  <w:szCs w:val="18"/>
                </w:rPr>
                <w:delText>9</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599F98" w14:textId="77777777" w:rsidR="001D2698" w:rsidRDefault="00000000">
            <w:pPr>
              <w:rPr>
                <w:del w:id="15597" w:author="نویسنده" w:date="2026-10-18T12:19:01Z"/>
              </w:rPr>
            </w:pPr>
            <w:del w:id="15596" w:author="نویسنده" w:date="2026-10-18T12:19:01Z">
              <w:r>
                <w:rPr>
                  <w:sz w:val="18"/>
                  <w:szCs w:val="18"/>
                </w:rPr>
                <w:delText>Selection of sources of evidence</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4C5538" w14:textId="77777777" w:rsidR="001D2698" w:rsidRDefault="00000000">
            <w:pPr>
              <w:rPr>
                <w:del w:id="15599" w:author="نویسنده" w:date="2026-10-18T12:19:01Z"/>
              </w:rPr>
            </w:pPr>
            <w:del w:id="15598" w:author="نویسنده" w:date="2026-10-18T12:19:01Z">
              <w:r>
                <w:rPr>
                  <w:sz w:val="18"/>
                  <w:szCs w:val="18"/>
                </w:rPr>
                <w:delText>Section 2.4</w:delText>
              </w:r>
            </w:del>
          </w:p>
        </w:tc>
      </w:tr>
      <w:tr w:rsidR="001D2698" w14:paraId="52A9DB6A" w14:textId="77777777">
        <w:trPr>
          <w:del w:id="15607"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69494D" w14:textId="77777777" w:rsidR="001D2698" w:rsidRDefault="00000000">
            <w:pPr>
              <w:rPr>
                <w:del w:id="15602" w:author="نویسنده" w:date="2026-10-18T12:19:01Z"/>
              </w:rPr>
            </w:pPr>
            <w:del w:id="15601" w:author="نویسنده" w:date="2026-10-18T12:19:01Z">
              <w:r>
                <w:rPr>
                  <w:sz w:val="18"/>
                  <w:szCs w:val="18"/>
                </w:rPr>
                <w:delText>10</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2DDFBF" w14:textId="77777777" w:rsidR="001D2698" w:rsidRDefault="00000000">
            <w:pPr>
              <w:rPr>
                <w:del w:id="15604" w:author="نویسنده" w:date="2026-10-18T12:19:01Z"/>
              </w:rPr>
            </w:pPr>
            <w:del w:id="15603" w:author="نویسنده" w:date="2026-10-18T12:19:01Z">
              <w:r>
                <w:rPr>
                  <w:sz w:val="18"/>
                  <w:szCs w:val="18"/>
                </w:rPr>
                <w:delText>Data charting process</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ED74E3" w14:textId="77777777" w:rsidR="001D2698" w:rsidRDefault="00000000">
            <w:pPr>
              <w:rPr>
                <w:del w:id="15606" w:author="نویسنده" w:date="2026-10-18T12:19:01Z"/>
              </w:rPr>
            </w:pPr>
            <w:del w:id="15605" w:author="نویسنده" w:date="2026-10-18T12:19:01Z">
              <w:r>
                <w:rPr>
                  <w:sz w:val="18"/>
                  <w:szCs w:val="18"/>
                </w:rPr>
                <w:delText>Sections 2.5 and 2.8</w:delText>
              </w:r>
            </w:del>
          </w:p>
        </w:tc>
      </w:tr>
      <w:tr w:rsidR="001D2698" w14:paraId="54B8F1F1" w14:textId="77777777">
        <w:trPr>
          <w:del w:id="15614"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535F20" w14:textId="77777777" w:rsidR="001D2698" w:rsidRDefault="00000000">
            <w:pPr>
              <w:rPr>
                <w:del w:id="15609" w:author="نویسنده" w:date="2026-10-18T12:19:01Z"/>
              </w:rPr>
            </w:pPr>
            <w:del w:id="15608" w:author="نویسنده" w:date="2026-10-18T12:19:01Z">
              <w:r>
                <w:rPr>
                  <w:sz w:val="18"/>
                  <w:szCs w:val="18"/>
                </w:rPr>
                <w:delText>11</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7544DC" w14:textId="77777777" w:rsidR="001D2698" w:rsidRDefault="00000000">
            <w:pPr>
              <w:rPr>
                <w:del w:id="15611" w:author="نویسنده" w:date="2026-10-18T12:19:01Z"/>
              </w:rPr>
            </w:pPr>
            <w:del w:id="15610" w:author="نویسنده" w:date="2026-10-18T12:19:01Z">
              <w:r>
                <w:rPr>
                  <w:sz w:val="18"/>
                  <w:szCs w:val="18"/>
                </w:rPr>
                <w:delText>Data items</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DF9DE4" w14:textId="77777777" w:rsidR="001D2698" w:rsidRDefault="00000000">
            <w:pPr>
              <w:rPr>
                <w:del w:id="15613" w:author="نویسنده" w:date="2026-10-18T12:19:01Z"/>
              </w:rPr>
            </w:pPr>
            <w:del w:id="15612" w:author="نویسنده" w:date="2026-10-18T12:19:01Z">
              <w:r>
                <w:rPr>
                  <w:sz w:val="18"/>
                  <w:szCs w:val="18"/>
                </w:rPr>
                <w:delText>Section 2.5</w:delText>
              </w:r>
            </w:del>
          </w:p>
        </w:tc>
      </w:tr>
      <w:tr w:rsidR="001D2698" w14:paraId="3E50FDC6" w14:textId="77777777">
        <w:trPr>
          <w:del w:id="15621"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269AA4" w14:textId="77777777" w:rsidR="001D2698" w:rsidRDefault="00000000">
            <w:pPr>
              <w:rPr>
                <w:del w:id="15616" w:author="نویسنده" w:date="2026-10-18T12:19:01Z"/>
              </w:rPr>
            </w:pPr>
            <w:del w:id="15615" w:author="نویسنده" w:date="2026-10-18T12:19:01Z">
              <w:r>
                <w:rPr>
                  <w:sz w:val="18"/>
                  <w:szCs w:val="18"/>
                </w:rPr>
                <w:delText>12</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077B98" w14:textId="77777777" w:rsidR="001D2698" w:rsidRDefault="00000000">
            <w:pPr>
              <w:rPr>
                <w:del w:id="15618" w:author="نویسنده" w:date="2026-10-18T12:19:01Z"/>
              </w:rPr>
            </w:pPr>
            <w:del w:id="15617" w:author="نویسنده" w:date="2026-10-18T12:19:01Z">
              <w:r>
                <w:rPr>
                  <w:sz w:val="18"/>
                  <w:szCs w:val="18"/>
                </w:rPr>
                <w:delText>Critical appraisal of individual sources (optional)</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1D2CEB" w14:textId="77777777" w:rsidR="001D2698" w:rsidRDefault="00000000">
            <w:pPr>
              <w:rPr>
                <w:del w:id="15620" w:author="نویسنده" w:date="2026-10-18T12:19:01Z"/>
              </w:rPr>
            </w:pPr>
            <w:del w:id="15619" w:author="نویسنده" w:date="2026-10-18T12:19:01Z">
              <w:r>
                <w:rPr>
                  <w:sz w:val="18"/>
                  <w:szCs w:val="18"/>
                </w:rPr>
                <w:delText>Not performed; abstract-level reporting indicators only (Sections 2.5 and 3.7)</w:delText>
              </w:r>
            </w:del>
          </w:p>
        </w:tc>
      </w:tr>
      <w:tr w:rsidR="001D2698" w14:paraId="192383C6" w14:textId="77777777">
        <w:trPr>
          <w:del w:id="15628"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247CEE" w14:textId="77777777" w:rsidR="001D2698" w:rsidRDefault="00000000">
            <w:pPr>
              <w:rPr>
                <w:del w:id="15623" w:author="نویسنده" w:date="2026-10-18T12:19:01Z"/>
              </w:rPr>
            </w:pPr>
            <w:del w:id="15622" w:author="نویسنده" w:date="2026-10-18T12:19:01Z">
              <w:r>
                <w:rPr>
                  <w:sz w:val="18"/>
                  <w:szCs w:val="18"/>
                </w:rPr>
                <w:delText>13</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D994CC" w14:textId="77777777" w:rsidR="001D2698" w:rsidRDefault="00000000">
            <w:pPr>
              <w:rPr>
                <w:del w:id="15625" w:author="نویسنده" w:date="2026-10-18T12:19:01Z"/>
              </w:rPr>
            </w:pPr>
            <w:del w:id="15624" w:author="نویسنده" w:date="2026-10-18T12:19:01Z">
              <w:r>
                <w:rPr>
                  <w:sz w:val="18"/>
                  <w:szCs w:val="18"/>
                </w:rPr>
                <w:delText>Synthesis of results</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2E23E3" w14:textId="77777777" w:rsidR="001D2698" w:rsidRDefault="00000000">
            <w:pPr>
              <w:rPr>
                <w:del w:id="15627" w:author="نویسنده" w:date="2026-10-18T12:19:01Z"/>
              </w:rPr>
            </w:pPr>
            <w:del w:id="15626" w:author="نویسنده" w:date="2026-10-18T12:19:01Z">
              <w:r>
                <w:rPr>
                  <w:sz w:val="18"/>
                  <w:szCs w:val="18"/>
                </w:rPr>
                <w:delText>Section 2.7</w:delText>
              </w:r>
            </w:del>
          </w:p>
        </w:tc>
      </w:tr>
      <w:tr w:rsidR="001D2698" w14:paraId="092ED01D" w14:textId="77777777">
        <w:trPr>
          <w:del w:id="15635"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830146" w14:textId="77777777" w:rsidR="001D2698" w:rsidRDefault="00000000">
            <w:pPr>
              <w:rPr>
                <w:del w:id="15630" w:author="نویسنده" w:date="2026-10-18T12:19:01Z"/>
              </w:rPr>
            </w:pPr>
            <w:del w:id="15629" w:author="نویسنده" w:date="2026-10-18T12:19:01Z">
              <w:r>
                <w:rPr>
                  <w:sz w:val="18"/>
                  <w:szCs w:val="18"/>
                </w:rPr>
                <w:delText>14</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D492B3" w14:textId="77777777" w:rsidR="001D2698" w:rsidRDefault="00000000">
            <w:pPr>
              <w:rPr>
                <w:del w:id="15632" w:author="نویسنده" w:date="2026-10-18T12:19:01Z"/>
              </w:rPr>
            </w:pPr>
            <w:del w:id="15631" w:author="نویسنده" w:date="2026-10-18T12:19:01Z">
              <w:r>
                <w:rPr>
                  <w:sz w:val="18"/>
                  <w:szCs w:val="18"/>
                </w:rPr>
                <w:delText>Selection of sources of evidence</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0CC6AD" w14:textId="77777777" w:rsidR="001D2698" w:rsidRDefault="00000000">
            <w:pPr>
              <w:rPr>
                <w:del w:id="15634" w:author="نویسنده" w:date="2026-10-18T12:19:01Z"/>
              </w:rPr>
            </w:pPr>
            <w:del w:id="15633" w:author="نویسنده" w:date="2026-10-18T12:19:01Z">
              <w:r>
                <w:rPr>
                  <w:sz w:val="18"/>
                  <w:szCs w:val="18"/>
                </w:rPr>
                <w:delText>Section 3.1, Figure 1, Appendix B</w:delText>
              </w:r>
            </w:del>
          </w:p>
        </w:tc>
      </w:tr>
      <w:tr w:rsidR="001D2698" w14:paraId="521C8B96" w14:textId="77777777">
        <w:trPr>
          <w:del w:id="15642"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F2A646" w14:textId="77777777" w:rsidR="001D2698" w:rsidRDefault="00000000">
            <w:pPr>
              <w:rPr>
                <w:del w:id="15637" w:author="نویسنده" w:date="2026-10-18T12:19:01Z"/>
              </w:rPr>
            </w:pPr>
            <w:del w:id="15636" w:author="نویسنده" w:date="2026-10-18T12:19:01Z">
              <w:r>
                <w:rPr>
                  <w:sz w:val="18"/>
                  <w:szCs w:val="18"/>
                </w:rPr>
                <w:delText>15</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E1BF0B" w14:textId="77777777" w:rsidR="001D2698" w:rsidRDefault="00000000">
            <w:pPr>
              <w:rPr>
                <w:del w:id="15639" w:author="نویسنده" w:date="2026-10-18T12:19:01Z"/>
              </w:rPr>
            </w:pPr>
            <w:del w:id="15638" w:author="نویسنده" w:date="2026-10-18T12:19:01Z">
              <w:r>
                <w:rPr>
                  <w:sz w:val="18"/>
                  <w:szCs w:val="18"/>
                </w:rPr>
                <w:delText>Characteristics of sources of evidence</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6AED40" w14:textId="77777777" w:rsidR="001D2698" w:rsidRDefault="00000000">
            <w:pPr>
              <w:rPr>
                <w:del w:id="15641" w:author="نویسنده" w:date="2026-10-18T12:19:01Z"/>
              </w:rPr>
            </w:pPr>
            <w:del w:id="15640" w:author="نویسنده" w:date="2026-10-18T12:19:01Z">
              <w:r>
                <w:rPr>
                  <w:sz w:val="18"/>
                  <w:szCs w:val="18"/>
                </w:rPr>
                <w:delText>Section 3.2, Table 3, Appendix C</w:delText>
              </w:r>
            </w:del>
          </w:p>
        </w:tc>
      </w:tr>
      <w:tr w:rsidR="001D2698" w14:paraId="20211FDB" w14:textId="77777777">
        <w:trPr>
          <w:del w:id="15649"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23E371" w14:textId="77777777" w:rsidR="001D2698" w:rsidRDefault="00000000">
            <w:pPr>
              <w:rPr>
                <w:del w:id="15644" w:author="نویسنده" w:date="2026-10-18T12:19:01Z"/>
              </w:rPr>
            </w:pPr>
            <w:del w:id="15643" w:author="نویسنده" w:date="2026-10-18T12:19:01Z">
              <w:r>
                <w:rPr>
                  <w:sz w:val="18"/>
                  <w:szCs w:val="18"/>
                </w:rPr>
                <w:delText>16</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D939BE" w14:textId="77777777" w:rsidR="001D2698" w:rsidRDefault="00000000">
            <w:pPr>
              <w:rPr>
                <w:del w:id="15646" w:author="نویسنده" w:date="2026-10-18T12:19:01Z"/>
              </w:rPr>
            </w:pPr>
            <w:del w:id="15645" w:author="نویسنده" w:date="2026-10-18T12:19:01Z">
              <w:r>
                <w:rPr>
                  <w:sz w:val="18"/>
                  <w:szCs w:val="18"/>
                </w:rPr>
                <w:delText>Critical appraisal within sources (optional)</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892A1A" w14:textId="77777777" w:rsidR="001D2698" w:rsidRDefault="00000000">
            <w:pPr>
              <w:rPr>
                <w:del w:id="15648" w:author="نویسنده" w:date="2026-10-18T12:19:01Z"/>
              </w:rPr>
            </w:pPr>
            <w:del w:id="15647" w:author="نویسنده" w:date="2026-10-18T12:19:01Z">
              <w:r>
                <w:rPr>
                  <w:sz w:val="18"/>
                  <w:szCs w:val="18"/>
                </w:rPr>
                <w:delText>Not performed; Table 5 gives abstract-level reporting indicators only</w:delText>
              </w:r>
            </w:del>
          </w:p>
        </w:tc>
      </w:tr>
      <w:tr w:rsidR="001D2698" w14:paraId="58C1F8D8" w14:textId="77777777">
        <w:trPr>
          <w:del w:id="15656"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CFEA6D" w14:textId="77777777" w:rsidR="001D2698" w:rsidRDefault="00000000">
            <w:pPr>
              <w:rPr>
                <w:del w:id="15651" w:author="نویسنده" w:date="2026-10-18T12:19:01Z"/>
              </w:rPr>
            </w:pPr>
            <w:del w:id="15650" w:author="نویسنده" w:date="2026-10-18T12:19:01Z">
              <w:r>
                <w:rPr>
                  <w:sz w:val="18"/>
                  <w:szCs w:val="18"/>
                </w:rPr>
                <w:delText>17</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613796" w14:textId="77777777" w:rsidR="001D2698" w:rsidRDefault="00000000">
            <w:pPr>
              <w:rPr>
                <w:del w:id="15653" w:author="نویسنده" w:date="2026-10-18T12:19:01Z"/>
              </w:rPr>
            </w:pPr>
            <w:del w:id="15652" w:author="نویسنده" w:date="2026-10-18T12:19:01Z">
              <w:r>
                <w:rPr>
                  <w:sz w:val="18"/>
                  <w:szCs w:val="18"/>
                </w:rPr>
                <w:delText>Results of individual sources of evidence</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9E1CC0" w14:textId="77777777" w:rsidR="001D2698" w:rsidRDefault="00000000">
            <w:pPr>
              <w:rPr>
                <w:del w:id="15655" w:author="نویسنده" w:date="2026-10-18T12:19:01Z"/>
              </w:rPr>
            </w:pPr>
            <w:del w:id="15654" w:author="نویسنده" w:date="2026-10-18T12:19:01Z">
              <w:r>
                <w:rPr>
                  <w:sz w:val="18"/>
                  <w:szCs w:val="18"/>
                </w:rPr>
                <w:delText>Appendix C; study_charting.csv; effect_direction_abstract.csv</w:delText>
              </w:r>
            </w:del>
          </w:p>
        </w:tc>
      </w:tr>
      <w:tr w:rsidR="001D2698" w14:paraId="1C9DB90E" w14:textId="77777777">
        <w:trPr>
          <w:del w:id="15663"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74637E" w14:textId="77777777" w:rsidR="001D2698" w:rsidRDefault="00000000">
            <w:pPr>
              <w:rPr>
                <w:del w:id="15658" w:author="نویسنده" w:date="2026-10-18T12:19:01Z"/>
              </w:rPr>
            </w:pPr>
            <w:del w:id="15657" w:author="نویسنده" w:date="2026-10-18T12:19:01Z">
              <w:r>
                <w:rPr>
                  <w:sz w:val="18"/>
                  <w:szCs w:val="18"/>
                </w:rPr>
                <w:delText>18</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199744" w14:textId="77777777" w:rsidR="001D2698" w:rsidRDefault="00000000">
            <w:pPr>
              <w:rPr>
                <w:del w:id="15660" w:author="نویسنده" w:date="2026-10-18T12:19:01Z"/>
              </w:rPr>
            </w:pPr>
            <w:del w:id="15659" w:author="نویسنده" w:date="2026-10-18T12:19:01Z">
              <w:r>
                <w:rPr>
                  <w:sz w:val="18"/>
                  <w:szCs w:val="18"/>
                </w:rPr>
                <w:delText>Synthesis of results</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CCD1EA" w14:textId="77777777" w:rsidR="001D2698" w:rsidRDefault="00000000">
            <w:pPr>
              <w:rPr>
                <w:del w:id="15662" w:author="نویسنده" w:date="2026-10-18T12:19:01Z"/>
              </w:rPr>
            </w:pPr>
            <w:del w:id="15661" w:author="نویسنده" w:date="2026-10-18T12:19:01Z">
              <w:r>
                <w:rPr>
                  <w:sz w:val="18"/>
                  <w:szCs w:val="18"/>
                </w:rPr>
                <w:delText>Sections 3.3-3.8, Figures 2-3, Tables 4-6</w:delText>
              </w:r>
            </w:del>
          </w:p>
        </w:tc>
      </w:tr>
      <w:tr w:rsidR="001D2698" w14:paraId="1A701134" w14:textId="77777777">
        <w:trPr>
          <w:del w:id="15670"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D106A8" w14:textId="77777777" w:rsidR="001D2698" w:rsidRDefault="00000000">
            <w:pPr>
              <w:rPr>
                <w:del w:id="15665" w:author="نویسنده" w:date="2026-10-18T12:19:01Z"/>
              </w:rPr>
            </w:pPr>
            <w:del w:id="15664" w:author="نویسنده" w:date="2026-10-18T12:19:01Z">
              <w:r>
                <w:rPr>
                  <w:sz w:val="18"/>
                  <w:szCs w:val="18"/>
                </w:rPr>
                <w:delText>19</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F93A31" w14:textId="77777777" w:rsidR="001D2698" w:rsidRDefault="00000000">
            <w:pPr>
              <w:rPr>
                <w:del w:id="15667" w:author="نویسنده" w:date="2026-10-18T12:19:01Z"/>
              </w:rPr>
            </w:pPr>
            <w:del w:id="15666" w:author="نویسنده" w:date="2026-10-18T12:19:01Z">
              <w:r>
                <w:rPr>
                  <w:sz w:val="18"/>
                  <w:szCs w:val="18"/>
                </w:rPr>
                <w:delText>Summary of evidence</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3A377F" w14:textId="77777777" w:rsidR="001D2698" w:rsidRDefault="00000000">
            <w:pPr>
              <w:rPr>
                <w:del w:id="15669" w:author="نویسنده" w:date="2026-10-18T12:19:01Z"/>
              </w:rPr>
            </w:pPr>
            <w:del w:id="15668" w:author="نویسنده" w:date="2026-10-18T12:19:01Z">
              <w:r>
                <w:rPr>
                  <w:sz w:val="18"/>
                  <w:szCs w:val="18"/>
                </w:rPr>
                <w:delText>Section 4.1</w:delText>
              </w:r>
            </w:del>
          </w:p>
        </w:tc>
      </w:tr>
      <w:tr w:rsidR="001D2698" w14:paraId="4FBAACFD" w14:textId="77777777">
        <w:trPr>
          <w:del w:id="15677"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50BA5A" w14:textId="77777777" w:rsidR="001D2698" w:rsidRDefault="00000000">
            <w:pPr>
              <w:rPr>
                <w:del w:id="15672" w:author="نویسنده" w:date="2026-10-18T12:19:01Z"/>
              </w:rPr>
            </w:pPr>
            <w:del w:id="15671" w:author="نویسنده" w:date="2026-10-18T12:19:01Z">
              <w:r>
                <w:rPr>
                  <w:sz w:val="18"/>
                  <w:szCs w:val="18"/>
                </w:rPr>
                <w:delText>20</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09ECF5" w14:textId="77777777" w:rsidR="001D2698" w:rsidRDefault="00000000">
            <w:pPr>
              <w:rPr>
                <w:del w:id="15674" w:author="نویسنده" w:date="2026-10-18T12:19:01Z"/>
              </w:rPr>
            </w:pPr>
            <w:del w:id="15673" w:author="نویسنده" w:date="2026-10-18T12:19:01Z">
              <w:r>
                <w:rPr>
                  <w:sz w:val="18"/>
                  <w:szCs w:val="18"/>
                </w:rPr>
                <w:delText>Limitations</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D439D0" w14:textId="77777777" w:rsidR="001D2698" w:rsidRDefault="00000000">
            <w:pPr>
              <w:rPr>
                <w:del w:id="15676" w:author="نویسنده" w:date="2026-10-18T12:19:01Z"/>
              </w:rPr>
            </w:pPr>
            <w:del w:id="15675" w:author="نویسنده" w:date="2026-10-18T12:19:01Z">
              <w:r>
                <w:rPr>
                  <w:sz w:val="18"/>
                  <w:szCs w:val="18"/>
                </w:rPr>
                <w:delText>Section 4.5</w:delText>
              </w:r>
            </w:del>
          </w:p>
        </w:tc>
      </w:tr>
      <w:tr w:rsidR="001D2698" w14:paraId="5EAF56BC" w14:textId="77777777">
        <w:trPr>
          <w:del w:id="15684"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8B4A3D" w14:textId="77777777" w:rsidR="001D2698" w:rsidRDefault="00000000">
            <w:pPr>
              <w:rPr>
                <w:del w:id="15679" w:author="نویسنده" w:date="2026-10-18T12:19:01Z"/>
              </w:rPr>
            </w:pPr>
            <w:del w:id="15678" w:author="نویسنده" w:date="2026-10-18T12:19:01Z">
              <w:r>
                <w:rPr>
                  <w:sz w:val="18"/>
                  <w:szCs w:val="18"/>
                </w:rPr>
                <w:delText>21</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ABE851" w14:textId="77777777" w:rsidR="001D2698" w:rsidRDefault="00000000">
            <w:pPr>
              <w:rPr>
                <w:del w:id="15681" w:author="نویسنده" w:date="2026-10-18T12:19:01Z"/>
              </w:rPr>
            </w:pPr>
            <w:del w:id="15680" w:author="نویسنده" w:date="2026-10-18T12:19:01Z">
              <w:r>
                <w:rPr>
                  <w:sz w:val="18"/>
                  <w:szCs w:val="18"/>
                </w:rPr>
                <w:delText>Conclusions</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FC4350" w14:textId="77777777" w:rsidR="001D2698" w:rsidRDefault="00000000">
            <w:pPr>
              <w:rPr>
                <w:del w:id="15683" w:author="نویسنده" w:date="2026-10-18T12:19:01Z"/>
              </w:rPr>
            </w:pPr>
            <w:del w:id="15682" w:author="نویسنده" w:date="2026-10-18T12:19:01Z">
              <w:r>
                <w:rPr>
                  <w:sz w:val="18"/>
                  <w:szCs w:val="18"/>
                </w:rPr>
                <w:delText>Section 5</w:delText>
              </w:r>
            </w:del>
          </w:p>
        </w:tc>
      </w:tr>
      <w:tr w:rsidR="001D2698" w14:paraId="5D9B3964" w14:textId="77777777">
        <w:trPr>
          <w:del w:id="15691" w:author="نویسنده" w:date="2026-10-18T12:19:01Z"/>
        </w:trPr>
        <w:tc>
          <w:tcPr>
            <w:tcW w:w="7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9F621C" w14:textId="77777777" w:rsidR="001D2698" w:rsidRDefault="00000000">
            <w:pPr>
              <w:rPr>
                <w:del w:id="15686" w:author="نویسنده" w:date="2026-10-18T12:19:01Z"/>
              </w:rPr>
            </w:pPr>
            <w:del w:id="15685" w:author="نویسنده" w:date="2026-10-18T12:19:01Z">
              <w:r>
                <w:rPr>
                  <w:sz w:val="18"/>
                  <w:szCs w:val="18"/>
                </w:rPr>
                <w:delText>22</w:delText>
              </w:r>
            </w:del>
          </w:p>
        </w:tc>
        <w:tc>
          <w:tcPr>
            <w:tcW w:w="486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8390A9" w14:textId="77777777" w:rsidR="001D2698" w:rsidRDefault="00000000">
            <w:pPr>
              <w:rPr>
                <w:del w:id="15688" w:author="نویسنده" w:date="2026-10-18T12:19:01Z"/>
              </w:rPr>
            </w:pPr>
            <w:del w:id="15687" w:author="نویسنده" w:date="2026-10-18T12:19:01Z">
              <w:r>
                <w:rPr>
                  <w:sz w:val="18"/>
                  <w:szCs w:val="18"/>
                </w:rPr>
                <w:delText>Funding</w:delText>
              </w:r>
            </w:del>
          </w:p>
        </w:tc>
        <w:tc>
          <w:tcPr>
            <w:tcW w:w="374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51579F" w14:textId="77777777" w:rsidR="001D2698" w:rsidRDefault="00000000">
            <w:pPr>
              <w:rPr>
                <w:del w:id="15690" w:author="نویسنده" w:date="2026-10-18T12:19:01Z"/>
              </w:rPr>
            </w:pPr>
            <w:del w:id="15689" w:author="نویسنده" w:date="2026-10-18T12:19:01Z">
              <w:r>
                <w:rPr>
                  <w:sz w:val="18"/>
                  <w:szCs w:val="18"/>
                </w:rPr>
                <w:delText>Declarations</w:delText>
              </w:r>
            </w:del>
          </w:p>
        </w:tc>
      </w:tr>
      <w:tr w:rsidR="001D2698" w14:paraId="1505C285" w14:textId="77777777">
        <w:trPr>
          <w:del w:id="15695" w:author="نویسنده" w:date="2026-10-18T12:19:01Z"/>
        </w:trPr>
        <w:tc>
          <w:tcPr>
            <w:tcW w:w="749" w:type="dxa"/>
            <w:tcBorders>
              <w:top w:val="single" w:sz="4" w:space="0" w:color="808080"/>
              <w:left w:val="none" w:sz="0" w:space="0" w:color="FFFFFF"/>
              <w:bottom w:val="none" w:sz="0" w:space="0" w:color="FFFFFF"/>
              <w:right w:val="none" w:sz="0" w:space="0" w:color="FFFFFF"/>
            </w:tcBorders>
          </w:tcPr>
          <w:p w14:paraId="26F587DF" w14:textId="77777777" w:rsidR="001D2698" w:rsidRDefault="001D2698">
            <w:pPr>
              <w:rPr>
                <w:del w:id="15692" w:author="نویسنده" w:date="2026-10-18T12:19:01Z"/>
              </w:rPr>
            </w:pPr>
          </w:p>
        </w:tc>
        <w:tc>
          <w:tcPr>
            <w:tcW w:w="4867" w:type="dxa"/>
            <w:tcBorders>
              <w:top w:val="single" w:sz="4" w:space="0" w:color="808080"/>
              <w:left w:val="none" w:sz="0" w:space="0" w:color="FFFFFF"/>
              <w:bottom w:val="none" w:sz="0" w:space="0" w:color="FFFFFF"/>
              <w:right w:val="none" w:sz="0" w:space="0" w:color="FFFFFF"/>
            </w:tcBorders>
          </w:tcPr>
          <w:p w14:paraId="346A47FC" w14:textId="77777777" w:rsidR="001D2698" w:rsidRDefault="001D2698">
            <w:pPr>
              <w:rPr>
                <w:del w:id="15693" w:author="نویسنده" w:date="2026-10-18T12:19:01Z"/>
              </w:rPr>
            </w:pPr>
          </w:p>
        </w:tc>
        <w:tc>
          <w:tcPr>
            <w:tcW w:w="3744" w:type="dxa"/>
            <w:tcBorders>
              <w:top w:val="single" w:sz="4" w:space="0" w:color="808080"/>
              <w:left w:val="none" w:sz="0" w:space="0" w:color="FFFFFF"/>
              <w:bottom w:val="none" w:sz="0" w:space="0" w:color="FFFFFF"/>
              <w:right w:val="none" w:sz="0" w:space="0" w:color="FFFFFF"/>
            </w:tcBorders>
          </w:tcPr>
          <w:p w14:paraId="6C585D72" w14:textId="77777777" w:rsidR="001D2698" w:rsidRDefault="001D2698">
            <w:pPr>
              <w:rPr>
                <w:del w:id="15694" w:author="نویسنده" w:date="2026-10-18T12:19:01Z"/>
              </w:rPr>
            </w:pPr>
          </w:p>
        </w:tc>
      </w:tr>
    </w:tbl>
    <w:p>
      <w:pPr>
        <w:rPr>
          <w:del w:id="15696" w:author="نویسنده" w:date="2026-10-18T12:19:01Z"/>
        </w:rPr>
      </w:pPr>
    </w:p>
    <w:sectPr w:rsidR="003D7780" w:rsidSect="006D085C">
      <w:footerReference w:type="default" r:id="rId10"/>
      <w:pgSz w:w="11907" w:h="16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15645" w14:textId="77777777" w:rsidR="00E01668" w:rsidRDefault="00E01668">
      <w:r>
        <w:separator/>
      </w:r>
    </w:p>
  </w:endnote>
  <w:endnote w:type="continuationSeparator" w:id="0">
    <w:p w14:paraId="79B7DFFB" w14:textId="77777777" w:rsidR="00E01668" w:rsidRDefault="00E01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2B3E" w14:textId="77777777" w:rsidR="001D2698" w:rsidRDefault="00000000">
    <w:pPr>
      <w:jc w:val="center"/>
    </w:pPr>
    <w:r>
      <w:rPr>
        <w:sz w:val="20"/>
        <w:szCs w:val="20"/>
      </w:rPr>
      <w:fldChar w:fldCharType="begin"/>
    </w:r>
    <w:r>
      <w:rPr>
        <w:sz w:val="20"/>
        <w:szCs w:val="20"/>
      </w:rPr>
      <w:instrText>PAGE</w:instrText>
    </w:r>
    <w:r>
      <w:rPr>
        <w:sz w:val="20"/>
        <w:szCs w:val="20"/>
      </w:rPr>
      <w:fldChar w:fldCharType="separate"/>
    </w:r>
    <w:r w:rsidR="006D085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38BB2" w14:textId="77777777" w:rsidR="00E01668" w:rsidRDefault="00E01668">
      <w:r>
        <w:separator/>
      </w:r>
    </w:p>
  </w:footnote>
  <w:footnote w:type="continuationSeparator" w:id="0">
    <w:p w14:paraId="6134D45B" w14:textId="77777777" w:rsidR="00E01668" w:rsidRDefault="00E016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B68C8"/>
    <w:multiLevelType w:val="hybridMultilevel"/>
    <w:tmpl w:val="0D1421CA"/>
    <w:lvl w:ilvl="0" w:tplc="85545324" w:tentative="1">
      <w:start w:val="1"/>
      <w:numFmt w:val="bullet"/>
      <w:lvlText w:val="•"/>
      <w:lvlJc w:val="left"/>
      <w:pPr>
        <w:ind w:left="440" w:hanging="260"/>
      </w:pPr>
    </w:lvl>
    <w:lvl w:ilvl="1" w:tplc="051C8140">
      <w:numFmt w:val="decimal"/>
      <w:lvlText w:val=""/>
      <w:lvlJc w:val="left"/>
    </w:lvl>
    <w:lvl w:ilvl="2" w:tplc="01F2F76C">
      <w:numFmt w:val="decimal"/>
      <w:lvlText w:val=""/>
      <w:lvlJc w:val="left"/>
    </w:lvl>
    <w:lvl w:ilvl="3" w:tplc="9C2A857A">
      <w:numFmt w:val="decimal"/>
      <w:lvlText w:val=""/>
      <w:lvlJc w:val="left"/>
    </w:lvl>
    <w:lvl w:ilvl="4" w:tplc="1E0C15F2">
      <w:numFmt w:val="decimal"/>
      <w:lvlText w:val=""/>
      <w:lvlJc w:val="left"/>
    </w:lvl>
    <w:lvl w:ilvl="5" w:tplc="6B6462BE">
      <w:numFmt w:val="decimal"/>
      <w:lvlText w:val=""/>
      <w:lvlJc w:val="left"/>
    </w:lvl>
    <w:lvl w:ilvl="6" w:tplc="B2223900">
      <w:numFmt w:val="decimal"/>
      <w:lvlText w:val=""/>
      <w:lvlJc w:val="left"/>
    </w:lvl>
    <w:lvl w:ilvl="7" w:tplc="0C4E5136">
      <w:numFmt w:val="decimal"/>
      <w:lvlText w:val=""/>
      <w:lvlJc w:val="left"/>
    </w:lvl>
    <w:lvl w:ilvl="8" w:tplc="01B6F890">
      <w:numFmt w:val="decimal"/>
      <w:lvlText w:val=""/>
      <w:lvlJc w:val="left"/>
    </w:lvl>
  </w:abstractNum>
  <w:abstractNum w:abstractNumId="1" w15:restartNumberingAfterBreak="0">
    <w:nsid w:val="533569E7"/>
    <w:multiLevelType w:val="hybridMultilevel"/>
    <w:tmpl w:val="24D8D02E"/>
    <w:lvl w:ilvl="0" w:tplc="057804C8" w:tentative="1">
      <w:start w:val="1"/>
      <w:numFmt w:val="bullet"/>
      <w:lvlText w:val="●"/>
      <w:lvlJc w:val="left"/>
      <w:pPr>
        <w:ind w:left="720" w:hanging="360"/>
      </w:pPr>
    </w:lvl>
    <w:lvl w:ilvl="1" w:tplc="EECC8FA4" w:tentative="1">
      <w:start w:val="1"/>
      <w:numFmt w:val="bullet"/>
      <w:lvlText w:val="○"/>
      <w:lvlJc w:val="left"/>
      <w:pPr>
        <w:ind w:left="1440" w:hanging="360"/>
      </w:pPr>
    </w:lvl>
    <w:lvl w:ilvl="2" w:tplc="26D04C34" w:tentative="1">
      <w:start w:val="1"/>
      <w:numFmt w:val="bullet"/>
      <w:lvlText w:val="■"/>
      <w:lvlJc w:val="left"/>
      <w:pPr>
        <w:ind w:left="2160" w:hanging="360"/>
      </w:pPr>
    </w:lvl>
    <w:lvl w:ilvl="3" w:tplc="B5E0048A" w:tentative="1">
      <w:start w:val="1"/>
      <w:numFmt w:val="bullet"/>
      <w:lvlText w:val="●"/>
      <w:lvlJc w:val="left"/>
      <w:pPr>
        <w:ind w:left="2880" w:hanging="360"/>
      </w:pPr>
    </w:lvl>
    <w:lvl w:ilvl="4" w:tplc="6D7A4D74" w:tentative="1">
      <w:start w:val="1"/>
      <w:numFmt w:val="bullet"/>
      <w:lvlText w:val="○"/>
      <w:lvlJc w:val="left"/>
      <w:pPr>
        <w:ind w:left="3600" w:hanging="360"/>
      </w:pPr>
    </w:lvl>
    <w:lvl w:ilvl="5" w:tplc="D78479F6" w:tentative="1">
      <w:start w:val="1"/>
      <w:numFmt w:val="bullet"/>
      <w:lvlText w:val="■"/>
      <w:lvlJc w:val="left"/>
      <w:pPr>
        <w:ind w:left="4320" w:hanging="360"/>
      </w:pPr>
    </w:lvl>
    <w:lvl w:ilvl="6" w:tplc="53A67144" w:tentative="1">
      <w:start w:val="1"/>
      <w:numFmt w:val="bullet"/>
      <w:lvlText w:val="●"/>
      <w:lvlJc w:val="left"/>
      <w:pPr>
        <w:ind w:left="5040" w:hanging="360"/>
      </w:pPr>
    </w:lvl>
    <w:lvl w:ilvl="7" w:tplc="A8FC6BDE" w:tentative="1">
      <w:start w:val="1"/>
      <w:numFmt w:val="bullet"/>
      <w:lvlText w:val="●"/>
      <w:lvlJc w:val="left"/>
      <w:pPr>
        <w:ind w:left="5760" w:hanging="360"/>
      </w:pPr>
    </w:lvl>
    <w:lvl w:ilvl="8" w:tplc="8990CB3E" w:tentative="1">
      <w:start w:val="1"/>
      <w:numFmt w:val="bullet"/>
      <w:lvlText w:val="●"/>
      <w:lvlJc w:val="left"/>
      <w:pPr>
        <w:ind w:left="6480" w:hanging="360"/>
      </w:pPr>
    </w:lvl>
  </w:abstractNum>
  <w:num w:numId="1" w16cid:durableId="11848546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8"/>
    <w:rsid w:val="000C2964"/>
    <w:rsid w:val="001640C3"/>
    <w:rsid w:val="001D2698"/>
    <w:rsid w:val="003D7780"/>
    <w:rsid w:val="006D085C"/>
    <w:rsid w:val="006F70B9"/>
    <w:rsid w:val="007E6052"/>
    <w:rsid w:val="00927A1F"/>
    <w:rsid w:val="00943CDF"/>
    <w:rsid w:val="00BF556F"/>
    <w:rsid w:val="00E01668"/>
    <w:rsid w:val="00FC58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B5966"/>
  <w15:docId w15:val="{7AFF2DF6-E217-4A03-A112-AB79F6F25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6D0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44</Pages>
  <Words>17527</Words>
  <Characters>99906</Characters>
  <Application>Microsoft Office Word</Application>
  <DocSecurity>0</DocSecurity>
  <Lines>832</Lines>
  <Paragraphs>234</Paragraphs>
  <ScaleCrop>false</ScaleCrop>
  <Company/>
  <LinksUpToDate>false</LinksUpToDate>
  <CharactersWithSpaces>117199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Randomized Trials of Digital Interventions Reporting Occupational Burnout Outcomes: A Scoping Review and Evidence Map</dc:title>
  <dc:creator>نویسنده</dc:creator>
  <cp:lastModifiedBy>نویسنده</cp:lastModifiedBy>
  <cp:revision>4</cp:revision>
  <dcterms:created xsi:type="dcterms:W3CDTF">2026-09-29T16:04:00Z</dcterms:created>
  <dcterms:modified xsi:type="dcterms:W3CDTF">2026-09-29T16:07:00Z</dcterms:modified>
</cp:coreProperties>
</file>